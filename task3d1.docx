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3A81" w14:textId="77777777" w:rsidR="002D494C" w:rsidRDefault="002D494C" w:rsidP="00FF1BC1"/>
    <w:p w14:paraId="750345A5" w14:textId="77777777" w:rsidR="002D494C" w:rsidRPr="00515A9A" w:rsidRDefault="002D494C" w:rsidP="00FF1BC1"/>
    <w:p w14:paraId="29F41286" w14:textId="766320B5" w:rsidR="005B094E" w:rsidRDefault="001B11D4" w:rsidP="00FF1BC1">
      <w:pPr>
        <w:ind w:right="900"/>
        <w:rPr>
          <w:b/>
          <w:sz w:val="52"/>
          <w:szCs w:val="56"/>
        </w:rPr>
      </w:pPr>
      <w:ins w:id="0" w:author="Bedsole, Lisa K. [US-US]" w:date="2026-06-24T09:17:00Z" w16du:dateUtc="2026-06-24T13:17:00Z">
        <w:r w:rsidRPr="001B11D4">
          <w:rPr>
            <w:b/>
            <w:sz w:val="52"/>
            <w:szCs w:val="56"/>
          </w:rPr>
          <w:t>Real-World Operational Assessment Data</w:t>
        </w:r>
        <w:r w:rsidRPr="001B11D4" w:rsidDel="001B11D4">
          <w:rPr>
            <w:b/>
            <w:sz w:val="52"/>
            <w:szCs w:val="56"/>
          </w:rPr>
          <w:t xml:space="preserve"> </w:t>
        </w:r>
        <w:r>
          <w:rPr>
            <w:b/>
            <w:sz w:val="52"/>
            <w:szCs w:val="56"/>
          </w:rPr>
          <w:t xml:space="preserve">(ROAD) </w:t>
        </w:r>
      </w:ins>
      <w:del w:id="1" w:author="Bedsole, Lisa K. [US-US]" w:date="2026-06-24T09:17:00Z" w16du:dateUtc="2026-06-24T13:17:00Z">
        <w:r w:rsidR="005B094E" w:rsidRPr="005B094E" w:rsidDel="001B11D4">
          <w:rPr>
            <w:b/>
            <w:sz w:val="52"/>
            <w:szCs w:val="56"/>
          </w:rPr>
          <w:delText xml:space="preserve">ROAD </w:delText>
        </w:r>
      </w:del>
      <w:r w:rsidR="005B094E" w:rsidRPr="005B094E">
        <w:rPr>
          <w:b/>
          <w:sz w:val="52"/>
          <w:szCs w:val="56"/>
        </w:rPr>
        <w:t>of Physical Road Elements for ADS Readiness</w:t>
      </w:r>
      <w:r w:rsidR="005B094E">
        <w:rPr>
          <w:b/>
          <w:sz w:val="52"/>
          <w:szCs w:val="56"/>
        </w:rPr>
        <w:t>:</w:t>
      </w:r>
    </w:p>
    <w:p w14:paraId="1993C288" w14:textId="29548160" w:rsidR="002D494C" w:rsidRPr="00E5018A" w:rsidRDefault="005B094E" w:rsidP="00FF1BC1">
      <w:pPr>
        <w:ind w:right="900"/>
        <w:rPr>
          <w:b/>
          <w:sz w:val="52"/>
          <w:szCs w:val="56"/>
        </w:rPr>
      </w:pPr>
      <w:r w:rsidRPr="005B094E">
        <w:rPr>
          <w:b/>
          <w:sz w:val="52"/>
          <w:szCs w:val="56"/>
        </w:rPr>
        <w:t>Pavement Marking Analysis Plan</w:t>
      </w:r>
    </w:p>
    <w:p w14:paraId="549A8AFC" w14:textId="77777777" w:rsidR="002D494C" w:rsidRDefault="002D494C" w:rsidP="00FF1BC1"/>
    <w:p w14:paraId="47D2CC80" w14:textId="77777777" w:rsidR="00E5018A" w:rsidRPr="00E5018A" w:rsidRDefault="00E5018A" w:rsidP="00FF1BC1"/>
    <w:p w14:paraId="7CFC1400" w14:textId="7422EAD2" w:rsidR="002D494C" w:rsidRPr="00E5018A" w:rsidRDefault="00E5018A" w:rsidP="00FF1BC1">
      <w:r w:rsidRPr="00A708C8">
        <w:rPr>
          <w:highlight w:val="yellow"/>
        </w:rPr>
        <w:t>Report No. FHWA-</w:t>
      </w:r>
      <w:del w:id="2" w:author="Bedsole, Lisa K. [US-US]" w:date="2026-06-24T11:56:00Z" w16du:dateUtc="2026-06-24T15:56:00Z">
        <w:r w:rsidRPr="00A708C8">
          <w:rPr>
            <w:highlight w:val="yellow"/>
          </w:rPr>
          <w:delText>XX</w:delText>
        </w:r>
        <w:r w:rsidR="00ED5C1C" w:rsidRPr="00A708C8">
          <w:rPr>
            <w:highlight w:val="yellow"/>
          </w:rPr>
          <w:delText>X</w:delText>
        </w:r>
      </w:del>
      <w:ins w:id="3" w:author="Bedsole, Lisa K. [US-US]" w:date="2026-06-24T11:56:00Z" w16du:dateUtc="2026-06-24T15:56:00Z">
        <w:r w:rsidR="004D22A9">
          <w:rPr>
            <w:highlight w:val="yellow"/>
          </w:rPr>
          <w:t>HRT</w:t>
        </w:r>
      </w:ins>
      <w:r w:rsidRPr="00A708C8">
        <w:rPr>
          <w:highlight w:val="yellow"/>
        </w:rPr>
        <w:t>-</w:t>
      </w:r>
      <w:del w:id="4" w:author="Bedsole, Lisa K. [US-US]" w:date="2026-06-24T11:56:00Z" w16du:dateUtc="2026-06-24T15:56:00Z">
        <w:r w:rsidRPr="00A708C8" w:rsidDel="004D22A9">
          <w:rPr>
            <w:highlight w:val="yellow"/>
          </w:rPr>
          <w:delText>XX</w:delText>
        </w:r>
      </w:del>
      <w:ins w:id="5" w:author="Bedsole, Lisa K. [US-US]" w:date="2026-06-24T11:56:00Z" w16du:dateUtc="2026-06-24T15:56:00Z">
        <w:r w:rsidR="004D22A9">
          <w:rPr>
            <w:highlight w:val="yellow"/>
          </w:rPr>
          <w:t>26</w:t>
        </w:r>
      </w:ins>
      <w:r w:rsidRPr="00A708C8">
        <w:rPr>
          <w:highlight w:val="yellow"/>
        </w:rPr>
        <w:t>-XXX</w:t>
      </w:r>
      <w:r w:rsidRPr="00A708C8">
        <w:rPr>
          <w:highlight w:val="yellow"/>
        </w:rPr>
        <w:tab/>
      </w:r>
      <w:r w:rsidRPr="00A708C8">
        <w:rPr>
          <w:highlight w:val="yellow"/>
        </w:rPr>
        <w:tab/>
      </w:r>
      <w:r w:rsidRPr="00A708C8">
        <w:rPr>
          <w:highlight w:val="yellow"/>
        </w:rPr>
        <w:tab/>
      </w:r>
      <w:r w:rsidRPr="00A708C8">
        <w:rPr>
          <w:highlight w:val="yellow"/>
        </w:rPr>
        <w:tab/>
      </w:r>
      <w:r w:rsidRPr="00A708C8">
        <w:rPr>
          <w:highlight w:val="yellow"/>
        </w:rPr>
        <w:tab/>
      </w:r>
      <w:r w:rsidRPr="00A708C8">
        <w:rPr>
          <w:highlight w:val="yellow"/>
        </w:rPr>
        <w:tab/>
        <w:t xml:space="preserve">     Month Day, Year</w:t>
      </w:r>
    </w:p>
    <w:p w14:paraId="6D984B78" w14:textId="77777777" w:rsidR="002D494C" w:rsidRPr="00515A9A" w:rsidRDefault="002D494C" w:rsidP="00FF1BC1">
      <w:pPr>
        <w:rPr>
          <w:del w:id="6" w:author="Bedsole, Lisa K. [US-US]" w:date="2026-06-24T11:56:00Z" w16du:dateUtc="2026-06-24T15:56:00Z"/>
          <w:sz w:val="56"/>
          <w:szCs w:val="56"/>
        </w:rPr>
      </w:pPr>
    </w:p>
    <w:p w14:paraId="06942406" w14:textId="77777777" w:rsidR="002D494C" w:rsidRPr="00515A9A" w:rsidRDefault="002D494C" w:rsidP="00FF1BC1">
      <w:pPr>
        <w:rPr>
          <w:del w:id="7" w:author="Bedsole, Lisa K. [US-US]" w:date="2026-06-24T11:56:00Z" w16du:dateUtc="2026-06-24T15:56:00Z"/>
          <w:sz w:val="56"/>
          <w:szCs w:val="56"/>
        </w:rPr>
      </w:pPr>
    </w:p>
    <w:p w14:paraId="7C369D2B" w14:textId="77777777" w:rsidR="002D494C" w:rsidRPr="00515A9A" w:rsidRDefault="002D494C" w:rsidP="00FF1BC1">
      <w:pPr>
        <w:rPr>
          <w:del w:id="8" w:author="Bedsole, Lisa K. [US-US]" w:date="2026-06-24T11:56:00Z" w16du:dateUtc="2026-06-24T15:56:00Z"/>
          <w:sz w:val="56"/>
          <w:szCs w:val="56"/>
        </w:rPr>
      </w:pPr>
    </w:p>
    <w:p w14:paraId="56387427" w14:textId="77777777" w:rsidR="002D494C" w:rsidRPr="00515A9A" w:rsidRDefault="002D494C" w:rsidP="00FF1BC1">
      <w:pPr>
        <w:rPr>
          <w:del w:id="9" w:author="Bedsole, Lisa K. [US-US]" w:date="2026-06-24T11:56:00Z" w16du:dateUtc="2026-06-24T15:56:00Z"/>
          <w:sz w:val="56"/>
          <w:szCs w:val="56"/>
        </w:rPr>
      </w:pPr>
    </w:p>
    <w:p w14:paraId="4ECCEDFC" w14:textId="77777777" w:rsidR="002D494C" w:rsidRDefault="002D494C">
      <w:pPr>
        <w:rPr>
          <w:del w:id="10" w:author="Bedsole, Lisa K. [US-US]" w:date="2026-06-24T11:56:00Z" w16du:dateUtc="2026-06-24T15:56:00Z"/>
          <w:b/>
        </w:rPr>
      </w:pPr>
      <w:del w:id="11" w:author="Bedsole, Lisa K. [US-US]" w:date="2026-06-24T11:56:00Z" w16du:dateUtc="2026-06-24T15:56:00Z">
        <w:r w:rsidRPr="00515A9A">
          <w:rPr>
            <w:b/>
          </w:rPr>
          <w:delText xml:space="preserve"> </w:delText>
        </w:r>
      </w:del>
    </w:p>
    <w:p w14:paraId="26D2B304" w14:textId="77777777" w:rsidR="002D494C" w:rsidRDefault="002D494C">
      <w:pPr>
        <w:rPr>
          <w:del w:id="12" w:author="Bedsole, Lisa K. [US-US]" w:date="2026-06-24T11:56:00Z" w16du:dateUtc="2026-06-24T15:56:00Z"/>
          <w:b/>
        </w:rPr>
      </w:pPr>
    </w:p>
    <w:p w14:paraId="7C2A6B74" w14:textId="77777777" w:rsidR="002D494C" w:rsidRDefault="002D494C">
      <w:pPr>
        <w:rPr>
          <w:del w:id="13" w:author="Bedsole, Lisa K. [US-US]" w:date="2026-06-24T11:56:00Z" w16du:dateUtc="2026-06-24T15:56:00Z"/>
          <w:b/>
        </w:rPr>
      </w:pPr>
    </w:p>
    <w:p w14:paraId="02693A87" w14:textId="77777777" w:rsidR="002D494C" w:rsidRDefault="002D494C">
      <w:pPr>
        <w:rPr>
          <w:del w:id="14" w:author="Bedsole, Lisa K. [US-US]" w:date="2026-06-24T11:56:00Z" w16du:dateUtc="2026-06-24T15:56:00Z"/>
          <w:b/>
        </w:rPr>
      </w:pPr>
    </w:p>
    <w:p w14:paraId="19F70A69" w14:textId="77777777" w:rsidR="002D494C" w:rsidRDefault="002D494C">
      <w:pPr>
        <w:rPr>
          <w:del w:id="15" w:author="Bedsole, Lisa K. [US-US]" w:date="2026-06-24T11:56:00Z" w16du:dateUtc="2026-06-24T15:56:00Z"/>
          <w:b/>
        </w:rPr>
      </w:pPr>
    </w:p>
    <w:p w14:paraId="35572EEC" w14:textId="77777777" w:rsidR="002D494C" w:rsidRDefault="002D494C">
      <w:pPr>
        <w:rPr>
          <w:del w:id="16" w:author="Bedsole, Lisa K. [US-US]" w:date="2026-06-24T11:56:00Z" w16du:dateUtc="2026-06-24T15:56:00Z"/>
          <w:b/>
        </w:rPr>
      </w:pPr>
    </w:p>
    <w:p w14:paraId="6CAFD6DE" w14:textId="77777777" w:rsidR="002D494C" w:rsidRDefault="002D494C">
      <w:pPr>
        <w:rPr>
          <w:del w:id="17" w:author="Bedsole, Lisa K. [US-US]" w:date="2026-06-24T11:56:00Z" w16du:dateUtc="2026-06-24T15:56:00Z"/>
          <w:b/>
        </w:rPr>
      </w:pPr>
    </w:p>
    <w:p w14:paraId="30D2F943" w14:textId="77777777" w:rsidR="002D494C" w:rsidRDefault="002D494C">
      <w:pPr>
        <w:rPr>
          <w:del w:id="18" w:author="Bedsole, Lisa K. [US-US]" w:date="2026-06-24T11:56:00Z" w16du:dateUtc="2026-06-24T15:56:00Z"/>
          <w:b/>
        </w:rPr>
      </w:pPr>
    </w:p>
    <w:p w14:paraId="28B1477F" w14:textId="77777777" w:rsidR="002D494C" w:rsidRDefault="002D494C">
      <w:pPr>
        <w:rPr>
          <w:del w:id="19" w:author="Bedsole, Lisa K. [US-US]" w:date="2026-06-24T11:56:00Z" w16du:dateUtc="2026-06-24T15:56:00Z"/>
          <w:b/>
        </w:rPr>
      </w:pPr>
    </w:p>
    <w:p w14:paraId="3410A9E8" w14:textId="77777777" w:rsidR="002D494C" w:rsidRDefault="002D494C">
      <w:pPr>
        <w:rPr>
          <w:del w:id="20" w:author="Bedsole, Lisa K. [US-US]" w:date="2026-06-24T11:56:00Z" w16du:dateUtc="2026-06-24T15:56:00Z"/>
          <w:b/>
        </w:rPr>
      </w:pPr>
    </w:p>
    <w:p w14:paraId="7E52E9CB" w14:textId="77777777" w:rsidR="002D494C" w:rsidRDefault="002D494C">
      <w:pPr>
        <w:rPr>
          <w:del w:id="21" w:author="Bedsole, Lisa K. [US-US]" w:date="2026-06-24T11:56:00Z" w16du:dateUtc="2026-06-24T15:56:00Z"/>
          <w:b/>
        </w:rPr>
      </w:pPr>
    </w:p>
    <w:p w14:paraId="4DDFF9A5" w14:textId="77777777" w:rsidR="002D494C" w:rsidRDefault="002D494C">
      <w:pPr>
        <w:rPr>
          <w:del w:id="22" w:author="Bedsole, Lisa K. [US-US]" w:date="2026-06-24T11:56:00Z" w16du:dateUtc="2026-06-24T15:56:00Z"/>
          <w:b/>
        </w:rPr>
      </w:pPr>
    </w:p>
    <w:p w14:paraId="2479142C" w14:textId="77777777" w:rsidR="002D494C" w:rsidRDefault="002D494C">
      <w:pPr>
        <w:rPr>
          <w:del w:id="23" w:author="Bedsole, Lisa K. [US-US]" w:date="2026-06-24T11:56:00Z" w16du:dateUtc="2026-06-24T15:56:00Z"/>
          <w:b/>
        </w:rPr>
      </w:pPr>
    </w:p>
    <w:p w14:paraId="54079EAB" w14:textId="77777777" w:rsidR="002D494C" w:rsidRDefault="002D494C">
      <w:pPr>
        <w:rPr>
          <w:del w:id="24" w:author="Bedsole, Lisa K. [US-US]" w:date="2026-06-24T11:56:00Z" w16du:dateUtc="2026-06-24T15:56:00Z"/>
          <w:b/>
        </w:rPr>
      </w:pPr>
    </w:p>
    <w:p w14:paraId="435EF949" w14:textId="77777777" w:rsidR="002D494C" w:rsidRDefault="002D494C">
      <w:pPr>
        <w:rPr>
          <w:del w:id="25" w:author="Bedsole, Lisa K. [US-US]" w:date="2026-06-24T11:56:00Z" w16du:dateUtc="2026-06-24T15:56:00Z"/>
          <w:b/>
        </w:rPr>
      </w:pPr>
    </w:p>
    <w:p w14:paraId="2D8E4654" w14:textId="77777777" w:rsidR="002D494C" w:rsidRDefault="002D494C">
      <w:pPr>
        <w:rPr>
          <w:del w:id="26" w:author="Bedsole, Lisa K. [US-US]" w:date="2026-06-24T11:56:00Z" w16du:dateUtc="2026-06-24T15:56:00Z"/>
          <w:b/>
        </w:rPr>
      </w:pPr>
    </w:p>
    <w:p w14:paraId="462CD211" w14:textId="77777777" w:rsidR="002D494C" w:rsidRDefault="002D494C">
      <w:pPr>
        <w:rPr>
          <w:del w:id="27" w:author="Bedsole, Lisa K. [US-US]" w:date="2026-06-24T11:56:00Z" w16du:dateUtc="2026-06-24T15:56:00Z"/>
          <w:b/>
        </w:rPr>
      </w:pPr>
    </w:p>
    <w:p w14:paraId="4083AFF1" w14:textId="77777777" w:rsidR="002D494C" w:rsidRDefault="002D494C">
      <w:pPr>
        <w:rPr>
          <w:del w:id="28" w:author="Bedsole, Lisa K. [US-US]" w:date="2026-06-24T11:56:00Z" w16du:dateUtc="2026-06-24T15:56:00Z"/>
          <w:b/>
        </w:rPr>
      </w:pPr>
    </w:p>
    <w:p w14:paraId="17017B42" w14:textId="77777777" w:rsidR="002D494C" w:rsidRDefault="002D494C">
      <w:pPr>
        <w:rPr>
          <w:del w:id="29" w:author="Bedsole, Lisa K. [US-US]" w:date="2026-06-24T11:56:00Z" w16du:dateUtc="2026-06-24T15:56:00Z"/>
          <w:b/>
        </w:rPr>
      </w:pPr>
    </w:p>
    <w:p w14:paraId="2EE24A20" w14:textId="77777777" w:rsidR="002D494C" w:rsidRDefault="002D494C">
      <w:pPr>
        <w:rPr>
          <w:del w:id="30" w:author="Bedsole, Lisa K. [US-US]" w:date="2026-06-24T11:56:00Z" w16du:dateUtc="2026-06-24T15:56:00Z"/>
          <w:b/>
        </w:rPr>
      </w:pPr>
    </w:p>
    <w:p w14:paraId="3A427B7A" w14:textId="77777777" w:rsidR="002D494C" w:rsidRDefault="002D494C">
      <w:pPr>
        <w:rPr>
          <w:del w:id="31" w:author="Bedsole, Lisa K. [US-US]" w:date="2026-06-24T11:56:00Z" w16du:dateUtc="2026-06-24T15:56:00Z"/>
          <w:b/>
        </w:rPr>
      </w:pPr>
    </w:p>
    <w:p w14:paraId="2387C699" w14:textId="77777777" w:rsidR="002D494C" w:rsidRDefault="00E61A2F">
      <w:pPr>
        <w:rPr>
          <w:del w:id="32" w:author="Bedsole, Lisa K. [US-US]" w:date="2026-06-24T11:56:00Z" w16du:dateUtc="2026-06-24T15:56:00Z"/>
          <w:b/>
        </w:rPr>
      </w:pPr>
      <w:r>
        <w:rPr>
          <w:b/>
          <w:noProof/>
        </w:rPr>
        <w:drawing>
          <wp:anchor distT="0" distB="0" distL="114300" distR="114300" simplePos="0" relativeHeight="251658240" behindDoc="0" locked="0" layoutInCell="1" allowOverlap="1" wp14:anchorId="59B1E839" wp14:editId="1926BD8F">
            <wp:simplePos x="0" y="0"/>
            <wp:positionH relativeFrom="margin">
              <wp:align>right</wp:align>
            </wp:positionH>
            <wp:positionV relativeFrom="page">
              <wp:posOffset>8005074</wp:posOffset>
            </wp:positionV>
            <wp:extent cx="1855470" cy="729615"/>
            <wp:effectExtent l="0" t="0" r="0" b="0"/>
            <wp:wrapTight wrapText="bothSides">
              <wp:wrapPolygon edited="0">
                <wp:start x="665" y="0"/>
                <wp:lineTo x="0" y="1692"/>
                <wp:lineTo x="0" y="8460"/>
                <wp:lineTo x="887" y="9023"/>
                <wp:lineTo x="0" y="11843"/>
                <wp:lineTo x="0" y="20867"/>
                <wp:lineTo x="6431" y="20867"/>
                <wp:lineTo x="11310" y="20867"/>
                <wp:lineTo x="21290" y="20867"/>
                <wp:lineTo x="21290" y="12971"/>
                <wp:lineTo x="17741" y="11279"/>
                <wp:lineTo x="2883" y="9023"/>
                <wp:lineTo x="3770" y="6204"/>
                <wp:lineTo x="3770" y="2820"/>
                <wp:lineTo x="2883" y="0"/>
                <wp:lineTo x="66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or logo.png"/>
                    <pic:cNvPicPr/>
                  </pic:nvPicPr>
                  <pic:blipFill>
                    <a:blip r:embed="rId13">
                      <a:extLst>
                        <a:ext uri="{28A0092B-C50C-407E-A947-70E740481C1C}">
                          <a14:useLocalDpi xmlns:a14="http://schemas.microsoft.com/office/drawing/2010/main" val="0"/>
                        </a:ext>
                      </a:extLst>
                    </a:blip>
                    <a:stretch>
                      <a:fillRect/>
                    </a:stretch>
                  </pic:blipFill>
                  <pic:spPr>
                    <a:xfrm>
                      <a:off x="0" y="0"/>
                      <a:ext cx="1855470" cy="729615"/>
                    </a:xfrm>
                    <a:prstGeom prst="rect">
                      <a:avLst/>
                    </a:prstGeom>
                  </pic:spPr>
                </pic:pic>
              </a:graphicData>
            </a:graphic>
            <wp14:sizeRelH relativeFrom="margin">
              <wp14:pctWidth>0</wp14:pctWidth>
            </wp14:sizeRelH>
            <wp14:sizeRelV relativeFrom="margin">
              <wp14:pctHeight>0</wp14:pctHeight>
            </wp14:sizeRelV>
          </wp:anchor>
        </w:drawing>
      </w:r>
    </w:p>
    <w:p w14:paraId="2ADA95CE" w14:textId="77777777" w:rsidR="002D494C" w:rsidRDefault="002D494C">
      <w:pPr>
        <w:rPr>
          <w:del w:id="33" w:author="Bedsole, Lisa K. [US-US]" w:date="2026-06-24T11:56:00Z" w16du:dateUtc="2026-06-24T15:56:00Z"/>
          <w:b/>
        </w:rPr>
      </w:pPr>
    </w:p>
    <w:p w14:paraId="1EB1B87C" w14:textId="77777777" w:rsidR="002D494C" w:rsidRDefault="002D494C">
      <w:pPr>
        <w:rPr>
          <w:del w:id="34" w:author="Bedsole, Lisa K. [US-US]" w:date="2026-06-24T11:56:00Z" w16du:dateUtc="2026-06-24T15:56:00Z"/>
          <w:b/>
        </w:rPr>
      </w:pPr>
    </w:p>
    <w:p w14:paraId="22FF2CD0" w14:textId="77777777" w:rsidR="002D494C" w:rsidRDefault="002D494C">
      <w:pPr>
        <w:rPr>
          <w:del w:id="35" w:author="Bedsole, Lisa K. [US-US]" w:date="2026-06-24T11:56:00Z" w16du:dateUtc="2026-06-24T15:56:00Z"/>
          <w:b/>
        </w:rPr>
      </w:pPr>
    </w:p>
    <w:p w14:paraId="3266F125" w14:textId="77777777" w:rsidR="002D494C" w:rsidRDefault="002D494C">
      <w:pPr>
        <w:rPr>
          <w:del w:id="36" w:author="Bedsole, Lisa K. [US-US]" w:date="2026-06-24T11:56:00Z" w16du:dateUtc="2026-06-24T15:56:00Z"/>
          <w:b/>
        </w:rPr>
      </w:pPr>
    </w:p>
    <w:p w14:paraId="323DDA28" w14:textId="77777777" w:rsidR="002D494C" w:rsidRDefault="002D494C">
      <w:pPr>
        <w:rPr>
          <w:del w:id="37" w:author="Bedsole, Lisa K. [US-US]" w:date="2026-06-24T11:56:00Z" w16du:dateUtc="2026-06-24T15:56:00Z"/>
          <w:b/>
        </w:rPr>
      </w:pPr>
    </w:p>
    <w:p w14:paraId="09E6EF7A" w14:textId="77777777" w:rsidR="00E61A2F" w:rsidRDefault="002D494C" w:rsidP="00E61A2F">
      <w:pPr>
        <w:jc w:val="both"/>
        <w:rPr>
          <w:b/>
        </w:rPr>
      </w:pPr>
      <w:r w:rsidRPr="002D494C">
        <w:rPr>
          <w:b/>
          <w:sz w:val="32"/>
        </w:rPr>
        <w:t xml:space="preserve"> </w:t>
      </w:r>
      <w:r w:rsidRPr="00515A9A">
        <w:rPr>
          <w:b/>
        </w:rPr>
        <w:br w:type="page"/>
      </w:r>
    </w:p>
    <w:p w14:paraId="36E5CCAC" w14:textId="77777777" w:rsidR="00246CDC" w:rsidRDefault="00246CDC" w:rsidP="00246CDC">
      <w:pPr>
        <w:pStyle w:val="FHWAPreheading"/>
        <w:rPr>
          <w:ins w:id="38" w:author="Bedsole, Lisa K. [US-US]" w:date="2026-06-24T09:17:00Z" w16du:dateUtc="2026-06-24T13:17:00Z"/>
        </w:rPr>
      </w:pPr>
      <w:ins w:id="39" w:author="Bedsole, Lisa K. [US-US]" w:date="2026-06-24T09:17:00Z" w16du:dateUtc="2026-06-24T13:17:00Z">
        <w:r>
          <w:lastRenderedPageBreak/>
          <w:t>FOREWORD</w:t>
        </w:r>
      </w:ins>
    </w:p>
    <w:p w14:paraId="28E9B894" w14:textId="77777777" w:rsidR="00246CDC" w:rsidRDefault="00246CDC" w:rsidP="00246CDC">
      <w:pPr>
        <w:pStyle w:val="FHWABody"/>
        <w:rPr>
          <w:ins w:id="40" w:author="Bedsole, Lisa K. [US-US]" w:date="2026-06-24T09:17:00Z" w16du:dateUtc="2026-06-24T13:17:00Z"/>
        </w:rPr>
      </w:pPr>
      <w:ins w:id="41" w:author="Bedsole, Lisa K. [US-US]" w:date="2026-06-24T09:17:00Z" w16du:dateUtc="2026-06-24T13:17:00Z">
        <w:r w:rsidRPr="00293CAC">
          <w:rPr>
            <w:highlight w:val="yellow"/>
          </w:rPr>
          <w:t>Text here.</w:t>
        </w:r>
      </w:ins>
    </w:p>
    <w:p w14:paraId="295AD44B" w14:textId="77777777" w:rsidR="00246CDC" w:rsidRDefault="00246CDC" w:rsidP="00246CDC">
      <w:pPr>
        <w:pStyle w:val="FHWABody"/>
        <w:spacing w:after="0"/>
        <w:ind w:left="4320"/>
        <w:rPr>
          <w:ins w:id="42" w:author="Bedsole, Lisa K. [US-US]" w:date="2026-06-24T09:17:00Z" w16du:dateUtc="2026-06-24T13:17:00Z"/>
        </w:rPr>
      </w:pPr>
      <w:ins w:id="43" w:author="Bedsole, Lisa K. [US-US]" w:date="2026-06-24T09:17:00Z" w16du:dateUtc="2026-06-24T13:17:00Z">
        <w:r>
          <w:t>John Harding</w:t>
        </w:r>
      </w:ins>
    </w:p>
    <w:p w14:paraId="1C8F0283" w14:textId="77777777" w:rsidR="00246CDC" w:rsidRDefault="00246CDC" w:rsidP="00246CDC">
      <w:pPr>
        <w:pStyle w:val="FHWABody"/>
        <w:spacing w:after="0"/>
        <w:ind w:left="4320"/>
        <w:rPr>
          <w:ins w:id="44" w:author="Bedsole, Lisa K. [US-US]" w:date="2026-06-24T09:17:00Z" w16du:dateUtc="2026-06-24T13:17:00Z"/>
        </w:rPr>
      </w:pPr>
      <w:ins w:id="45" w:author="Bedsole, Lisa K. [US-US]" w:date="2026-06-24T09:17:00Z" w16du:dateUtc="2026-06-24T13:17:00Z">
        <w:r>
          <w:t>Director, Office of Safety and Operations</w:t>
        </w:r>
      </w:ins>
    </w:p>
    <w:p w14:paraId="35601715" w14:textId="77777777" w:rsidR="00246CDC" w:rsidRDefault="00246CDC" w:rsidP="00246CDC">
      <w:pPr>
        <w:pStyle w:val="FHWABody"/>
        <w:ind w:left="4680"/>
        <w:rPr>
          <w:ins w:id="46" w:author="Bedsole, Lisa K. [US-US]" w:date="2026-06-24T09:17:00Z" w16du:dateUtc="2026-06-24T13:17:00Z"/>
        </w:rPr>
      </w:pPr>
      <w:ins w:id="47" w:author="Bedsole, Lisa K. [US-US]" w:date="2026-06-24T09:17:00Z" w16du:dateUtc="2026-06-24T13:17:00Z">
        <w:r>
          <w:t>Research and Development</w:t>
        </w:r>
      </w:ins>
    </w:p>
    <w:p w14:paraId="432627A1" w14:textId="0F0FA1B9" w:rsidR="00F4462F" w:rsidRPr="007F62D9" w:rsidRDefault="007F62D9" w:rsidP="007F62D9">
      <w:pPr>
        <w:pStyle w:val="FHWANoticeBox"/>
        <w:jc w:val="center"/>
        <w:rPr>
          <w:b/>
          <w:bCs/>
        </w:rPr>
      </w:pPr>
      <w:r w:rsidRPr="007F62D9">
        <w:rPr>
          <w:b/>
          <w:bCs/>
        </w:rPr>
        <w:t>NOTICE</w:t>
      </w:r>
    </w:p>
    <w:p w14:paraId="29CB3224" w14:textId="77777777" w:rsidR="00F4462F" w:rsidRDefault="00F4462F" w:rsidP="00972A0A">
      <w:pPr>
        <w:pStyle w:val="FHWANoticeBox"/>
      </w:pPr>
      <w:r>
        <w:t>This document is disseminated under the sponsorship of the U.S. Department of Transportation (USDOT) in the interest of information exchange. The U.S. Government assumes no liability for the use of the information contained in this document.</w:t>
      </w:r>
    </w:p>
    <w:p w14:paraId="734F6312" w14:textId="5004ABAC" w:rsidR="00F4462F" w:rsidRPr="007F62D9" w:rsidRDefault="007F62D9" w:rsidP="007F62D9">
      <w:pPr>
        <w:pStyle w:val="FHWANoticeBox"/>
        <w:jc w:val="center"/>
        <w:rPr>
          <w:b/>
          <w:bCs/>
        </w:rPr>
      </w:pPr>
      <w:r w:rsidRPr="007F62D9">
        <w:rPr>
          <w:b/>
          <w:bCs/>
        </w:rPr>
        <w:t>NON-BINDING CONTENTS</w:t>
      </w:r>
    </w:p>
    <w:p w14:paraId="47989B21" w14:textId="77777777" w:rsidR="00F4462F" w:rsidRDefault="00F4462F" w:rsidP="00972A0A">
      <w:pPr>
        <w:pStyle w:val="FHWANoticeBox"/>
      </w:pPr>
      <w:r>
        <w:t>Except for the statutes and regulations cited, the contents of this document do not have the force and effect of law and are not meant to bind the States or the public in any way. This document is intended only to provide information regarding existing requirements under the law or agency policies.</w:t>
      </w:r>
    </w:p>
    <w:p w14:paraId="448428EA" w14:textId="5F768818" w:rsidR="00F4462F" w:rsidRPr="007F62D9" w:rsidRDefault="007F62D9" w:rsidP="007F62D9">
      <w:pPr>
        <w:pStyle w:val="FHWANoticeBox"/>
        <w:jc w:val="center"/>
        <w:rPr>
          <w:b/>
          <w:bCs/>
        </w:rPr>
      </w:pPr>
      <w:r w:rsidRPr="007F62D9">
        <w:rPr>
          <w:b/>
          <w:bCs/>
        </w:rPr>
        <w:t>QUALITY ASSURANCE STATEMENT</w:t>
      </w:r>
    </w:p>
    <w:p w14:paraId="1D227060" w14:textId="77777777" w:rsidR="00F4462F" w:rsidRDefault="00F4462F" w:rsidP="00972A0A">
      <w:pPr>
        <w:pStyle w:val="FHWANoticeBox"/>
      </w:pPr>
      <w:r>
        <w:t>The Federal Highway Administration (FHWA) provides high-quality information to serve Government, industry, and the public in a manner that promotes public understanding. Standards and policies are used to ensure and maximize the quality, objectivity, utility, and integrity of its information. FHWA periodically reviews quality issues and adjusts its programs and processes to ensure continuous quality improvement.</w:t>
      </w:r>
    </w:p>
    <w:p w14:paraId="4D3DE4C5" w14:textId="13016F4E" w:rsidR="00F4462F" w:rsidRPr="007F62D9" w:rsidRDefault="007F62D9" w:rsidP="007F62D9">
      <w:pPr>
        <w:pStyle w:val="FHWANoticeBox"/>
        <w:jc w:val="center"/>
        <w:rPr>
          <w:b/>
          <w:bCs/>
        </w:rPr>
      </w:pPr>
      <w:r w:rsidRPr="007F62D9">
        <w:rPr>
          <w:b/>
          <w:bCs/>
        </w:rPr>
        <w:t>DISCLAIMER FOR PRODUCT NAMES AND MANUFACTURERS</w:t>
      </w:r>
    </w:p>
    <w:p w14:paraId="4C46E28E" w14:textId="5A7E47DC" w:rsidR="005A1551" w:rsidRDefault="00F4462F" w:rsidP="00972A0A">
      <w:pPr>
        <w:pStyle w:val="FHWANoticeBox"/>
      </w:pPr>
      <w:r>
        <w:t>The U.S. Government does not endorse products or manufacturers. Trademarks or manufacturers’ names appear in this document only because they are considered essential to the objective of the document. They are included for informational purposes only and are not intended to reflect a preference, approval, or endorsement of any one product or entity.</w:t>
      </w:r>
    </w:p>
    <w:p w14:paraId="566E40E5" w14:textId="2731D8C9" w:rsidR="000259EE" w:rsidRDefault="00734A9C">
      <w:pPr>
        <w:pStyle w:val="FHWABody"/>
        <w:rPr>
          <w:del w:id="48" w:author="Bedsole, Lisa K. [US-US]" w:date="2026-06-24T11:56:00Z" w16du:dateUtc="2026-06-24T15:56:00Z"/>
        </w:rPr>
        <w:pPrChange w:id="49" w:author="Bedsole, Lisa K. [US-US]" w:date="2026-06-24T12:01:00Z" w16du:dateUtc="2026-06-24T16:01:00Z">
          <w:pPr/>
        </w:pPrChange>
      </w:pPr>
      <w:ins w:id="50" w:author="Bedsole, Lisa K. [US-US]" w:date="2026-06-24T09:07:00Z" w16du:dateUtc="2026-06-24T13:07:00Z">
        <w:r>
          <w:t xml:space="preserve">Recommended citation: Federal Highway Administration, </w:t>
        </w:r>
        <w:r w:rsidRPr="00BC4981">
          <w:rPr>
            <w:i/>
          </w:rPr>
          <w:t xml:space="preserve">Real-World Operational Assessment Data (ROAD) of Physical Road Elements for Automated Driving Systems (ADS) Readiness </w:t>
        </w:r>
        <w:r>
          <w:t xml:space="preserve">(Washington, DC: 2026) </w:t>
        </w:r>
        <w:r>
          <w:rPr>
            <w:u w:val="single"/>
          </w:rPr>
          <w:t>https://doi.org/</w:t>
        </w:r>
        <w:r w:rsidRPr="00293CAC">
          <w:rPr>
            <w:highlight w:val="yellow"/>
            <w:u w:val="single"/>
          </w:rPr>
          <w:t>XXXXXXXXX</w:t>
        </w:r>
      </w:ins>
      <w:ins w:id="51" w:author="Bedsole, Lisa K. [US-US]" w:date="2026-06-24T11:56:00Z" w16du:dateUtc="2026-06-24T15:56:00Z">
        <w:r w:rsidR="004D22A9">
          <w:rPr>
            <w:u w:val="single"/>
          </w:rPr>
          <w:t>.</w:t>
        </w:r>
      </w:ins>
    </w:p>
    <w:p w14:paraId="5EBC6CD4" w14:textId="77777777" w:rsidR="00E5018A" w:rsidRDefault="00E5018A">
      <w:pPr>
        <w:pStyle w:val="FHWABody"/>
        <w:rPr>
          <w:del w:id="52" w:author="Bedsole, Lisa K. [US-US]" w:date="2026-06-24T11:56:00Z" w16du:dateUtc="2026-06-24T15:56:00Z"/>
        </w:rPr>
        <w:pPrChange w:id="53" w:author="Bedsole, Lisa K. [US-US]" w:date="2026-06-24T12:01:00Z" w16du:dateUtc="2026-06-24T16:01:00Z">
          <w:pPr/>
        </w:pPrChange>
      </w:pPr>
    </w:p>
    <w:p w14:paraId="7DA7E079" w14:textId="77777777" w:rsidR="000259EE" w:rsidRDefault="000259EE">
      <w:pPr>
        <w:pStyle w:val="FHWABody"/>
        <w:pPrChange w:id="54" w:author="Bedsole, Lisa K. [US-US]" w:date="2026-06-24T12:01:00Z" w16du:dateUtc="2026-06-24T16:01:00Z">
          <w:pPr/>
        </w:pPrChange>
      </w:pPr>
    </w:p>
    <w:p w14:paraId="2C5B6B88" w14:textId="77777777" w:rsidR="00E61A2F" w:rsidRDefault="00E61A2F" w:rsidP="005A1551">
      <w:r>
        <w:br w:type="page"/>
      </w:r>
    </w:p>
    <w:p w14:paraId="4A3917B3" w14:textId="77777777" w:rsidR="000259EE" w:rsidRPr="000259EE" w:rsidRDefault="000259EE" w:rsidP="007A6919">
      <w:pPr>
        <w:pStyle w:val="FHWAPreheading"/>
      </w:pPr>
      <w:r w:rsidRPr="00A708C8">
        <w:rPr>
          <w:highlight w:val="yellow"/>
        </w:rPr>
        <w:lastRenderedPageBreak/>
        <w:t>TECHNICAL REPORT DOCUMENTATION PAGE</w:t>
      </w:r>
    </w:p>
    <w:tbl>
      <w:tblPr>
        <w:tblW w:w="9615" w:type="dxa"/>
        <w:jc w:val="center"/>
        <w:tblLayout w:type="fixed"/>
        <w:tblCellMar>
          <w:left w:w="132" w:type="dxa"/>
          <w:right w:w="132" w:type="dxa"/>
        </w:tblCellMar>
        <w:tblLook w:val="0000" w:firstRow="0" w:lastRow="0" w:firstColumn="0" w:lastColumn="0" w:noHBand="0" w:noVBand="0"/>
        <w:tblPrChange w:id="55" w:author="Bedsole, Lisa K. [US-US]" w:date="2026-06-24T09:14:00Z" w16du:dateUtc="2026-06-24T13:14:00Z">
          <w:tblPr>
            <w:tblW w:w="9615" w:type="dxa"/>
            <w:jc w:val="center"/>
            <w:tblLayout w:type="fixed"/>
            <w:tblCellMar>
              <w:left w:w="132" w:type="dxa"/>
              <w:right w:w="132" w:type="dxa"/>
            </w:tblCellMar>
            <w:tblLook w:val="0000" w:firstRow="0" w:lastRow="0" w:firstColumn="0" w:lastColumn="0" w:noHBand="0" w:noVBand="0"/>
          </w:tblPr>
        </w:tblPrChange>
      </w:tblPr>
      <w:tblGrid>
        <w:gridCol w:w="3035"/>
        <w:gridCol w:w="121"/>
        <w:gridCol w:w="264"/>
        <w:gridCol w:w="2062"/>
        <w:gridCol w:w="630"/>
        <w:gridCol w:w="642"/>
        <w:gridCol w:w="1621"/>
        <w:gridCol w:w="1240"/>
        <w:tblGridChange w:id="56">
          <w:tblGrid>
            <w:gridCol w:w="3035"/>
            <w:gridCol w:w="121"/>
            <w:gridCol w:w="264"/>
            <w:gridCol w:w="2478"/>
            <w:gridCol w:w="214"/>
            <w:gridCol w:w="200"/>
            <w:gridCol w:w="442"/>
            <w:gridCol w:w="1621"/>
            <w:gridCol w:w="1240"/>
          </w:tblGrid>
        </w:tblGridChange>
      </w:tblGrid>
      <w:tr w:rsidR="000259EE" w:rsidRPr="00943C26" w14:paraId="54BC6E98" w14:textId="77777777" w:rsidTr="000B5217">
        <w:trPr>
          <w:trHeight w:val="374"/>
          <w:jc w:val="center"/>
          <w:trPrChange w:id="57" w:author="Bedsole, Lisa K. [US-US]" w:date="2026-06-24T09:14:00Z" w16du:dateUtc="2026-06-24T13:14:00Z">
            <w:trPr>
              <w:trHeight w:val="374"/>
              <w:jc w:val="center"/>
            </w:trPr>
          </w:trPrChange>
        </w:trPr>
        <w:tc>
          <w:tcPr>
            <w:tcW w:w="3035" w:type="dxa"/>
            <w:tcBorders>
              <w:top w:val="single" w:sz="6" w:space="0" w:color="000000"/>
              <w:left w:val="single" w:sz="6" w:space="0" w:color="000000"/>
              <w:bottom w:val="single" w:sz="6" w:space="0" w:color="FFFFFF"/>
              <w:right w:val="single" w:sz="6" w:space="0" w:color="FFFFFF"/>
            </w:tcBorders>
            <w:tcMar>
              <w:left w:w="58" w:type="dxa"/>
              <w:right w:w="130" w:type="dxa"/>
            </w:tcMar>
            <w:tcPrChange w:id="58" w:author="Bedsole, Lisa K. [US-US]" w:date="2026-06-24T09:14:00Z" w16du:dateUtc="2026-06-24T13:14:00Z">
              <w:tcPr>
                <w:tcW w:w="3035" w:type="dxa"/>
                <w:tcBorders>
                  <w:top w:val="single" w:sz="6" w:space="0" w:color="000000"/>
                  <w:left w:val="single" w:sz="6" w:space="0" w:color="000000"/>
                  <w:bottom w:val="single" w:sz="6" w:space="0" w:color="FFFFFF"/>
                  <w:right w:val="single" w:sz="6" w:space="0" w:color="FFFFFF"/>
                </w:tcBorders>
                <w:tcMar>
                  <w:left w:w="58" w:type="dxa"/>
                  <w:right w:w="130" w:type="dxa"/>
                </w:tcMar>
              </w:tcPr>
            </w:tcPrChange>
          </w:tcPr>
          <w:p w14:paraId="0B4EF8F6" w14:textId="77777777" w:rsidR="000259EE" w:rsidRPr="00943C26" w:rsidRDefault="000259EE" w:rsidP="00FF1BC1">
            <w:pPr>
              <w:spacing w:after="60"/>
              <w:rPr>
                <w:rFonts w:eastAsia="Batang"/>
                <w:sz w:val="20"/>
              </w:rPr>
            </w:pPr>
            <w:r w:rsidRPr="00943C26">
              <w:rPr>
                <w:rFonts w:eastAsia="Batang"/>
                <w:sz w:val="20"/>
              </w:rPr>
              <w:t>1. Report No.</w:t>
            </w:r>
          </w:p>
          <w:p w14:paraId="6FB19B0E" w14:textId="776C975C" w:rsidR="000259EE" w:rsidRPr="00943C26" w:rsidRDefault="00E5018A" w:rsidP="00FF1BC1">
            <w:pPr>
              <w:rPr>
                <w:rFonts w:eastAsia="Batang"/>
                <w:sz w:val="20"/>
              </w:rPr>
            </w:pPr>
            <w:r w:rsidRPr="00E5018A">
              <w:rPr>
                <w:rFonts w:eastAsia="Batang"/>
                <w:sz w:val="20"/>
              </w:rPr>
              <w:t>FHWA-</w:t>
            </w:r>
            <w:del w:id="59" w:author="Bedsole, Lisa K. [US-US]" w:date="2026-06-24T09:05:00Z" w16du:dateUtc="2026-06-24T13:05:00Z">
              <w:r w:rsidRPr="00E5018A" w:rsidDel="007F62D9">
                <w:rPr>
                  <w:rFonts w:eastAsia="Batang"/>
                  <w:sz w:val="20"/>
                </w:rPr>
                <w:delText>XX</w:delText>
              </w:r>
            </w:del>
            <w:ins w:id="60" w:author="Bedsole, Lisa K. [US-US]" w:date="2026-06-24T09:05:00Z" w16du:dateUtc="2026-06-24T13:05:00Z">
              <w:r w:rsidR="007F62D9">
                <w:rPr>
                  <w:rFonts w:eastAsia="Batang"/>
                  <w:sz w:val="20"/>
                </w:rPr>
                <w:t>HRT</w:t>
              </w:r>
            </w:ins>
            <w:r w:rsidRPr="00E5018A">
              <w:rPr>
                <w:rFonts w:eastAsia="Batang"/>
                <w:sz w:val="20"/>
              </w:rPr>
              <w:t>-</w:t>
            </w:r>
            <w:del w:id="61" w:author="Bedsole, Lisa K. [US-US]" w:date="2026-06-24T09:05:00Z" w16du:dateUtc="2026-06-24T13:05:00Z">
              <w:r w:rsidRPr="00E5018A" w:rsidDel="007F62D9">
                <w:rPr>
                  <w:rFonts w:eastAsia="Batang"/>
                  <w:sz w:val="20"/>
                </w:rPr>
                <w:delText>XX</w:delText>
              </w:r>
            </w:del>
            <w:ins w:id="62" w:author="Bedsole, Lisa K. [US-US]" w:date="2026-06-24T09:05:00Z" w16du:dateUtc="2026-06-24T13:05:00Z">
              <w:r w:rsidR="007F62D9">
                <w:rPr>
                  <w:rFonts w:eastAsia="Batang"/>
                  <w:sz w:val="20"/>
                </w:rPr>
                <w:t>26</w:t>
              </w:r>
            </w:ins>
            <w:r w:rsidRPr="00E5018A">
              <w:rPr>
                <w:rFonts w:eastAsia="Batang"/>
                <w:sz w:val="20"/>
              </w:rPr>
              <w:t>-XXX</w:t>
            </w:r>
          </w:p>
        </w:tc>
        <w:tc>
          <w:tcPr>
            <w:tcW w:w="3077" w:type="dxa"/>
            <w:gridSpan w:val="4"/>
            <w:tcBorders>
              <w:top w:val="single" w:sz="6" w:space="0" w:color="000000"/>
              <w:left w:val="single" w:sz="6" w:space="0" w:color="000000"/>
              <w:bottom w:val="single" w:sz="6" w:space="0" w:color="FFFFFF"/>
              <w:right w:val="single" w:sz="6" w:space="0" w:color="FFFFFF"/>
            </w:tcBorders>
            <w:tcMar>
              <w:left w:w="58" w:type="dxa"/>
              <w:right w:w="130" w:type="dxa"/>
            </w:tcMar>
            <w:tcPrChange w:id="63" w:author="Bedsole, Lisa K. [US-US]" w:date="2026-06-24T09:14:00Z" w16du:dateUtc="2026-06-24T13:14:00Z">
              <w:tcPr>
                <w:tcW w:w="3277" w:type="dxa"/>
                <w:gridSpan w:val="5"/>
                <w:tcBorders>
                  <w:top w:val="single" w:sz="6" w:space="0" w:color="000000"/>
                  <w:left w:val="single" w:sz="6" w:space="0" w:color="000000"/>
                  <w:bottom w:val="single" w:sz="6" w:space="0" w:color="FFFFFF"/>
                  <w:right w:val="single" w:sz="6" w:space="0" w:color="FFFFFF"/>
                </w:tcBorders>
                <w:tcMar>
                  <w:left w:w="58" w:type="dxa"/>
                  <w:right w:w="130" w:type="dxa"/>
                </w:tcMar>
              </w:tcPr>
            </w:tcPrChange>
          </w:tcPr>
          <w:p w14:paraId="0B964FF1" w14:textId="77777777" w:rsidR="000259EE" w:rsidRPr="00943C26" w:rsidRDefault="000259EE" w:rsidP="00FF1BC1">
            <w:pPr>
              <w:spacing w:after="60"/>
              <w:rPr>
                <w:rFonts w:eastAsia="Batang"/>
                <w:sz w:val="20"/>
              </w:rPr>
            </w:pPr>
            <w:r w:rsidRPr="00943C26">
              <w:rPr>
                <w:rFonts w:eastAsia="Batang"/>
                <w:sz w:val="20"/>
              </w:rPr>
              <w:t>2. Government Accession No.</w:t>
            </w:r>
          </w:p>
          <w:p w14:paraId="20857ABD" w14:textId="77777777" w:rsidR="000259EE" w:rsidRPr="00943C26" w:rsidRDefault="000259EE" w:rsidP="00FF1BC1">
            <w:pPr>
              <w:rPr>
                <w:rFonts w:eastAsia="Batang"/>
                <w:sz w:val="20"/>
              </w:rPr>
            </w:pP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64"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3BC26240" w14:textId="77777777" w:rsidR="000259EE" w:rsidRPr="00943C26" w:rsidRDefault="000259EE" w:rsidP="00FF1BC1">
            <w:pPr>
              <w:rPr>
                <w:rFonts w:eastAsia="Batang"/>
                <w:sz w:val="20"/>
              </w:rPr>
            </w:pPr>
            <w:r w:rsidRPr="00943C26">
              <w:rPr>
                <w:rFonts w:eastAsia="Batang"/>
                <w:sz w:val="20"/>
              </w:rPr>
              <w:t>3. Recipient’s Catalog No.</w:t>
            </w:r>
          </w:p>
          <w:p w14:paraId="2B4016EE" w14:textId="77777777" w:rsidR="000259EE" w:rsidRPr="00943C26" w:rsidRDefault="000259EE" w:rsidP="00FF1BC1">
            <w:pPr>
              <w:rPr>
                <w:rFonts w:eastAsia="Batang"/>
                <w:sz w:val="20"/>
              </w:rPr>
            </w:pPr>
          </w:p>
        </w:tc>
      </w:tr>
      <w:tr w:rsidR="000259EE" w:rsidRPr="00943C26" w14:paraId="7BDB45C3" w14:textId="77777777" w:rsidTr="000B5217">
        <w:trPr>
          <w:cantSplit/>
          <w:trHeight w:val="452"/>
          <w:jc w:val="center"/>
          <w:trPrChange w:id="65" w:author="Bedsole, Lisa K. [US-US]" w:date="2026-06-24T09:14:00Z" w16du:dateUtc="2026-06-24T13:14:00Z">
            <w:trPr>
              <w:cantSplit/>
              <w:trHeight w:val="452"/>
              <w:jc w:val="center"/>
            </w:trPr>
          </w:trPrChange>
        </w:trPr>
        <w:tc>
          <w:tcPr>
            <w:tcW w:w="6112" w:type="dxa"/>
            <w:gridSpan w:val="5"/>
            <w:vMerge w:val="restart"/>
            <w:tcBorders>
              <w:top w:val="single" w:sz="6" w:space="0" w:color="000000"/>
              <w:left w:val="single" w:sz="6" w:space="0" w:color="000000"/>
              <w:bottom w:val="nil"/>
              <w:right w:val="single" w:sz="6" w:space="0" w:color="FFFFFF"/>
            </w:tcBorders>
            <w:tcMar>
              <w:left w:w="58" w:type="dxa"/>
              <w:right w:w="130" w:type="dxa"/>
            </w:tcMar>
            <w:tcPrChange w:id="66" w:author="Bedsole, Lisa K. [US-US]" w:date="2026-06-24T09:14:00Z" w16du:dateUtc="2026-06-24T13:14:00Z">
              <w:tcPr>
                <w:tcW w:w="6312" w:type="dxa"/>
                <w:gridSpan w:val="6"/>
                <w:vMerge w:val="restart"/>
                <w:tcBorders>
                  <w:top w:val="single" w:sz="6" w:space="0" w:color="000000"/>
                  <w:left w:val="single" w:sz="6" w:space="0" w:color="000000"/>
                  <w:bottom w:val="nil"/>
                  <w:right w:val="single" w:sz="6" w:space="0" w:color="FFFFFF"/>
                </w:tcBorders>
                <w:tcMar>
                  <w:left w:w="58" w:type="dxa"/>
                  <w:right w:w="130" w:type="dxa"/>
                </w:tcMar>
              </w:tcPr>
            </w:tcPrChange>
          </w:tcPr>
          <w:p w14:paraId="5BEB97A8" w14:textId="77777777" w:rsidR="000259EE" w:rsidRPr="00943C26" w:rsidRDefault="000259EE" w:rsidP="00FF1BC1">
            <w:pPr>
              <w:spacing w:after="60"/>
              <w:rPr>
                <w:rFonts w:eastAsia="Batang"/>
                <w:sz w:val="20"/>
              </w:rPr>
            </w:pPr>
            <w:r w:rsidRPr="00943C26">
              <w:rPr>
                <w:rFonts w:eastAsia="Batang"/>
                <w:sz w:val="20"/>
              </w:rPr>
              <w:t>4. Title and Subtitle</w:t>
            </w:r>
          </w:p>
          <w:p w14:paraId="7825EB15" w14:textId="590F1B1E" w:rsidR="000259EE" w:rsidRPr="00943C26" w:rsidRDefault="001B11D4" w:rsidP="001B11D4">
            <w:pPr>
              <w:rPr>
                <w:rFonts w:eastAsia="Batang"/>
                <w:sz w:val="20"/>
              </w:rPr>
            </w:pPr>
            <w:ins w:id="67" w:author="Bedsole, Lisa K. [US-US]" w:date="2026-06-24T09:18:00Z" w16du:dateUtc="2026-06-24T13:18:00Z">
              <w:r w:rsidRPr="001B11D4">
                <w:rPr>
                  <w:rFonts w:eastAsia="Batang"/>
                  <w:sz w:val="20"/>
                </w:rPr>
                <w:t xml:space="preserve">Real-World Operational Assessment Data </w:t>
              </w:r>
              <w:r>
                <w:rPr>
                  <w:rFonts w:eastAsia="Batang"/>
                  <w:sz w:val="20"/>
                </w:rPr>
                <w:t>(</w:t>
              </w:r>
            </w:ins>
            <w:ins w:id="68" w:author="Bedsole, Lisa K. [US-US]" w:date="2026-06-24T09:06:00Z" w16du:dateUtc="2026-06-24T13:06:00Z">
              <w:r w:rsidR="007F62D9" w:rsidRPr="007F62D9">
                <w:rPr>
                  <w:rFonts w:eastAsia="Batang"/>
                  <w:sz w:val="20"/>
                </w:rPr>
                <w:t>ROAD</w:t>
              </w:r>
            </w:ins>
            <w:ins w:id="69" w:author="Bedsole, Lisa K. [US-US]" w:date="2026-06-24T09:18:00Z" w16du:dateUtc="2026-06-24T13:18:00Z">
              <w:r>
                <w:rPr>
                  <w:rFonts w:eastAsia="Batang"/>
                  <w:sz w:val="20"/>
                </w:rPr>
                <w:t>)</w:t>
              </w:r>
            </w:ins>
            <w:ins w:id="70" w:author="Bedsole, Lisa K. [US-US]" w:date="2026-06-24T09:06:00Z" w16du:dateUtc="2026-06-24T13:06:00Z">
              <w:r w:rsidR="007F62D9" w:rsidRPr="007F62D9">
                <w:rPr>
                  <w:rFonts w:eastAsia="Batang"/>
                  <w:sz w:val="20"/>
                </w:rPr>
                <w:t xml:space="preserve"> of Physical Road Elements for ADS Readiness:</w:t>
              </w:r>
            </w:ins>
            <w:ins w:id="71" w:author="Bedsole, Lisa K. [US-US]" w:date="2026-06-24T09:18:00Z" w16du:dateUtc="2026-06-24T13:18:00Z">
              <w:r>
                <w:rPr>
                  <w:rFonts w:eastAsia="Batang"/>
                  <w:sz w:val="20"/>
                </w:rPr>
                <w:t xml:space="preserve"> </w:t>
              </w:r>
            </w:ins>
            <w:ins w:id="72" w:author="Bedsole, Lisa K. [US-US]" w:date="2026-06-24T09:06:00Z" w16du:dateUtc="2026-06-24T13:06:00Z">
              <w:r w:rsidR="007F62D9" w:rsidRPr="007F62D9">
                <w:rPr>
                  <w:rFonts w:eastAsia="Batang"/>
                  <w:sz w:val="20"/>
                </w:rPr>
                <w:t>Pavement Marking Analysis Plan</w:t>
              </w:r>
              <w:r w:rsidR="007F62D9">
                <w:rPr>
                  <w:rFonts w:eastAsia="Batang"/>
                  <w:sz w:val="20"/>
                </w:rPr>
                <w:t xml:space="preserve"> </w:t>
              </w:r>
            </w:ins>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73"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61B889C6" w14:textId="77777777" w:rsidR="000259EE" w:rsidRPr="00943C26" w:rsidRDefault="000259EE" w:rsidP="00FF1BC1">
            <w:pPr>
              <w:spacing w:after="60"/>
              <w:rPr>
                <w:rFonts w:eastAsia="Batang"/>
                <w:sz w:val="20"/>
              </w:rPr>
            </w:pPr>
            <w:r w:rsidRPr="00943C26">
              <w:rPr>
                <w:rFonts w:eastAsia="Batang"/>
                <w:sz w:val="20"/>
              </w:rPr>
              <w:t>5. Report Date</w:t>
            </w:r>
          </w:p>
          <w:p w14:paraId="7F8A6896" w14:textId="1DF797B8" w:rsidR="000259EE" w:rsidRPr="00943C26" w:rsidRDefault="00E04D5E" w:rsidP="00FF1BC1">
            <w:pPr>
              <w:jc w:val="both"/>
              <w:rPr>
                <w:rFonts w:eastAsia="Batang"/>
                <w:sz w:val="20"/>
              </w:rPr>
            </w:pPr>
            <w:ins w:id="74" w:author="Bedsole, Lisa K. [US-US]" w:date="2026-06-24T09:16:00Z" w16du:dateUtc="2026-06-24T13:16:00Z">
              <w:r w:rsidRPr="004C29A7">
                <w:rPr>
                  <w:rFonts w:eastAsia="Batang"/>
                  <w:sz w:val="20"/>
                  <w:highlight w:val="yellow"/>
                </w:rPr>
                <w:t>TBD</w:t>
              </w:r>
            </w:ins>
          </w:p>
        </w:tc>
      </w:tr>
      <w:tr w:rsidR="000259EE" w:rsidRPr="00943C26" w14:paraId="53744809" w14:textId="77777777" w:rsidTr="000B5217">
        <w:trPr>
          <w:cantSplit/>
          <w:trHeight w:val="417"/>
          <w:jc w:val="center"/>
          <w:trPrChange w:id="75" w:author="Bedsole, Lisa K. [US-US]" w:date="2026-06-24T09:14:00Z" w16du:dateUtc="2026-06-24T13:14:00Z">
            <w:trPr>
              <w:cantSplit/>
              <w:trHeight w:val="417"/>
              <w:jc w:val="center"/>
            </w:trPr>
          </w:trPrChange>
        </w:trPr>
        <w:tc>
          <w:tcPr>
            <w:tcW w:w="6112" w:type="dxa"/>
            <w:gridSpan w:val="5"/>
            <w:vMerge/>
            <w:tcBorders>
              <w:top w:val="nil"/>
              <w:left w:val="single" w:sz="6" w:space="0" w:color="000000"/>
              <w:bottom w:val="single" w:sz="6" w:space="0" w:color="FFFFFF"/>
              <w:right w:val="single" w:sz="6" w:space="0" w:color="FFFFFF"/>
            </w:tcBorders>
            <w:tcMar>
              <w:left w:w="58" w:type="dxa"/>
              <w:right w:w="130" w:type="dxa"/>
            </w:tcMar>
            <w:tcPrChange w:id="76" w:author="Bedsole, Lisa K. [US-US]" w:date="2026-06-24T09:14:00Z" w16du:dateUtc="2026-06-24T13:14:00Z">
              <w:tcPr>
                <w:tcW w:w="6312" w:type="dxa"/>
                <w:gridSpan w:val="6"/>
                <w:vMerge/>
                <w:tcBorders>
                  <w:top w:val="nil"/>
                  <w:left w:val="single" w:sz="6" w:space="0" w:color="000000"/>
                  <w:bottom w:val="single" w:sz="6" w:space="0" w:color="FFFFFF"/>
                  <w:right w:val="single" w:sz="6" w:space="0" w:color="FFFFFF"/>
                </w:tcBorders>
                <w:tcMar>
                  <w:left w:w="58" w:type="dxa"/>
                  <w:right w:w="130" w:type="dxa"/>
                </w:tcMar>
              </w:tcPr>
            </w:tcPrChange>
          </w:tcPr>
          <w:p w14:paraId="26105309" w14:textId="77777777" w:rsidR="000259EE" w:rsidRPr="00943C26" w:rsidRDefault="000259EE" w:rsidP="00FF1BC1">
            <w:pPr>
              <w:rPr>
                <w:rFonts w:eastAsia="Batang"/>
                <w:sz w:val="20"/>
              </w:rPr>
            </w:pP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77"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5B4E4A39" w14:textId="77777777" w:rsidR="000259EE" w:rsidRPr="00943C26" w:rsidRDefault="000259EE" w:rsidP="00FF1BC1">
            <w:pPr>
              <w:spacing w:after="60"/>
              <w:rPr>
                <w:rFonts w:eastAsia="Batang"/>
                <w:sz w:val="20"/>
              </w:rPr>
            </w:pPr>
            <w:r w:rsidRPr="00943C26">
              <w:rPr>
                <w:rFonts w:eastAsia="Batang"/>
                <w:sz w:val="20"/>
              </w:rPr>
              <w:t>6. Performing Organization Code</w:t>
            </w:r>
          </w:p>
          <w:p w14:paraId="65825142" w14:textId="77777777" w:rsidR="000259EE" w:rsidRPr="00943C26" w:rsidRDefault="000259EE" w:rsidP="00FF1BC1">
            <w:pPr>
              <w:rPr>
                <w:rFonts w:eastAsia="Batang"/>
                <w:sz w:val="8"/>
                <w:szCs w:val="8"/>
              </w:rPr>
            </w:pPr>
          </w:p>
        </w:tc>
      </w:tr>
      <w:tr w:rsidR="000259EE" w:rsidRPr="00943C26" w14:paraId="66310201" w14:textId="77777777" w:rsidTr="000B5217">
        <w:trPr>
          <w:trHeight w:val="469"/>
          <w:jc w:val="center"/>
          <w:trPrChange w:id="78" w:author="Bedsole, Lisa K. [US-US]" w:date="2026-06-24T09:14:00Z" w16du:dateUtc="2026-06-24T13:14:00Z">
            <w:trPr>
              <w:trHeight w:val="469"/>
              <w:jc w:val="center"/>
            </w:trPr>
          </w:trPrChange>
        </w:trPr>
        <w:tc>
          <w:tcPr>
            <w:tcW w:w="6112" w:type="dxa"/>
            <w:gridSpan w:val="5"/>
            <w:tcBorders>
              <w:top w:val="single" w:sz="6" w:space="0" w:color="000000"/>
              <w:left w:val="single" w:sz="6" w:space="0" w:color="000000"/>
              <w:bottom w:val="single" w:sz="6" w:space="0" w:color="FFFFFF"/>
              <w:right w:val="single" w:sz="6" w:space="0" w:color="FFFFFF"/>
            </w:tcBorders>
            <w:tcMar>
              <w:left w:w="58" w:type="dxa"/>
              <w:right w:w="130" w:type="dxa"/>
            </w:tcMar>
            <w:tcPrChange w:id="79" w:author="Bedsole, Lisa K. [US-US]" w:date="2026-06-24T09:14:00Z" w16du:dateUtc="2026-06-24T13:14:00Z">
              <w:tcPr>
                <w:tcW w:w="6312" w:type="dxa"/>
                <w:gridSpan w:val="6"/>
                <w:tcBorders>
                  <w:top w:val="single" w:sz="6" w:space="0" w:color="000000"/>
                  <w:left w:val="single" w:sz="6" w:space="0" w:color="000000"/>
                  <w:bottom w:val="single" w:sz="6" w:space="0" w:color="FFFFFF"/>
                  <w:right w:val="single" w:sz="6" w:space="0" w:color="FFFFFF"/>
                </w:tcBorders>
                <w:tcMar>
                  <w:left w:w="58" w:type="dxa"/>
                  <w:right w:w="130" w:type="dxa"/>
                </w:tcMar>
              </w:tcPr>
            </w:tcPrChange>
          </w:tcPr>
          <w:p w14:paraId="2EFC7329" w14:textId="77777777" w:rsidR="000259EE" w:rsidRPr="00943C26" w:rsidRDefault="000259EE" w:rsidP="00FF1BC1">
            <w:pPr>
              <w:spacing w:after="60"/>
              <w:rPr>
                <w:rFonts w:eastAsia="Batang"/>
                <w:sz w:val="20"/>
              </w:rPr>
            </w:pPr>
            <w:r w:rsidRPr="00943C26">
              <w:rPr>
                <w:rFonts w:eastAsia="Batang"/>
                <w:sz w:val="20"/>
              </w:rPr>
              <w:t>7. Author(s)</w:t>
            </w:r>
          </w:p>
          <w:p w14:paraId="25DAC955" w14:textId="52128B8B" w:rsidR="000259EE" w:rsidRPr="00943C26" w:rsidRDefault="00337A5C" w:rsidP="00FF1BC1">
            <w:pPr>
              <w:rPr>
                <w:rFonts w:eastAsia="Batang"/>
                <w:sz w:val="20"/>
              </w:rPr>
            </w:pPr>
            <w:commentRangeStart w:id="80"/>
            <w:commentRangeStart w:id="81"/>
            <w:ins w:id="82" w:author="Bedsole, Lisa K. [US-US]" w:date="2026-06-24T09:07:00Z" w16du:dateUtc="2026-06-24T13:07:00Z">
              <w:r w:rsidRPr="00337A5C">
                <w:rPr>
                  <w:rFonts w:eastAsia="Batang"/>
                  <w:sz w:val="20"/>
                </w:rPr>
                <w:t>Saeid Soleimaniamiri</w:t>
              </w:r>
            </w:ins>
            <w:ins w:id="83" w:author="Bedsole, Lisa K. [US-US]" w:date="2026-06-24T09:12:00Z" w16du:dateUtc="2026-06-24T13:12:00Z">
              <w:r w:rsidR="00E26475">
                <w:rPr>
                  <w:rFonts w:eastAsia="Batang"/>
                  <w:sz w:val="20"/>
                </w:rPr>
                <w:t xml:space="preserve"> (ORCID: </w:t>
              </w:r>
              <w:r w:rsidR="00E26475" w:rsidRPr="00E26475">
                <w:rPr>
                  <w:rFonts w:eastAsia="Batang"/>
                  <w:sz w:val="20"/>
                </w:rPr>
                <w:t>0000-0002-0139-8319</w:t>
              </w:r>
              <w:r w:rsidR="00E26475">
                <w:rPr>
                  <w:rFonts w:eastAsia="Batang"/>
                  <w:sz w:val="20"/>
                </w:rPr>
                <w:t>)</w:t>
              </w:r>
            </w:ins>
            <w:ins w:id="84" w:author="Bedsole, Lisa K. [US-US]" w:date="2026-06-24T09:07:00Z" w16du:dateUtc="2026-06-24T13:07:00Z">
              <w:r w:rsidRPr="00337A5C">
                <w:rPr>
                  <w:rFonts w:eastAsia="Batang"/>
                  <w:sz w:val="20"/>
                </w:rPr>
                <w:t xml:space="preserve">, </w:t>
              </w:r>
            </w:ins>
            <w:r w:rsidR="00067F35">
              <w:rPr>
                <w:rFonts w:eastAsia="Batang"/>
                <w:sz w:val="20"/>
              </w:rPr>
              <w:t xml:space="preserve">Gaurav </w:t>
            </w:r>
            <w:r w:rsidR="00331056">
              <w:rPr>
                <w:rFonts w:eastAsia="Batang"/>
                <w:sz w:val="20"/>
              </w:rPr>
              <w:t xml:space="preserve">R. Bagwe (ORCID: XXXX-XXXX-XXXX-XXXX), </w:t>
            </w:r>
            <w:ins w:id="85" w:author="Bedsole, Lisa K. [US-US]" w:date="2026-06-24T09:07:00Z" w16du:dateUtc="2026-06-24T13:07:00Z">
              <w:r w:rsidRPr="00337A5C">
                <w:rPr>
                  <w:rFonts w:eastAsia="Batang"/>
                  <w:sz w:val="20"/>
                </w:rPr>
                <w:t>Ed Leslie</w:t>
              </w:r>
            </w:ins>
            <w:ins w:id="86" w:author="Bedsole, Lisa K. [US-US]" w:date="2026-06-24T09:12:00Z" w16du:dateUtc="2026-06-24T13:12:00Z">
              <w:r w:rsidR="004F07AE">
                <w:rPr>
                  <w:rFonts w:eastAsia="Batang"/>
                  <w:sz w:val="20"/>
                </w:rPr>
                <w:t xml:space="preserve"> (ORCID: </w:t>
              </w:r>
            </w:ins>
            <w:ins w:id="87" w:author="Bedsole, Lisa K. [US-US]" w:date="2026-06-24T09:12:00Z">
              <w:r w:rsidR="004F07AE" w:rsidRPr="004F07AE">
                <w:rPr>
                  <w:rFonts w:eastAsia="Batang"/>
                  <w:sz w:val="20"/>
                </w:rPr>
                <w:t>0000-0002-1711-2661</w:t>
              </w:r>
            </w:ins>
            <w:ins w:id="88" w:author="Bedsole, Lisa K. [US-US]" w:date="2026-06-24T09:12:00Z" w16du:dateUtc="2026-06-24T13:12:00Z">
              <w:r w:rsidR="004F07AE">
                <w:rPr>
                  <w:rFonts w:eastAsia="Batang"/>
                  <w:sz w:val="20"/>
                </w:rPr>
                <w:t>)</w:t>
              </w:r>
            </w:ins>
            <w:ins w:id="89" w:author="Bedsole, Lisa K. [US-US]" w:date="2026-06-24T09:07:00Z" w16du:dateUtc="2026-06-24T13:07:00Z">
              <w:r w:rsidRPr="00337A5C">
                <w:rPr>
                  <w:rFonts w:eastAsia="Batang"/>
                  <w:sz w:val="20"/>
                </w:rPr>
                <w:t>, Walter During</w:t>
              </w:r>
            </w:ins>
            <w:commentRangeEnd w:id="80"/>
            <w:r w:rsidR="003249B8">
              <w:rPr>
                <w:rStyle w:val="CommentReference"/>
                <w:rFonts w:eastAsia="Batang"/>
                <w:sz w:val="20"/>
                <w:szCs w:val="24"/>
              </w:rPr>
              <w:commentReference w:id="80"/>
            </w:r>
            <w:commentRangeEnd w:id="81"/>
            <w:r w:rsidR="00265C82">
              <w:rPr>
                <w:rStyle w:val="CommentReference"/>
                <w:rFonts w:eastAsia="Batang"/>
                <w:sz w:val="20"/>
                <w:szCs w:val="24"/>
              </w:rPr>
              <w:commentReference w:id="81"/>
            </w:r>
            <w:r w:rsidR="00331056">
              <w:rPr>
                <w:rFonts w:eastAsia="Batang"/>
                <w:sz w:val="20"/>
              </w:rPr>
              <w:t xml:space="preserve"> (ORCID: XXXX-XXXX-XXXX-XXXX)</w:t>
            </w: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90"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556A88C3" w14:textId="77777777" w:rsidR="000259EE" w:rsidRPr="00943C26" w:rsidRDefault="000259EE" w:rsidP="00FF1BC1">
            <w:pPr>
              <w:spacing w:after="60"/>
              <w:rPr>
                <w:rFonts w:eastAsia="Batang"/>
                <w:sz w:val="20"/>
              </w:rPr>
            </w:pPr>
            <w:r w:rsidRPr="00943C26">
              <w:rPr>
                <w:rFonts w:eastAsia="Batang"/>
                <w:sz w:val="20"/>
              </w:rPr>
              <w:t>8. Performing Organization Report No.</w:t>
            </w:r>
          </w:p>
          <w:p w14:paraId="730D743B" w14:textId="77777777" w:rsidR="000259EE" w:rsidRPr="00943C26" w:rsidRDefault="000259EE" w:rsidP="00FF1BC1">
            <w:pPr>
              <w:rPr>
                <w:rFonts w:eastAsia="Batang"/>
                <w:sz w:val="20"/>
              </w:rPr>
            </w:pPr>
          </w:p>
        </w:tc>
      </w:tr>
      <w:tr w:rsidR="000259EE" w:rsidRPr="00943C26" w14:paraId="3D691F05" w14:textId="77777777" w:rsidTr="000B5217">
        <w:trPr>
          <w:cantSplit/>
          <w:trHeight w:val="300"/>
          <w:jc w:val="center"/>
          <w:trPrChange w:id="91" w:author="Bedsole, Lisa K. [US-US]" w:date="2026-06-24T09:14:00Z" w16du:dateUtc="2026-06-24T13:14:00Z">
            <w:trPr>
              <w:cantSplit/>
              <w:trHeight w:val="300"/>
              <w:jc w:val="center"/>
            </w:trPr>
          </w:trPrChange>
        </w:trPr>
        <w:tc>
          <w:tcPr>
            <w:tcW w:w="6112" w:type="dxa"/>
            <w:gridSpan w:val="5"/>
            <w:tcBorders>
              <w:top w:val="single" w:sz="6" w:space="0" w:color="000000"/>
              <w:left w:val="single" w:sz="6" w:space="0" w:color="000000"/>
              <w:right w:val="single" w:sz="6" w:space="0" w:color="FFFFFF"/>
            </w:tcBorders>
            <w:tcMar>
              <w:left w:w="58" w:type="dxa"/>
              <w:right w:w="130" w:type="dxa"/>
            </w:tcMar>
            <w:tcPrChange w:id="92" w:author="Bedsole, Lisa K. [US-US]" w:date="2026-06-24T09:14:00Z" w16du:dateUtc="2026-06-24T13:14:00Z">
              <w:tcPr>
                <w:tcW w:w="6312" w:type="dxa"/>
                <w:gridSpan w:val="6"/>
                <w:tcBorders>
                  <w:top w:val="single" w:sz="6" w:space="0" w:color="000000"/>
                  <w:left w:val="single" w:sz="6" w:space="0" w:color="000000"/>
                  <w:right w:val="single" w:sz="6" w:space="0" w:color="FFFFFF"/>
                </w:tcBorders>
                <w:tcMar>
                  <w:left w:w="58" w:type="dxa"/>
                  <w:right w:w="130" w:type="dxa"/>
                </w:tcMar>
              </w:tcPr>
            </w:tcPrChange>
          </w:tcPr>
          <w:p w14:paraId="0126C2E6" w14:textId="77777777" w:rsidR="000259EE" w:rsidRPr="00943C26" w:rsidRDefault="000259EE" w:rsidP="00FF1BC1">
            <w:pPr>
              <w:spacing w:after="60"/>
              <w:rPr>
                <w:rFonts w:eastAsia="Batang"/>
                <w:sz w:val="20"/>
              </w:rPr>
            </w:pPr>
            <w:r w:rsidRPr="00943C26">
              <w:rPr>
                <w:rFonts w:eastAsia="Batang"/>
                <w:sz w:val="20"/>
              </w:rPr>
              <w:t>9. Performing Organization Name and Address</w:t>
            </w: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93"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470F9F90" w14:textId="77777777" w:rsidR="000259EE" w:rsidRPr="00943C26" w:rsidRDefault="000259EE" w:rsidP="00FF1BC1">
            <w:pPr>
              <w:spacing w:after="60"/>
              <w:rPr>
                <w:rFonts w:eastAsia="Batang"/>
                <w:sz w:val="20"/>
              </w:rPr>
            </w:pPr>
            <w:r w:rsidRPr="00943C26">
              <w:rPr>
                <w:rFonts w:eastAsia="Batang"/>
                <w:sz w:val="20"/>
              </w:rPr>
              <w:t>10. 10. Work Unit No. (TRAIS)</w:t>
            </w:r>
          </w:p>
        </w:tc>
      </w:tr>
      <w:tr w:rsidR="000259EE" w:rsidRPr="00943C26" w14:paraId="46D19ED9" w14:textId="77777777" w:rsidTr="000B5217">
        <w:trPr>
          <w:cantSplit/>
          <w:trHeight w:val="469"/>
          <w:jc w:val="center"/>
          <w:trPrChange w:id="94" w:author="Bedsole, Lisa K. [US-US]" w:date="2026-06-24T09:14:00Z" w16du:dateUtc="2026-06-24T13:14:00Z">
            <w:trPr>
              <w:cantSplit/>
              <w:trHeight w:val="469"/>
              <w:jc w:val="center"/>
            </w:trPr>
          </w:trPrChange>
        </w:trPr>
        <w:tc>
          <w:tcPr>
            <w:tcW w:w="3156" w:type="dxa"/>
            <w:gridSpan w:val="2"/>
            <w:tcBorders>
              <w:top w:val="nil"/>
              <w:left w:val="single" w:sz="6" w:space="0" w:color="000000"/>
              <w:bottom w:val="single" w:sz="6" w:space="0" w:color="FFFFFF"/>
            </w:tcBorders>
            <w:tcMar>
              <w:left w:w="58" w:type="dxa"/>
              <w:right w:w="130" w:type="dxa"/>
            </w:tcMar>
            <w:tcPrChange w:id="95" w:author="Bedsole, Lisa K. [US-US]" w:date="2026-06-24T09:14:00Z" w16du:dateUtc="2026-06-24T13:14:00Z">
              <w:tcPr>
                <w:tcW w:w="3156" w:type="dxa"/>
                <w:gridSpan w:val="2"/>
                <w:tcBorders>
                  <w:top w:val="nil"/>
                  <w:left w:val="single" w:sz="6" w:space="0" w:color="000000"/>
                  <w:bottom w:val="single" w:sz="6" w:space="0" w:color="FFFFFF"/>
                </w:tcBorders>
                <w:tcMar>
                  <w:left w:w="58" w:type="dxa"/>
                  <w:right w:w="130" w:type="dxa"/>
                </w:tcMar>
              </w:tcPr>
            </w:tcPrChange>
          </w:tcPr>
          <w:p w14:paraId="04D7E19B" w14:textId="77777777" w:rsidR="000259EE" w:rsidRPr="00943C26" w:rsidRDefault="000259EE" w:rsidP="00FF1BC1">
            <w:pPr>
              <w:rPr>
                <w:rFonts w:eastAsia="Batang"/>
                <w:sz w:val="20"/>
              </w:rPr>
            </w:pPr>
            <w:r>
              <w:rPr>
                <w:rFonts w:eastAsia="Batang"/>
                <w:sz w:val="20"/>
              </w:rPr>
              <w:t>Leidos</w:t>
            </w:r>
            <w:r w:rsidRPr="00943C26">
              <w:rPr>
                <w:rFonts w:eastAsia="Batang"/>
                <w:sz w:val="20"/>
              </w:rPr>
              <w:t xml:space="preserve"> Inc.</w:t>
            </w:r>
          </w:p>
          <w:p w14:paraId="68F6A22A" w14:textId="77777777" w:rsidR="000259EE" w:rsidRPr="00943C26" w:rsidRDefault="000259EE" w:rsidP="00FF1BC1">
            <w:pPr>
              <w:rPr>
                <w:rFonts w:eastAsia="Batang"/>
                <w:sz w:val="20"/>
              </w:rPr>
            </w:pPr>
            <w:r w:rsidRPr="00943C26">
              <w:rPr>
                <w:rFonts w:eastAsia="Batang"/>
                <w:sz w:val="20"/>
              </w:rPr>
              <w:t>11251 Roger Bacon Drive</w:t>
            </w:r>
          </w:p>
          <w:p w14:paraId="58B82190" w14:textId="77777777" w:rsidR="000259EE" w:rsidRPr="00943C26" w:rsidRDefault="000259EE" w:rsidP="00FF1BC1">
            <w:pPr>
              <w:rPr>
                <w:rFonts w:eastAsia="Batang"/>
                <w:sz w:val="20"/>
              </w:rPr>
            </w:pPr>
            <w:r w:rsidRPr="00943C26">
              <w:rPr>
                <w:rFonts w:eastAsia="Batang"/>
                <w:sz w:val="20"/>
              </w:rPr>
              <w:t>Reston, VA 20190</w:t>
            </w:r>
          </w:p>
        </w:tc>
        <w:tc>
          <w:tcPr>
            <w:tcW w:w="2956" w:type="dxa"/>
            <w:gridSpan w:val="3"/>
            <w:tcBorders>
              <w:top w:val="nil"/>
              <w:bottom w:val="single" w:sz="6" w:space="0" w:color="FFFFFF"/>
              <w:right w:val="single" w:sz="6" w:space="0" w:color="FFFFFF"/>
            </w:tcBorders>
            <w:tcPrChange w:id="96" w:author="Bedsole, Lisa K. [US-US]" w:date="2026-06-24T09:14:00Z" w16du:dateUtc="2026-06-24T13:14:00Z">
              <w:tcPr>
                <w:tcW w:w="3156" w:type="dxa"/>
                <w:gridSpan w:val="4"/>
                <w:tcBorders>
                  <w:top w:val="nil"/>
                  <w:bottom w:val="single" w:sz="6" w:space="0" w:color="FFFFFF"/>
                  <w:right w:val="single" w:sz="6" w:space="0" w:color="FFFFFF"/>
                </w:tcBorders>
              </w:tcPr>
            </w:tcPrChange>
          </w:tcPr>
          <w:p w14:paraId="2AEC7844" w14:textId="77777777" w:rsidR="000259EE" w:rsidRPr="00943C26" w:rsidRDefault="000259EE" w:rsidP="00FF1BC1">
            <w:pPr>
              <w:rPr>
                <w:rFonts w:eastAsia="Batang"/>
                <w:sz w:val="20"/>
              </w:rPr>
            </w:pP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97"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4CCE9235" w14:textId="77777777" w:rsidR="000259EE" w:rsidRPr="00943C26" w:rsidRDefault="000259EE" w:rsidP="00FF1BC1">
            <w:pPr>
              <w:rPr>
                <w:rFonts w:eastAsia="Batang"/>
                <w:sz w:val="20"/>
              </w:rPr>
            </w:pPr>
            <w:r w:rsidRPr="00943C26">
              <w:rPr>
                <w:rFonts w:eastAsia="Batang"/>
                <w:sz w:val="20"/>
              </w:rPr>
              <w:t>11. Contract or Grant No.</w:t>
            </w:r>
          </w:p>
          <w:p w14:paraId="2BCBDC5D" w14:textId="5210899F" w:rsidR="000259EE" w:rsidRPr="00943C26" w:rsidRDefault="000B5217" w:rsidP="00FF1BC1">
            <w:pPr>
              <w:rPr>
                <w:rFonts w:eastAsia="Batang"/>
                <w:sz w:val="20"/>
              </w:rPr>
            </w:pPr>
            <w:ins w:id="98" w:author="Bedsole, Lisa K. [US-US]" w:date="2026-06-24T09:14:00Z" w16du:dateUtc="2026-06-24T13:14:00Z">
              <w:r w:rsidRPr="000B5217">
                <w:rPr>
                  <w:rFonts w:eastAsia="Batang"/>
                  <w:sz w:val="20"/>
                </w:rPr>
                <w:t>693JJ321D000010 / 693JJ325F00203N</w:t>
              </w:r>
            </w:ins>
          </w:p>
        </w:tc>
      </w:tr>
      <w:tr w:rsidR="000259EE" w:rsidRPr="00943C26" w14:paraId="4E8615A8" w14:textId="77777777" w:rsidTr="000B5217">
        <w:trPr>
          <w:cantSplit/>
          <w:trHeight w:val="633"/>
          <w:jc w:val="center"/>
          <w:trPrChange w:id="99" w:author="Bedsole, Lisa K. [US-US]" w:date="2026-06-24T09:14:00Z" w16du:dateUtc="2026-06-24T13:14:00Z">
            <w:trPr>
              <w:cantSplit/>
              <w:trHeight w:val="633"/>
              <w:jc w:val="center"/>
            </w:trPr>
          </w:trPrChange>
        </w:trPr>
        <w:tc>
          <w:tcPr>
            <w:tcW w:w="6112" w:type="dxa"/>
            <w:gridSpan w:val="5"/>
            <w:vMerge w:val="restart"/>
            <w:tcBorders>
              <w:top w:val="single" w:sz="6" w:space="0" w:color="000000"/>
              <w:left w:val="single" w:sz="6" w:space="0" w:color="000000"/>
              <w:bottom w:val="nil"/>
              <w:right w:val="single" w:sz="6" w:space="0" w:color="FFFFFF"/>
            </w:tcBorders>
            <w:tcMar>
              <w:left w:w="58" w:type="dxa"/>
              <w:right w:w="130" w:type="dxa"/>
            </w:tcMar>
            <w:tcPrChange w:id="100" w:author="Bedsole, Lisa K. [US-US]" w:date="2026-06-24T09:14:00Z" w16du:dateUtc="2026-06-24T13:14:00Z">
              <w:tcPr>
                <w:tcW w:w="6312" w:type="dxa"/>
                <w:gridSpan w:val="6"/>
                <w:vMerge w:val="restart"/>
                <w:tcBorders>
                  <w:top w:val="single" w:sz="6" w:space="0" w:color="000000"/>
                  <w:left w:val="single" w:sz="6" w:space="0" w:color="000000"/>
                  <w:bottom w:val="nil"/>
                  <w:right w:val="single" w:sz="6" w:space="0" w:color="FFFFFF"/>
                </w:tcBorders>
                <w:tcMar>
                  <w:left w:w="58" w:type="dxa"/>
                  <w:right w:w="130" w:type="dxa"/>
                </w:tcMar>
              </w:tcPr>
            </w:tcPrChange>
          </w:tcPr>
          <w:p w14:paraId="72C7B41C" w14:textId="77777777" w:rsidR="000259EE" w:rsidRPr="00943C26" w:rsidRDefault="000259EE" w:rsidP="00FF1BC1">
            <w:pPr>
              <w:spacing w:after="60"/>
              <w:rPr>
                <w:rFonts w:eastAsia="Batang"/>
                <w:sz w:val="20"/>
              </w:rPr>
            </w:pPr>
            <w:r w:rsidRPr="00943C26">
              <w:rPr>
                <w:rFonts w:eastAsia="Batang"/>
                <w:sz w:val="20"/>
              </w:rPr>
              <w:t>12. Sponsoring Agency Name and Address</w:t>
            </w:r>
          </w:p>
          <w:p w14:paraId="725588BC" w14:textId="77777777" w:rsidR="000259EE" w:rsidRPr="00943C26" w:rsidRDefault="000259EE" w:rsidP="00FF1BC1">
            <w:pPr>
              <w:rPr>
                <w:rFonts w:eastAsia="Batang"/>
                <w:sz w:val="20"/>
              </w:rPr>
            </w:pPr>
            <w:r w:rsidRPr="00943C26">
              <w:rPr>
                <w:rFonts w:eastAsia="Batang"/>
                <w:sz w:val="20"/>
              </w:rPr>
              <w:t>U.S. Department of Transportation</w:t>
            </w:r>
          </w:p>
          <w:p w14:paraId="566B8A28" w14:textId="77777777" w:rsidR="000259EE" w:rsidRPr="00943C26" w:rsidRDefault="000259EE" w:rsidP="00FF1BC1">
            <w:pPr>
              <w:rPr>
                <w:rFonts w:eastAsia="Batang"/>
                <w:sz w:val="20"/>
              </w:rPr>
            </w:pPr>
            <w:r w:rsidRPr="00943C26">
              <w:rPr>
                <w:rFonts w:eastAsia="Batang"/>
                <w:sz w:val="20"/>
              </w:rPr>
              <w:t>Federal Highway Administration</w:t>
            </w:r>
          </w:p>
          <w:p w14:paraId="76A01617" w14:textId="77777777" w:rsidR="000259EE" w:rsidRPr="00943C26" w:rsidRDefault="000259EE" w:rsidP="00FF1BC1">
            <w:pPr>
              <w:rPr>
                <w:rFonts w:eastAsia="Batang"/>
                <w:sz w:val="20"/>
              </w:rPr>
            </w:pPr>
            <w:r w:rsidRPr="00943C26">
              <w:rPr>
                <w:rFonts w:eastAsia="Batang"/>
                <w:sz w:val="20"/>
              </w:rPr>
              <w:t>1200 New Jersey Avenue, SE</w:t>
            </w:r>
          </w:p>
          <w:p w14:paraId="767C7054" w14:textId="77777777" w:rsidR="000259EE" w:rsidRPr="00943C26" w:rsidRDefault="000259EE" w:rsidP="00FF1BC1">
            <w:pPr>
              <w:rPr>
                <w:rFonts w:eastAsia="Batang"/>
                <w:sz w:val="20"/>
              </w:rPr>
            </w:pPr>
            <w:r w:rsidRPr="00943C26">
              <w:rPr>
                <w:rFonts w:eastAsia="Batang"/>
                <w:sz w:val="20"/>
              </w:rPr>
              <w:t>Washington, DC 20590</w:t>
            </w: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101"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1EEE5003" w14:textId="77777777" w:rsidR="000259EE" w:rsidRPr="00943C26" w:rsidRDefault="000259EE" w:rsidP="00FF1BC1">
            <w:pPr>
              <w:spacing w:after="60"/>
              <w:rPr>
                <w:rFonts w:eastAsia="Batang"/>
                <w:sz w:val="20"/>
              </w:rPr>
            </w:pPr>
            <w:r w:rsidRPr="00943C26">
              <w:rPr>
                <w:rFonts w:eastAsia="Batang"/>
                <w:sz w:val="20"/>
              </w:rPr>
              <w:t>13. Type of Report and Period Covered</w:t>
            </w:r>
          </w:p>
          <w:p w14:paraId="3780428E" w14:textId="08D921FB" w:rsidR="000259EE" w:rsidRPr="00943C26" w:rsidRDefault="00E644D7" w:rsidP="00FF1BC1">
            <w:pPr>
              <w:rPr>
                <w:rFonts w:eastAsia="Batang"/>
                <w:sz w:val="20"/>
              </w:rPr>
            </w:pPr>
            <w:ins w:id="102" w:author="Bedsole, Lisa K. [US-US]" w:date="2026-06-24T09:14:00Z" w16du:dateUtc="2026-06-24T13:14:00Z">
              <w:r w:rsidRPr="00E644D7">
                <w:rPr>
                  <w:rFonts w:eastAsia="Batang"/>
                  <w:sz w:val="20"/>
                </w:rPr>
                <w:t>T</w:t>
              </w:r>
              <w:r>
                <w:rPr>
                  <w:rFonts w:eastAsia="Batang"/>
                  <w:sz w:val="20"/>
                </w:rPr>
                <w:t>echnical</w:t>
              </w:r>
              <w:r w:rsidRPr="00E644D7">
                <w:rPr>
                  <w:rFonts w:eastAsia="Batang"/>
                  <w:sz w:val="20"/>
                </w:rPr>
                <w:t xml:space="preserve"> Report; October 2025 – May 2026</w:t>
              </w:r>
              <w:r>
                <w:rPr>
                  <w:rFonts w:eastAsia="Batang"/>
                  <w:sz w:val="20"/>
                </w:rPr>
                <w:t xml:space="preserve"> </w:t>
              </w:r>
            </w:ins>
          </w:p>
        </w:tc>
      </w:tr>
      <w:tr w:rsidR="000259EE" w:rsidRPr="00943C26" w14:paraId="0E98C65A" w14:textId="77777777" w:rsidTr="000B5217">
        <w:trPr>
          <w:cantSplit/>
          <w:trHeight w:val="138"/>
          <w:jc w:val="center"/>
          <w:trPrChange w:id="103" w:author="Bedsole, Lisa K. [US-US]" w:date="2026-06-24T09:14:00Z" w16du:dateUtc="2026-06-24T13:14:00Z">
            <w:trPr>
              <w:cantSplit/>
              <w:trHeight w:val="138"/>
              <w:jc w:val="center"/>
            </w:trPr>
          </w:trPrChange>
        </w:trPr>
        <w:tc>
          <w:tcPr>
            <w:tcW w:w="6112" w:type="dxa"/>
            <w:gridSpan w:val="5"/>
            <w:vMerge/>
            <w:tcBorders>
              <w:top w:val="nil"/>
              <w:left w:val="single" w:sz="6" w:space="0" w:color="000000"/>
              <w:bottom w:val="single" w:sz="6" w:space="0" w:color="FFFFFF"/>
              <w:right w:val="single" w:sz="6" w:space="0" w:color="FFFFFF"/>
            </w:tcBorders>
            <w:tcMar>
              <w:left w:w="58" w:type="dxa"/>
              <w:right w:w="130" w:type="dxa"/>
            </w:tcMar>
            <w:tcPrChange w:id="104" w:author="Bedsole, Lisa K. [US-US]" w:date="2026-06-24T09:14:00Z" w16du:dateUtc="2026-06-24T13:14:00Z">
              <w:tcPr>
                <w:tcW w:w="6312" w:type="dxa"/>
                <w:gridSpan w:val="6"/>
                <w:vMerge/>
                <w:tcBorders>
                  <w:top w:val="nil"/>
                  <w:left w:val="single" w:sz="6" w:space="0" w:color="000000"/>
                  <w:bottom w:val="single" w:sz="6" w:space="0" w:color="FFFFFF"/>
                  <w:right w:val="single" w:sz="6" w:space="0" w:color="FFFFFF"/>
                </w:tcBorders>
                <w:tcMar>
                  <w:left w:w="58" w:type="dxa"/>
                  <w:right w:w="130" w:type="dxa"/>
                </w:tcMar>
              </w:tcPr>
            </w:tcPrChange>
          </w:tcPr>
          <w:p w14:paraId="08F9A03B" w14:textId="77777777" w:rsidR="000259EE" w:rsidRPr="00943C26" w:rsidRDefault="000259EE" w:rsidP="00FF1BC1">
            <w:pPr>
              <w:rPr>
                <w:rFonts w:eastAsia="Batang"/>
                <w:sz w:val="20"/>
              </w:rPr>
            </w:pPr>
          </w:p>
        </w:tc>
        <w:tc>
          <w:tcPr>
            <w:tcW w:w="35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Change w:id="105" w:author="Bedsole, Lisa K. [US-US]" w:date="2026-06-24T09:14:00Z" w16du:dateUtc="2026-06-24T13:14:00Z">
              <w:tcPr>
                <w:tcW w:w="3303" w:type="dxa"/>
                <w:gridSpan w:val="3"/>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6B84B4DF" w14:textId="77777777" w:rsidR="000259EE" w:rsidRPr="00943C26" w:rsidRDefault="000259EE" w:rsidP="00FF1BC1">
            <w:pPr>
              <w:spacing w:after="60"/>
              <w:rPr>
                <w:rFonts w:eastAsia="Batang"/>
                <w:sz w:val="20"/>
              </w:rPr>
            </w:pPr>
            <w:r w:rsidRPr="00943C26">
              <w:rPr>
                <w:rFonts w:eastAsia="Batang"/>
                <w:sz w:val="20"/>
              </w:rPr>
              <w:t>14. Sponsoring Agency Code</w:t>
            </w:r>
          </w:p>
          <w:p w14:paraId="5D1BCD1D" w14:textId="167521F2" w:rsidR="000259EE" w:rsidRPr="00943C26" w:rsidRDefault="0009657B" w:rsidP="00FF1BC1">
            <w:pPr>
              <w:rPr>
                <w:rFonts w:eastAsia="Batang"/>
                <w:sz w:val="20"/>
              </w:rPr>
            </w:pPr>
            <w:ins w:id="106" w:author="Bedsole, Lisa K. [US-US]" w:date="2026-06-24T09:14:00Z" w16du:dateUtc="2026-06-24T13:14:00Z">
              <w:r w:rsidRPr="004C29A7">
                <w:rPr>
                  <w:sz w:val="20"/>
                  <w:szCs w:val="20"/>
                </w:rPr>
                <w:t>HRSO-40</w:t>
              </w:r>
            </w:ins>
          </w:p>
        </w:tc>
      </w:tr>
      <w:tr w:rsidR="000259EE" w:rsidRPr="00943C26" w14:paraId="487C5D79" w14:textId="77777777" w:rsidTr="00FF1BC1">
        <w:trPr>
          <w:trHeight w:val="435"/>
          <w:jc w:val="center"/>
        </w:trPr>
        <w:tc>
          <w:tcPr>
            <w:tcW w:w="9615" w:type="dxa"/>
            <w:gridSpan w:val="8"/>
            <w:tcBorders>
              <w:top w:val="single" w:sz="6" w:space="0" w:color="000000"/>
              <w:left w:val="single" w:sz="6" w:space="0" w:color="000000"/>
              <w:bottom w:val="single" w:sz="6" w:space="0" w:color="FFFFFF"/>
              <w:right w:val="single" w:sz="6" w:space="0" w:color="000000"/>
            </w:tcBorders>
            <w:tcMar>
              <w:left w:w="58" w:type="dxa"/>
              <w:right w:w="130" w:type="dxa"/>
            </w:tcMar>
          </w:tcPr>
          <w:p w14:paraId="15FE24FE" w14:textId="77777777" w:rsidR="000259EE" w:rsidRPr="00450463" w:rsidRDefault="000259EE" w:rsidP="00FF1BC1">
            <w:pPr>
              <w:spacing w:after="60"/>
              <w:rPr>
                <w:rFonts w:eastAsia="Batang"/>
                <w:iCs/>
                <w:sz w:val="20"/>
              </w:rPr>
            </w:pPr>
            <w:r w:rsidRPr="00943C26">
              <w:rPr>
                <w:rFonts w:eastAsia="Batang"/>
                <w:sz w:val="20"/>
              </w:rPr>
              <w:t>15. Supplementary Notes</w:t>
            </w:r>
          </w:p>
          <w:p w14:paraId="51DDE3E3" w14:textId="44533FAF" w:rsidR="000259EE" w:rsidRPr="00943C26" w:rsidRDefault="00E5018A" w:rsidP="00E5018A">
            <w:pPr>
              <w:spacing w:after="20"/>
              <w:rPr>
                <w:rFonts w:eastAsia="Batang"/>
                <w:i/>
                <w:sz w:val="20"/>
              </w:rPr>
            </w:pPr>
            <w:r w:rsidRPr="004C29A7">
              <w:rPr>
                <w:rFonts w:eastAsia="Batang"/>
                <w:sz w:val="20"/>
              </w:rPr>
              <w:t xml:space="preserve"> </w:t>
            </w:r>
            <w:ins w:id="107" w:author="Bedsole, Lisa K. [US-US]" w:date="2026-06-24T09:14:00Z" w16du:dateUtc="2026-06-24T13:14:00Z">
              <w:r w:rsidR="00450463" w:rsidRPr="004C29A7">
                <w:rPr>
                  <w:rFonts w:eastAsia="Batang"/>
                  <w:sz w:val="20"/>
                </w:rPr>
                <w:t>The Federal TOCOR for this project is Walter During.</w:t>
              </w:r>
            </w:ins>
          </w:p>
        </w:tc>
      </w:tr>
      <w:tr w:rsidR="000259EE" w:rsidRPr="00943C26" w14:paraId="4207FC3A" w14:textId="77777777" w:rsidTr="00FF1BC1">
        <w:trPr>
          <w:trHeight w:val="2714"/>
          <w:jc w:val="center"/>
        </w:trPr>
        <w:tc>
          <w:tcPr>
            <w:tcW w:w="9615" w:type="dxa"/>
            <w:gridSpan w:val="8"/>
            <w:tcBorders>
              <w:top w:val="single" w:sz="6" w:space="0" w:color="000000"/>
              <w:left w:val="single" w:sz="6" w:space="0" w:color="000000"/>
              <w:bottom w:val="single" w:sz="6" w:space="0" w:color="FFFFFF"/>
              <w:right w:val="single" w:sz="6" w:space="0" w:color="000000"/>
            </w:tcBorders>
            <w:tcMar>
              <w:left w:w="58" w:type="dxa"/>
              <w:right w:w="130" w:type="dxa"/>
            </w:tcMar>
          </w:tcPr>
          <w:p w14:paraId="661AB4E9" w14:textId="77777777" w:rsidR="000259EE" w:rsidRPr="00943C26" w:rsidRDefault="000259EE" w:rsidP="00FF1BC1">
            <w:pPr>
              <w:spacing w:after="60"/>
              <w:rPr>
                <w:rFonts w:eastAsia="Batang"/>
                <w:sz w:val="20"/>
              </w:rPr>
            </w:pPr>
            <w:r w:rsidRPr="00943C26">
              <w:rPr>
                <w:rFonts w:eastAsia="Batang"/>
                <w:sz w:val="20"/>
              </w:rPr>
              <w:t>16. Abstract</w:t>
            </w:r>
          </w:p>
          <w:p w14:paraId="299B3333" w14:textId="77777777" w:rsidR="000259EE" w:rsidRPr="00943C26" w:rsidRDefault="00E5018A" w:rsidP="00FF1BC1">
            <w:pPr>
              <w:spacing w:after="40"/>
              <w:rPr>
                <w:rFonts w:eastAsia="Batang"/>
                <w:sz w:val="20"/>
              </w:rPr>
            </w:pPr>
            <w:r w:rsidRPr="00E5018A">
              <w:rPr>
                <w:rFonts w:eastAsia="Batang"/>
                <w:i/>
                <w:color w:val="A6A6A6" w:themeColor="background1" w:themeShade="A6"/>
                <w:sz w:val="20"/>
              </w:rPr>
              <w:t>[abstract should be 150–300 words]</w:t>
            </w:r>
          </w:p>
        </w:tc>
      </w:tr>
      <w:tr w:rsidR="000259EE" w:rsidRPr="00943C26" w14:paraId="65E21271" w14:textId="77777777" w:rsidTr="00E04D5E">
        <w:trPr>
          <w:trHeight w:val="1155"/>
          <w:jc w:val="center"/>
          <w:trPrChange w:id="108" w:author="Bedsole, Lisa K. [US-US]" w:date="2026-06-24T09:15:00Z" w16du:dateUtc="2026-06-24T13:15:00Z">
            <w:trPr>
              <w:trHeight w:val="1155"/>
              <w:jc w:val="center"/>
            </w:trPr>
          </w:trPrChange>
        </w:trPr>
        <w:tc>
          <w:tcPr>
            <w:tcW w:w="5482" w:type="dxa"/>
            <w:gridSpan w:val="4"/>
            <w:tcBorders>
              <w:top w:val="single" w:sz="6" w:space="0" w:color="000000"/>
              <w:left w:val="single" w:sz="6" w:space="0" w:color="000000"/>
              <w:bottom w:val="single" w:sz="6" w:space="0" w:color="FFFFFF"/>
              <w:right w:val="single" w:sz="6" w:space="0" w:color="FFFFFF"/>
            </w:tcBorders>
            <w:tcMar>
              <w:left w:w="58" w:type="dxa"/>
              <w:right w:w="130" w:type="dxa"/>
            </w:tcMar>
            <w:tcPrChange w:id="109" w:author="Bedsole, Lisa K. [US-US]" w:date="2026-06-24T09:15:00Z" w16du:dateUtc="2026-06-24T13:15:00Z">
              <w:tcPr>
                <w:tcW w:w="5898" w:type="dxa"/>
                <w:gridSpan w:val="4"/>
                <w:tcBorders>
                  <w:top w:val="single" w:sz="6" w:space="0" w:color="000000"/>
                  <w:left w:val="single" w:sz="6" w:space="0" w:color="000000"/>
                  <w:bottom w:val="single" w:sz="6" w:space="0" w:color="FFFFFF"/>
                  <w:right w:val="single" w:sz="6" w:space="0" w:color="FFFFFF"/>
                </w:tcBorders>
                <w:tcMar>
                  <w:left w:w="58" w:type="dxa"/>
                  <w:right w:w="130" w:type="dxa"/>
                </w:tcMar>
              </w:tcPr>
            </w:tcPrChange>
          </w:tcPr>
          <w:p w14:paraId="47640899" w14:textId="77777777" w:rsidR="000259EE" w:rsidRPr="00943C26" w:rsidRDefault="000259EE" w:rsidP="00FF1BC1">
            <w:pPr>
              <w:widowControl w:val="0"/>
              <w:spacing w:after="60"/>
              <w:rPr>
                <w:rFonts w:eastAsia="Batang"/>
                <w:sz w:val="20"/>
              </w:rPr>
            </w:pPr>
            <w:r w:rsidRPr="00943C26">
              <w:rPr>
                <w:rFonts w:eastAsia="Batang"/>
                <w:sz w:val="20"/>
              </w:rPr>
              <w:t>17. Key Words</w:t>
            </w:r>
          </w:p>
          <w:p w14:paraId="63AAB304" w14:textId="16FBE3AF" w:rsidR="000259EE" w:rsidRPr="00943C26" w:rsidRDefault="004432D4" w:rsidP="00FF1BC1">
            <w:pPr>
              <w:rPr>
                <w:rFonts w:eastAsia="Batang"/>
                <w:spacing w:val="-1"/>
                <w:sz w:val="20"/>
              </w:rPr>
            </w:pPr>
            <w:ins w:id="110" w:author="Bedsole, Lisa K. [US-US]" w:date="2026-06-24T09:15:00Z" w16du:dateUtc="2026-06-24T13:15:00Z">
              <w:r w:rsidRPr="004432D4">
                <w:rPr>
                  <w:rFonts w:eastAsia="Batang"/>
                  <w:spacing w:val="-1"/>
                  <w:sz w:val="20"/>
                </w:rPr>
                <w:t>Automated driving system (ADS), sensor, camera, lidar, computer vision, roadway imagery, infrastructure</w:t>
              </w:r>
            </w:ins>
          </w:p>
        </w:tc>
        <w:tc>
          <w:tcPr>
            <w:tcW w:w="4133" w:type="dxa"/>
            <w:gridSpan w:val="4"/>
            <w:tcBorders>
              <w:top w:val="single" w:sz="6" w:space="0" w:color="000000"/>
              <w:left w:val="single" w:sz="6" w:space="0" w:color="000000"/>
              <w:bottom w:val="single" w:sz="6" w:space="0" w:color="FFFFFF"/>
              <w:right w:val="single" w:sz="6" w:space="0" w:color="000000"/>
            </w:tcBorders>
            <w:tcMar>
              <w:left w:w="58" w:type="dxa"/>
              <w:right w:w="130" w:type="dxa"/>
            </w:tcMar>
            <w:tcPrChange w:id="111" w:author="Bedsole, Lisa K. [US-US]" w:date="2026-06-24T09:15:00Z" w16du:dateUtc="2026-06-24T13:15:00Z">
              <w:tcPr>
                <w:tcW w:w="3717" w:type="dxa"/>
                <w:gridSpan w:val="5"/>
                <w:tcBorders>
                  <w:top w:val="single" w:sz="6" w:space="0" w:color="000000"/>
                  <w:left w:val="single" w:sz="6" w:space="0" w:color="000000"/>
                  <w:bottom w:val="single" w:sz="6" w:space="0" w:color="FFFFFF"/>
                  <w:right w:val="single" w:sz="6" w:space="0" w:color="000000"/>
                </w:tcBorders>
                <w:tcMar>
                  <w:left w:w="58" w:type="dxa"/>
                  <w:right w:w="130" w:type="dxa"/>
                </w:tcMar>
              </w:tcPr>
            </w:tcPrChange>
          </w:tcPr>
          <w:p w14:paraId="26A28DB3" w14:textId="77777777" w:rsidR="000259EE" w:rsidRPr="00943C26" w:rsidRDefault="000259EE" w:rsidP="00FF1BC1">
            <w:pPr>
              <w:spacing w:after="60"/>
              <w:rPr>
                <w:rFonts w:eastAsia="Batang"/>
                <w:sz w:val="20"/>
              </w:rPr>
            </w:pPr>
            <w:r w:rsidRPr="00943C26">
              <w:rPr>
                <w:rFonts w:eastAsia="Batang"/>
                <w:sz w:val="20"/>
              </w:rPr>
              <w:t>18. Distribution Statement</w:t>
            </w:r>
          </w:p>
          <w:p w14:paraId="5BF36E96" w14:textId="77777777" w:rsidR="00E04D5E" w:rsidRPr="00E04D5E" w:rsidRDefault="000259EE" w:rsidP="00E04D5E">
            <w:pPr>
              <w:pStyle w:val="FHWATRDPageStyleOnly"/>
              <w:rPr>
                <w:ins w:id="112" w:author="Bedsole, Lisa K. [US-US]" w:date="2026-06-24T09:15:00Z" w16du:dateUtc="2026-06-24T13:15:00Z"/>
              </w:rPr>
            </w:pPr>
            <w:r w:rsidRPr="00943C26">
              <w:rPr>
                <w:rFonts w:eastAsia="Batang"/>
              </w:rPr>
              <w:t>No restrictions.</w:t>
            </w:r>
            <w:ins w:id="113" w:author="Bedsole, Lisa K. [US-US]" w:date="2026-06-24T09:15:00Z" w16du:dateUtc="2026-06-24T13:15:00Z">
              <w:r w:rsidR="00E04D5E" w:rsidRPr="00E04D5E">
                <w:rPr>
                  <w:rFonts w:eastAsia="Batang"/>
                </w:rPr>
                <w:t xml:space="preserve"> </w:t>
              </w:r>
              <w:r w:rsidR="00E04D5E" w:rsidRPr="00E04D5E">
                <w:t>This document is available to the public through the National Technical Information Service, Springfield, VA 22161.</w:t>
              </w:r>
            </w:ins>
          </w:p>
          <w:p w14:paraId="4522DF6C" w14:textId="24E645EA" w:rsidR="000259EE" w:rsidRPr="00943C26" w:rsidRDefault="00E04D5E" w:rsidP="00E04D5E">
            <w:pPr>
              <w:rPr>
                <w:rFonts w:eastAsia="Batang"/>
                <w:sz w:val="20"/>
              </w:rPr>
            </w:pPr>
            <w:ins w:id="114" w:author="Bedsole, Lisa K. [US-US]" w:date="2026-06-24T09:15:00Z" w16du:dateUtc="2026-06-24T13:15:00Z">
              <w:r w:rsidRPr="004C29A7">
                <w:rPr>
                  <w:sz w:val="20"/>
                  <w:szCs w:val="20"/>
                  <w:u w:val="single"/>
                </w:rPr>
                <w:t>https://www.ntis.gov</w:t>
              </w:r>
            </w:ins>
          </w:p>
        </w:tc>
      </w:tr>
      <w:tr w:rsidR="000259EE" w:rsidRPr="005C644E" w14:paraId="5AB5665D" w14:textId="77777777" w:rsidTr="00FF1BC1">
        <w:trPr>
          <w:trHeight w:val="391"/>
          <w:jc w:val="center"/>
        </w:trPr>
        <w:tc>
          <w:tcPr>
            <w:tcW w:w="3420" w:type="dxa"/>
            <w:gridSpan w:val="3"/>
            <w:tcBorders>
              <w:top w:val="single" w:sz="6" w:space="0" w:color="000000"/>
              <w:left w:val="single" w:sz="6" w:space="0" w:color="000000"/>
              <w:bottom w:val="single" w:sz="4" w:space="0" w:color="auto"/>
              <w:right w:val="single" w:sz="6" w:space="0" w:color="FFFFFF"/>
            </w:tcBorders>
            <w:tcMar>
              <w:left w:w="58" w:type="dxa"/>
              <w:right w:w="130" w:type="dxa"/>
            </w:tcMar>
          </w:tcPr>
          <w:p w14:paraId="2CEA5B95" w14:textId="77777777" w:rsidR="000259EE" w:rsidRPr="00943C26" w:rsidRDefault="000259EE" w:rsidP="00FF1BC1">
            <w:pPr>
              <w:spacing w:after="60"/>
              <w:rPr>
                <w:rFonts w:eastAsia="Batang"/>
                <w:sz w:val="20"/>
              </w:rPr>
            </w:pPr>
            <w:r w:rsidRPr="00943C26">
              <w:rPr>
                <w:rFonts w:eastAsia="Batang"/>
                <w:sz w:val="20"/>
              </w:rPr>
              <w:t>19. Security Classif. (of this report)</w:t>
            </w:r>
          </w:p>
          <w:p w14:paraId="35C83780" w14:textId="77777777" w:rsidR="000259EE" w:rsidRPr="00943C26" w:rsidRDefault="000259EE" w:rsidP="00FF1BC1">
            <w:pPr>
              <w:rPr>
                <w:rFonts w:eastAsia="Batang"/>
                <w:sz w:val="20"/>
              </w:rPr>
            </w:pPr>
            <w:r w:rsidRPr="00943C26">
              <w:rPr>
                <w:rFonts w:eastAsia="Batang"/>
                <w:sz w:val="20"/>
              </w:rPr>
              <w:t>Unclassified</w:t>
            </w:r>
          </w:p>
        </w:tc>
        <w:tc>
          <w:tcPr>
            <w:tcW w:w="3334" w:type="dxa"/>
            <w:gridSpan w:val="3"/>
            <w:tcBorders>
              <w:top w:val="single" w:sz="6" w:space="0" w:color="000000"/>
              <w:left w:val="single" w:sz="6" w:space="0" w:color="000000"/>
              <w:bottom w:val="single" w:sz="4" w:space="0" w:color="auto"/>
              <w:right w:val="single" w:sz="6" w:space="0" w:color="FFFFFF"/>
            </w:tcBorders>
            <w:tcMar>
              <w:left w:w="58" w:type="dxa"/>
              <w:right w:w="130" w:type="dxa"/>
            </w:tcMar>
          </w:tcPr>
          <w:p w14:paraId="5D05F134" w14:textId="77777777" w:rsidR="000259EE" w:rsidRPr="00943C26" w:rsidRDefault="000259EE" w:rsidP="00FF1BC1">
            <w:pPr>
              <w:spacing w:after="60"/>
              <w:rPr>
                <w:rFonts w:eastAsia="Batang"/>
                <w:sz w:val="20"/>
              </w:rPr>
            </w:pPr>
            <w:r w:rsidRPr="00943C26">
              <w:rPr>
                <w:rFonts w:eastAsia="Batang"/>
                <w:sz w:val="20"/>
              </w:rPr>
              <w:t>20. Security Classif. (of this page)</w:t>
            </w:r>
          </w:p>
          <w:p w14:paraId="48035193" w14:textId="77777777" w:rsidR="000259EE" w:rsidRPr="00943C26" w:rsidRDefault="000259EE" w:rsidP="00FF1BC1">
            <w:pPr>
              <w:rPr>
                <w:rFonts w:eastAsia="Batang"/>
                <w:sz w:val="20"/>
              </w:rPr>
            </w:pPr>
            <w:r w:rsidRPr="00943C26">
              <w:rPr>
                <w:rFonts w:eastAsia="Batang"/>
                <w:sz w:val="20"/>
              </w:rPr>
              <w:t>Unclassified</w:t>
            </w:r>
          </w:p>
        </w:tc>
        <w:tc>
          <w:tcPr>
            <w:tcW w:w="1621" w:type="dxa"/>
            <w:tcBorders>
              <w:top w:val="single" w:sz="6" w:space="0" w:color="000000"/>
              <w:left w:val="single" w:sz="6" w:space="0" w:color="000000"/>
              <w:bottom w:val="single" w:sz="4" w:space="0" w:color="auto"/>
              <w:right w:val="single" w:sz="6" w:space="0" w:color="FFFFFF"/>
            </w:tcBorders>
            <w:tcMar>
              <w:left w:w="58" w:type="dxa"/>
              <w:right w:w="130" w:type="dxa"/>
            </w:tcMar>
          </w:tcPr>
          <w:p w14:paraId="425D4DA4" w14:textId="77777777" w:rsidR="000259EE" w:rsidRPr="00943C26" w:rsidRDefault="000259EE" w:rsidP="00FF1BC1">
            <w:pPr>
              <w:rPr>
                <w:rFonts w:eastAsia="Batang"/>
                <w:sz w:val="20"/>
              </w:rPr>
            </w:pPr>
            <w:r w:rsidRPr="00943C26">
              <w:rPr>
                <w:rFonts w:eastAsia="Batang"/>
                <w:sz w:val="20"/>
              </w:rPr>
              <w:t>21. No. of Pages</w:t>
            </w:r>
          </w:p>
          <w:p w14:paraId="1078733C" w14:textId="12678099" w:rsidR="000259EE" w:rsidRPr="00943C26" w:rsidRDefault="00E04D5E" w:rsidP="00FF1BC1">
            <w:pPr>
              <w:rPr>
                <w:rFonts w:eastAsia="Batang"/>
                <w:sz w:val="20"/>
              </w:rPr>
            </w:pPr>
            <w:ins w:id="115" w:author="Bedsole, Lisa K. [US-US]" w:date="2026-06-24T09:15:00Z" w16du:dateUtc="2026-06-24T13:15:00Z">
              <w:r w:rsidRPr="004C29A7">
                <w:rPr>
                  <w:rFonts w:eastAsia="Batang"/>
                  <w:sz w:val="20"/>
                  <w:highlight w:val="yellow"/>
                </w:rPr>
                <w:t>TBD</w:t>
              </w:r>
            </w:ins>
          </w:p>
        </w:tc>
        <w:tc>
          <w:tcPr>
            <w:tcW w:w="1240" w:type="dxa"/>
            <w:tcBorders>
              <w:top w:val="single" w:sz="6" w:space="0" w:color="000000"/>
              <w:left w:val="single" w:sz="6" w:space="0" w:color="000000"/>
              <w:bottom w:val="single" w:sz="4" w:space="0" w:color="auto"/>
              <w:right w:val="single" w:sz="6" w:space="0" w:color="000000"/>
            </w:tcBorders>
            <w:tcMar>
              <w:left w:w="58" w:type="dxa"/>
              <w:right w:w="130" w:type="dxa"/>
            </w:tcMar>
          </w:tcPr>
          <w:p w14:paraId="77E9726D" w14:textId="77777777" w:rsidR="000259EE" w:rsidRPr="00943C26" w:rsidRDefault="000259EE" w:rsidP="00FF1BC1">
            <w:pPr>
              <w:rPr>
                <w:rFonts w:eastAsia="Batang"/>
                <w:sz w:val="20"/>
              </w:rPr>
            </w:pPr>
            <w:r w:rsidRPr="00943C26">
              <w:rPr>
                <w:rFonts w:eastAsia="Batang"/>
                <w:sz w:val="20"/>
              </w:rPr>
              <w:t>22. Price</w:t>
            </w:r>
          </w:p>
          <w:p w14:paraId="51D7B130" w14:textId="77777777" w:rsidR="000259EE" w:rsidRPr="005C644E" w:rsidRDefault="000259EE" w:rsidP="00FF1BC1">
            <w:pPr>
              <w:rPr>
                <w:rFonts w:eastAsia="Batang"/>
                <w:sz w:val="20"/>
              </w:rPr>
            </w:pPr>
            <w:r w:rsidRPr="00943C26">
              <w:rPr>
                <w:rFonts w:eastAsia="Batang"/>
                <w:sz w:val="20"/>
              </w:rPr>
              <w:t>n/a</w:t>
            </w:r>
          </w:p>
        </w:tc>
      </w:tr>
    </w:tbl>
    <w:p w14:paraId="7C24D526" w14:textId="77777777" w:rsidR="000259EE" w:rsidRDefault="000259EE" w:rsidP="00FF1BC1">
      <w:pPr>
        <w:widowControl w:val="0"/>
        <w:tabs>
          <w:tab w:val="right" w:pos="9540"/>
        </w:tabs>
        <w:ind w:left="-270" w:right="-180" w:firstLine="90"/>
        <w:rPr>
          <w:rFonts w:eastAsia="Calibri"/>
          <w:bCs/>
          <w:sz w:val="20"/>
        </w:rPr>
      </w:pPr>
      <w:r w:rsidRPr="005C644E">
        <w:rPr>
          <w:rFonts w:eastAsia="Calibri"/>
          <w:bCs/>
          <w:sz w:val="20"/>
        </w:rPr>
        <w:t xml:space="preserve"> Form DOT F 1700.7 (8-72)</w:t>
      </w:r>
      <w:r w:rsidRPr="005C644E">
        <w:rPr>
          <w:rFonts w:eastAsia="Calibri"/>
          <w:bCs/>
          <w:sz w:val="20"/>
        </w:rPr>
        <w:tab/>
        <w:t>Reproduction of completed page authorized</w:t>
      </w:r>
      <w:r>
        <w:rPr>
          <w:rFonts w:eastAsia="Calibri"/>
          <w:bCs/>
          <w:sz w:val="20"/>
        </w:rPr>
        <w:t>.</w:t>
      </w:r>
    </w:p>
    <w:p w14:paraId="2C120B11" w14:textId="77777777" w:rsidR="002229DF" w:rsidRDefault="002229DF" w:rsidP="005A1551">
      <w:pPr>
        <w:sectPr w:rsidR="002229DF" w:rsidSect="00744957">
          <w:footerReference w:type="default" r:id="rId18"/>
          <w:endnotePr>
            <w:numFmt w:val="decimal"/>
          </w:endnotePr>
          <w:pgSz w:w="12240" w:h="15840"/>
          <w:pgMar w:top="1440" w:right="1440" w:bottom="1440" w:left="1440" w:header="720" w:footer="720" w:gutter="0"/>
          <w:cols w:space="720"/>
          <w:docGrid w:linePitch="360"/>
        </w:sectPr>
      </w:pPr>
    </w:p>
    <w:p w14:paraId="4B3F532E" w14:textId="77777777" w:rsidR="00C13B7F" w:rsidRDefault="00E5018A" w:rsidP="00E5018A">
      <w:pPr>
        <w:jc w:val="center"/>
        <w:sectPr w:rsidR="00C13B7F" w:rsidSect="0089551F">
          <w:footerReference w:type="default" r:id="rId19"/>
          <w:endnotePr>
            <w:numFmt w:val="decimal"/>
          </w:endnotePr>
          <w:pgSz w:w="12240" w:h="15840"/>
          <w:pgMar w:top="1440" w:right="1440" w:bottom="1440" w:left="1440" w:header="720" w:footer="720" w:gutter="0"/>
          <w:pgNumType w:fmt="lowerRoman" w:start="2"/>
          <w:cols w:space="720"/>
          <w:docGrid w:linePitch="360"/>
        </w:sectPr>
      </w:pPr>
      <w:r w:rsidRPr="008A79DB">
        <w:rPr>
          <w:noProof/>
        </w:rPr>
        <w:lastRenderedPageBreak/>
        <w:drawing>
          <wp:inline distT="0" distB="0" distL="0" distR="0" wp14:anchorId="7D3C14DE" wp14:editId="04F987E1">
            <wp:extent cx="5943192" cy="7997036"/>
            <wp:effectExtent l="0" t="0" r="0" b="4445"/>
            <wp:docPr id="7" name="Picture 7" descr="SI Conversion Chart. See https://www.fhwa.dot.gov/publications/convtabl.cfm for html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963"/>
                    <a:stretch/>
                  </pic:blipFill>
                  <pic:spPr bwMode="auto">
                    <a:xfrm>
                      <a:off x="0" y="0"/>
                      <a:ext cx="5943600" cy="7997585"/>
                    </a:xfrm>
                    <a:prstGeom prst="rect">
                      <a:avLst/>
                    </a:prstGeom>
                    <a:noFill/>
                    <a:ln>
                      <a:noFill/>
                    </a:ln>
                    <a:extLst>
                      <a:ext uri="{53640926-AAD7-44D8-BBD7-CCE9431645EC}">
                        <a14:shadowObscured xmlns:a14="http://schemas.microsoft.com/office/drawing/2010/main"/>
                      </a:ext>
                    </a:extLst>
                  </pic:spPr>
                </pic:pic>
              </a:graphicData>
            </a:graphic>
          </wp:inline>
        </w:drawing>
      </w:r>
    </w:p>
    <w:p w14:paraId="5766FAE7" w14:textId="77777777" w:rsidR="00E5018A" w:rsidRDefault="00E5018A" w:rsidP="007A6919">
      <w:pPr>
        <w:pStyle w:val="FHWAPreheading"/>
      </w:pPr>
      <w:r w:rsidRPr="00A708C8">
        <w:rPr>
          <w:highlight w:val="yellow"/>
        </w:rPr>
        <w:lastRenderedPageBreak/>
        <w:t>TABLE OF CONTENTS</w:t>
      </w:r>
    </w:p>
    <w:p w14:paraId="2F0E4B46" w14:textId="3297A875" w:rsidR="00391406" w:rsidRDefault="00F4462F">
      <w:pPr>
        <w:pStyle w:val="TOC1"/>
        <w:tabs>
          <w:tab w:val="right" w:leader="dot" w:pos="9350"/>
        </w:tabs>
        <w:rPr>
          <w:ins w:id="11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r>
        <w:rPr>
          <w:b w:val="0"/>
        </w:rPr>
        <w:fldChar w:fldCharType="begin"/>
      </w:r>
      <w:r>
        <w:rPr>
          <w:b w:val="0"/>
        </w:rPr>
        <w:instrText xml:space="preserve"> TOC \o "3-3" \h \z \u \t "FHWA Chapter Heading,1,FHWA H1,2" </w:instrText>
      </w:r>
      <w:r>
        <w:rPr>
          <w:b w:val="0"/>
        </w:rPr>
        <w:fldChar w:fldCharType="separate"/>
      </w:r>
      <w:hyperlink w:anchor="_Toc233357879" w:history="1">
        <w:r w:rsidR="00391406" w:rsidRPr="00C92E0E">
          <w:rPr>
            <w:rStyle w:val="Hyperlink"/>
            <w:noProof/>
          </w:rPr>
          <w:t>Chapter 1. Introduction</w:t>
        </w:r>
        <w:r w:rsidR="00391406">
          <w:rPr>
            <w:noProof/>
            <w:webHidden/>
          </w:rPr>
          <w:tab/>
        </w:r>
        <w:r w:rsidR="00391406">
          <w:rPr>
            <w:noProof/>
            <w:webHidden/>
          </w:rPr>
          <w:fldChar w:fldCharType="begin"/>
        </w:r>
        <w:r w:rsidR="00391406">
          <w:rPr>
            <w:noProof/>
            <w:webHidden/>
          </w:rPr>
          <w:instrText xml:space="preserve"> PAGEREF _Toc233357879 \h </w:instrText>
        </w:r>
        <w:r w:rsidR="00391406">
          <w:rPr>
            <w:noProof/>
            <w:webHidden/>
          </w:rPr>
        </w:r>
        <w:r w:rsidR="00391406">
          <w:rPr>
            <w:noProof/>
            <w:webHidden/>
          </w:rPr>
          <w:fldChar w:fldCharType="separate"/>
        </w:r>
        <w:r w:rsidR="00391406">
          <w:rPr>
            <w:noProof/>
            <w:webHidden/>
          </w:rPr>
          <w:t>1</w:t>
        </w:r>
        <w:r w:rsidR="00391406">
          <w:rPr>
            <w:noProof/>
            <w:webHidden/>
          </w:rPr>
          <w:fldChar w:fldCharType="end"/>
        </w:r>
      </w:hyperlink>
    </w:p>
    <w:p w14:paraId="526A875B" w14:textId="7E7D12A4" w:rsidR="00391406" w:rsidRDefault="00391406">
      <w:pPr>
        <w:pStyle w:val="TOC2"/>
        <w:rPr>
          <w:ins w:id="11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0" w:history="1">
        <w:r w:rsidRPr="00C92E0E">
          <w:rPr>
            <w:rStyle w:val="Hyperlink"/>
            <w:noProof/>
          </w:rPr>
          <w:t>Background</w:t>
        </w:r>
        <w:r>
          <w:rPr>
            <w:noProof/>
            <w:webHidden/>
          </w:rPr>
          <w:tab/>
        </w:r>
        <w:r>
          <w:rPr>
            <w:noProof/>
            <w:webHidden/>
          </w:rPr>
          <w:fldChar w:fldCharType="begin"/>
        </w:r>
        <w:r>
          <w:rPr>
            <w:noProof/>
            <w:webHidden/>
          </w:rPr>
          <w:instrText xml:space="preserve"> PAGEREF _Toc233357880 \h </w:instrText>
        </w:r>
        <w:r>
          <w:rPr>
            <w:noProof/>
            <w:webHidden/>
          </w:rPr>
        </w:r>
        <w:r>
          <w:rPr>
            <w:noProof/>
            <w:webHidden/>
          </w:rPr>
          <w:fldChar w:fldCharType="separate"/>
        </w:r>
        <w:r>
          <w:rPr>
            <w:noProof/>
            <w:webHidden/>
          </w:rPr>
          <w:t>1</w:t>
        </w:r>
        <w:r>
          <w:rPr>
            <w:noProof/>
            <w:webHidden/>
          </w:rPr>
          <w:fldChar w:fldCharType="end"/>
        </w:r>
      </w:hyperlink>
    </w:p>
    <w:p w14:paraId="5BD7A079" w14:textId="1CFB779E" w:rsidR="00391406" w:rsidRDefault="00391406">
      <w:pPr>
        <w:pStyle w:val="TOC2"/>
        <w:rPr>
          <w:ins w:id="11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1" w:history="1">
        <w:r w:rsidRPr="00C92E0E">
          <w:rPr>
            <w:rStyle w:val="Hyperlink"/>
            <w:noProof/>
          </w:rPr>
          <w:t>Summary of Previous Phase Findings</w:t>
        </w:r>
        <w:r>
          <w:rPr>
            <w:noProof/>
            <w:webHidden/>
          </w:rPr>
          <w:tab/>
        </w:r>
        <w:r>
          <w:rPr>
            <w:noProof/>
            <w:webHidden/>
          </w:rPr>
          <w:fldChar w:fldCharType="begin"/>
        </w:r>
        <w:r>
          <w:rPr>
            <w:noProof/>
            <w:webHidden/>
          </w:rPr>
          <w:instrText xml:space="preserve"> PAGEREF _Toc233357881 \h </w:instrText>
        </w:r>
        <w:r>
          <w:rPr>
            <w:noProof/>
            <w:webHidden/>
          </w:rPr>
        </w:r>
        <w:r>
          <w:rPr>
            <w:noProof/>
            <w:webHidden/>
          </w:rPr>
          <w:fldChar w:fldCharType="separate"/>
        </w:r>
        <w:r>
          <w:rPr>
            <w:noProof/>
            <w:webHidden/>
          </w:rPr>
          <w:t>1</w:t>
        </w:r>
        <w:r>
          <w:rPr>
            <w:noProof/>
            <w:webHidden/>
          </w:rPr>
          <w:fldChar w:fldCharType="end"/>
        </w:r>
      </w:hyperlink>
    </w:p>
    <w:p w14:paraId="7A3429CE" w14:textId="105DC1A0" w:rsidR="00391406" w:rsidRDefault="00391406">
      <w:pPr>
        <w:pStyle w:val="TOC3"/>
        <w:tabs>
          <w:tab w:val="right" w:leader="dot" w:pos="9350"/>
        </w:tabs>
        <w:rPr>
          <w:ins w:id="119"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82" w:history="1">
        <w:r w:rsidRPr="00C92E0E">
          <w:rPr>
            <w:rStyle w:val="Hyperlink"/>
            <w:noProof/>
          </w:rPr>
          <w:t>Roadway Elements Relevant to ADS Readiness</w:t>
        </w:r>
        <w:r>
          <w:rPr>
            <w:noProof/>
            <w:webHidden/>
          </w:rPr>
          <w:tab/>
        </w:r>
        <w:r>
          <w:rPr>
            <w:noProof/>
            <w:webHidden/>
          </w:rPr>
          <w:fldChar w:fldCharType="begin"/>
        </w:r>
        <w:r>
          <w:rPr>
            <w:noProof/>
            <w:webHidden/>
          </w:rPr>
          <w:instrText xml:space="preserve"> PAGEREF _Toc233357882 \h </w:instrText>
        </w:r>
        <w:r>
          <w:rPr>
            <w:noProof/>
            <w:webHidden/>
          </w:rPr>
        </w:r>
        <w:r>
          <w:rPr>
            <w:noProof/>
            <w:webHidden/>
          </w:rPr>
          <w:fldChar w:fldCharType="separate"/>
        </w:r>
        <w:r>
          <w:rPr>
            <w:noProof/>
            <w:webHidden/>
          </w:rPr>
          <w:t>2</w:t>
        </w:r>
        <w:r>
          <w:rPr>
            <w:noProof/>
            <w:webHidden/>
          </w:rPr>
          <w:fldChar w:fldCharType="end"/>
        </w:r>
      </w:hyperlink>
    </w:p>
    <w:p w14:paraId="3E34BA99" w14:textId="7B3DF098" w:rsidR="00391406" w:rsidRDefault="00391406">
      <w:pPr>
        <w:pStyle w:val="TOC3"/>
        <w:tabs>
          <w:tab w:val="right" w:leader="dot" w:pos="9350"/>
        </w:tabs>
        <w:rPr>
          <w:ins w:id="120"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83" w:history="1">
        <w:r w:rsidRPr="00C92E0E">
          <w:rPr>
            <w:rStyle w:val="Hyperlink"/>
            <w:noProof/>
          </w:rPr>
          <w:t>Infrastructure Attributes Used for Evaluation</w:t>
        </w:r>
        <w:r>
          <w:rPr>
            <w:noProof/>
            <w:webHidden/>
          </w:rPr>
          <w:tab/>
        </w:r>
        <w:r>
          <w:rPr>
            <w:noProof/>
            <w:webHidden/>
          </w:rPr>
          <w:fldChar w:fldCharType="begin"/>
        </w:r>
        <w:r>
          <w:rPr>
            <w:noProof/>
            <w:webHidden/>
          </w:rPr>
          <w:instrText xml:space="preserve"> PAGEREF _Toc233357883 \h </w:instrText>
        </w:r>
        <w:r>
          <w:rPr>
            <w:noProof/>
            <w:webHidden/>
          </w:rPr>
        </w:r>
        <w:r>
          <w:rPr>
            <w:noProof/>
            <w:webHidden/>
          </w:rPr>
          <w:fldChar w:fldCharType="separate"/>
        </w:r>
        <w:r>
          <w:rPr>
            <w:noProof/>
            <w:webHidden/>
          </w:rPr>
          <w:t>4</w:t>
        </w:r>
        <w:r>
          <w:rPr>
            <w:noProof/>
            <w:webHidden/>
          </w:rPr>
          <w:fldChar w:fldCharType="end"/>
        </w:r>
      </w:hyperlink>
    </w:p>
    <w:p w14:paraId="07E755AE" w14:textId="53B444C6" w:rsidR="00391406" w:rsidRDefault="00391406">
      <w:pPr>
        <w:pStyle w:val="TOC3"/>
        <w:tabs>
          <w:tab w:val="right" w:leader="dot" w:pos="9350"/>
        </w:tabs>
        <w:rPr>
          <w:ins w:id="121"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84" w:history="1">
        <w:r w:rsidRPr="00C92E0E">
          <w:rPr>
            <w:rStyle w:val="Hyperlink"/>
            <w:noProof/>
          </w:rPr>
          <w:t>Operational Scenarios Relevant to ADS Performance</w:t>
        </w:r>
        <w:r>
          <w:rPr>
            <w:noProof/>
            <w:webHidden/>
          </w:rPr>
          <w:tab/>
        </w:r>
        <w:r>
          <w:rPr>
            <w:noProof/>
            <w:webHidden/>
          </w:rPr>
          <w:fldChar w:fldCharType="begin"/>
        </w:r>
        <w:r>
          <w:rPr>
            <w:noProof/>
            <w:webHidden/>
          </w:rPr>
          <w:instrText xml:space="preserve"> PAGEREF _Toc233357884 \h </w:instrText>
        </w:r>
        <w:r>
          <w:rPr>
            <w:noProof/>
            <w:webHidden/>
          </w:rPr>
        </w:r>
        <w:r>
          <w:rPr>
            <w:noProof/>
            <w:webHidden/>
          </w:rPr>
          <w:fldChar w:fldCharType="separate"/>
        </w:r>
        <w:r>
          <w:rPr>
            <w:noProof/>
            <w:webHidden/>
          </w:rPr>
          <w:t>5</w:t>
        </w:r>
        <w:r>
          <w:rPr>
            <w:noProof/>
            <w:webHidden/>
          </w:rPr>
          <w:fldChar w:fldCharType="end"/>
        </w:r>
      </w:hyperlink>
    </w:p>
    <w:p w14:paraId="50CE9C5F" w14:textId="56D28CD0" w:rsidR="00391406" w:rsidRDefault="00391406">
      <w:pPr>
        <w:pStyle w:val="TOC2"/>
        <w:rPr>
          <w:ins w:id="122"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5" w:history="1">
        <w:r w:rsidRPr="00C92E0E">
          <w:rPr>
            <w:rStyle w:val="Hyperlink"/>
            <w:noProof/>
          </w:rPr>
          <w:t>Objectives</w:t>
        </w:r>
        <w:r>
          <w:rPr>
            <w:noProof/>
            <w:webHidden/>
          </w:rPr>
          <w:tab/>
        </w:r>
        <w:r>
          <w:rPr>
            <w:noProof/>
            <w:webHidden/>
          </w:rPr>
          <w:fldChar w:fldCharType="begin"/>
        </w:r>
        <w:r>
          <w:rPr>
            <w:noProof/>
            <w:webHidden/>
          </w:rPr>
          <w:instrText xml:space="preserve"> PAGEREF _Toc233357885 \h </w:instrText>
        </w:r>
        <w:r>
          <w:rPr>
            <w:noProof/>
            <w:webHidden/>
          </w:rPr>
        </w:r>
        <w:r>
          <w:rPr>
            <w:noProof/>
            <w:webHidden/>
          </w:rPr>
          <w:fldChar w:fldCharType="separate"/>
        </w:r>
        <w:r>
          <w:rPr>
            <w:noProof/>
            <w:webHidden/>
          </w:rPr>
          <w:t>6</w:t>
        </w:r>
        <w:r>
          <w:rPr>
            <w:noProof/>
            <w:webHidden/>
          </w:rPr>
          <w:fldChar w:fldCharType="end"/>
        </w:r>
      </w:hyperlink>
    </w:p>
    <w:p w14:paraId="2151D024" w14:textId="12DA65B9" w:rsidR="00391406" w:rsidRDefault="00391406">
      <w:pPr>
        <w:pStyle w:val="TOC2"/>
        <w:rPr>
          <w:ins w:id="12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6" w:history="1">
        <w:r w:rsidRPr="00C92E0E">
          <w:rPr>
            <w:rStyle w:val="Hyperlink"/>
            <w:noProof/>
          </w:rPr>
          <w:t>Approach Overview</w:t>
        </w:r>
        <w:r>
          <w:rPr>
            <w:noProof/>
            <w:webHidden/>
          </w:rPr>
          <w:tab/>
        </w:r>
        <w:r>
          <w:rPr>
            <w:noProof/>
            <w:webHidden/>
          </w:rPr>
          <w:fldChar w:fldCharType="begin"/>
        </w:r>
        <w:r>
          <w:rPr>
            <w:noProof/>
            <w:webHidden/>
          </w:rPr>
          <w:instrText xml:space="preserve"> PAGEREF _Toc233357886 \h </w:instrText>
        </w:r>
        <w:r>
          <w:rPr>
            <w:noProof/>
            <w:webHidden/>
          </w:rPr>
        </w:r>
        <w:r>
          <w:rPr>
            <w:noProof/>
            <w:webHidden/>
          </w:rPr>
          <w:fldChar w:fldCharType="separate"/>
        </w:r>
        <w:r>
          <w:rPr>
            <w:noProof/>
            <w:webHidden/>
          </w:rPr>
          <w:t>7</w:t>
        </w:r>
        <w:r>
          <w:rPr>
            <w:noProof/>
            <w:webHidden/>
          </w:rPr>
          <w:fldChar w:fldCharType="end"/>
        </w:r>
      </w:hyperlink>
    </w:p>
    <w:p w14:paraId="5AAAB092" w14:textId="5FC89EA6" w:rsidR="00391406" w:rsidRDefault="00391406">
      <w:pPr>
        <w:pStyle w:val="TOC2"/>
        <w:rPr>
          <w:ins w:id="124"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7" w:history="1">
        <w:r w:rsidRPr="00C92E0E">
          <w:rPr>
            <w:rStyle w:val="Hyperlink"/>
            <w:noProof/>
          </w:rPr>
          <w:t>Intended Audience</w:t>
        </w:r>
        <w:r>
          <w:rPr>
            <w:noProof/>
            <w:webHidden/>
          </w:rPr>
          <w:tab/>
        </w:r>
        <w:r>
          <w:rPr>
            <w:noProof/>
            <w:webHidden/>
          </w:rPr>
          <w:fldChar w:fldCharType="begin"/>
        </w:r>
        <w:r>
          <w:rPr>
            <w:noProof/>
            <w:webHidden/>
          </w:rPr>
          <w:instrText xml:space="preserve"> PAGEREF _Toc233357887 \h </w:instrText>
        </w:r>
        <w:r>
          <w:rPr>
            <w:noProof/>
            <w:webHidden/>
          </w:rPr>
        </w:r>
        <w:r>
          <w:rPr>
            <w:noProof/>
            <w:webHidden/>
          </w:rPr>
          <w:fldChar w:fldCharType="separate"/>
        </w:r>
        <w:r>
          <w:rPr>
            <w:noProof/>
            <w:webHidden/>
          </w:rPr>
          <w:t>7</w:t>
        </w:r>
        <w:r>
          <w:rPr>
            <w:noProof/>
            <w:webHidden/>
          </w:rPr>
          <w:fldChar w:fldCharType="end"/>
        </w:r>
      </w:hyperlink>
    </w:p>
    <w:p w14:paraId="6144B36B" w14:textId="44D4D9E1" w:rsidR="00391406" w:rsidRDefault="00391406">
      <w:pPr>
        <w:pStyle w:val="TOC2"/>
        <w:rPr>
          <w:ins w:id="12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8" w:history="1">
        <w:r w:rsidRPr="00C92E0E">
          <w:rPr>
            <w:rStyle w:val="Hyperlink"/>
            <w:noProof/>
          </w:rPr>
          <w:t>Document Structure</w:t>
        </w:r>
        <w:r>
          <w:rPr>
            <w:noProof/>
            <w:webHidden/>
          </w:rPr>
          <w:tab/>
        </w:r>
        <w:r>
          <w:rPr>
            <w:noProof/>
            <w:webHidden/>
          </w:rPr>
          <w:fldChar w:fldCharType="begin"/>
        </w:r>
        <w:r>
          <w:rPr>
            <w:noProof/>
            <w:webHidden/>
          </w:rPr>
          <w:instrText xml:space="preserve"> PAGEREF _Toc233357888 \h </w:instrText>
        </w:r>
        <w:r>
          <w:rPr>
            <w:noProof/>
            <w:webHidden/>
          </w:rPr>
        </w:r>
        <w:r>
          <w:rPr>
            <w:noProof/>
            <w:webHidden/>
          </w:rPr>
          <w:fldChar w:fldCharType="separate"/>
        </w:r>
        <w:r>
          <w:rPr>
            <w:noProof/>
            <w:webHidden/>
          </w:rPr>
          <w:t>8</w:t>
        </w:r>
        <w:r>
          <w:rPr>
            <w:noProof/>
            <w:webHidden/>
          </w:rPr>
          <w:fldChar w:fldCharType="end"/>
        </w:r>
      </w:hyperlink>
    </w:p>
    <w:p w14:paraId="23A3FCAB" w14:textId="7CA49963" w:rsidR="00391406" w:rsidRDefault="00391406">
      <w:pPr>
        <w:pStyle w:val="TOC1"/>
        <w:tabs>
          <w:tab w:val="right" w:leader="dot" w:pos="9350"/>
        </w:tabs>
        <w:rPr>
          <w:ins w:id="12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89" w:history="1">
        <w:r w:rsidRPr="00C92E0E">
          <w:rPr>
            <w:rStyle w:val="Hyperlink"/>
            <w:noProof/>
          </w:rPr>
          <w:t>Chapter 2. Pilot Image Sources and Pilot Dataset Preparation</w:t>
        </w:r>
        <w:r>
          <w:rPr>
            <w:noProof/>
            <w:webHidden/>
          </w:rPr>
          <w:tab/>
        </w:r>
        <w:r>
          <w:rPr>
            <w:noProof/>
            <w:webHidden/>
          </w:rPr>
          <w:fldChar w:fldCharType="begin"/>
        </w:r>
        <w:r>
          <w:rPr>
            <w:noProof/>
            <w:webHidden/>
          </w:rPr>
          <w:instrText xml:space="preserve"> PAGEREF _Toc233357889 \h </w:instrText>
        </w:r>
        <w:r>
          <w:rPr>
            <w:noProof/>
            <w:webHidden/>
          </w:rPr>
        </w:r>
        <w:r>
          <w:rPr>
            <w:noProof/>
            <w:webHidden/>
          </w:rPr>
          <w:fldChar w:fldCharType="separate"/>
        </w:r>
        <w:r>
          <w:rPr>
            <w:noProof/>
            <w:webHidden/>
          </w:rPr>
          <w:t>10</w:t>
        </w:r>
        <w:r>
          <w:rPr>
            <w:noProof/>
            <w:webHidden/>
          </w:rPr>
          <w:fldChar w:fldCharType="end"/>
        </w:r>
      </w:hyperlink>
    </w:p>
    <w:p w14:paraId="6520FC11" w14:textId="21166BEC" w:rsidR="00391406" w:rsidRDefault="00391406">
      <w:pPr>
        <w:pStyle w:val="TOC2"/>
        <w:rPr>
          <w:ins w:id="12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90" w:history="1">
        <w:r w:rsidRPr="00C92E0E">
          <w:rPr>
            <w:rStyle w:val="Hyperlink"/>
            <w:noProof/>
          </w:rPr>
          <w:t>Overview of Public Data Sources and Candidate Image Sources</w:t>
        </w:r>
        <w:r>
          <w:rPr>
            <w:noProof/>
            <w:webHidden/>
          </w:rPr>
          <w:tab/>
        </w:r>
        <w:r>
          <w:rPr>
            <w:noProof/>
            <w:webHidden/>
          </w:rPr>
          <w:fldChar w:fldCharType="begin"/>
        </w:r>
        <w:r>
          <w:rPr>
            <w:noProof/>
            <w:webHidden/>
          </w:rPr>
          <w:instrText xml:space="preserve"> PAGEREF _Toc233357890 \h </w:instrText>
        </w:r>
        <w:r>
          <w:rPr>
            <w:noProof/>
            <w:webHidden/>
          </w:rPr>
        </w:r>
        <w:r>
          <w:rPr>
            <w:noProof/>
            <w:webHidden/>
          </w:rPr>
          <w:fldChar w:fldCharType="separate"/>
        </w:r>
        <w:r>
          <w:rPr>
            <w:noProof/>
            <w:webHidden/>
          </w:rPr>
          <w:t>10</w:t>
        </w:r>
        <w:r>
          <w:rPr>
            <w:noProof/>
            <w:webHidden/>
          </w:rPr>
          <w:fldChar w:fldCharType="end"/>
        </w:r>
      </w:hyperlink>
    </w:p>
    <w:p w14:paraId="3D73111C" w14:textId="7CFD1E84" w:rsidR="00391406" w:rsidRDefault="00391406">
      <w:pPr>
        <w:pStyle w:val="TOC3"/>
        <w:tabs>
          <w:tab w:val="right" w:leader="dot" w:pos="9350"/>
        </w:tabs>
        <w:rPr>
          <w:ins w:id="128"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1" w:history="1">
        <w:r w:rsidRPr="00C92E0E">
          <w:rPr>
            <w:rStyle w:val="Hyperlink"/>
            <w:noProof/>
          </w:rPr>
          <w:t>Role of Public Imagery in Pavement Marking Analysis</w:t>
        </w:r>
        <w:r>
          <w:rPr>
            <w:noProof/>
            <w:webHidden/>
          </w:rPr>
          <w:tab/>
        </w:r>
        <w:r>
          <w:rPr>
            <w:noProof/>
            <w:webHidden/>
          </w:rPr>
          <w:fldChar w:fldCharType="begin"/>
        </w:r>
        <w:r>
          <w:rPr>
            <w:noProof/>
            <w:webHidden/>
          </w:rPr>
          <w:instrText xml:space="preserve"> PAGEREF _Toc233357891 \h </w:instrText>
        </w:r>
        <w:r>
          <w:rPr>
            <w:noProof/>
            <w:webHidden/>
          </w:rPr>
        </w:r>
        <w:r>
          <w:rPr>
            <w:noProof/>
            <w:webHidden/>
          </w:rPr>
          <w:fldChar w:fldCharType="separate"/>
        </w:r>
        <w:r>
          <w:rPr>
            <w:noProof/>
            <w:webHidden/>
          </w:rPr>
          <w:t>10</w:t>
        </w:r>
        <w:r>
          <w:rPr>
            <w:noProof/>
            <w:webHidden/>
          </w:rPr>
          <w:fldChar w:fldCharType="end"/>
        </w:r>
      </w:hyperlink>
    </w:p>
    <w:p w14:paraId="02643F75" w14:textId="3623D693" w:rsidR="00391406" w:rsidRDefault="00391406">
      <w:pPr>
        <w:pStyle w:val="TOC3"/>
        <w:tabs>
          <w:tab w:val="right" w:leader="dot" w:pos="9350"/>
        </w:tabs>
        <w:rPr>
          <w:ins w:id="129"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2" w:history="1">
        <w:r w:rsidRPr="00C92E0E">
          <w:rPr>
            <w:rStyle w:val="Hyperlink"/>
            <w:noProof/>
          </w:rPr>
          <w:t>Relevant Public Data Source Groups from the Earlier Dataset Inventory</w:t>
        </w:r>
        <w:r>
          <w:rPr>
            <w:noProof/>
            <w:webHidden/>
          </w:rPr>
          <w:tab/>
        </w:r>
        <w:r>
          <w:rPr>
            <w:noProof/>
            <w:webHidden/>
          </w:rPr>
          <w:fldChar w:fldCharType="begin"/>
        </w:r>
        <w:r>
          <w:rPr>
            <w:noProof/>
            <w:webHidden/>
          </w:rPr>
          <w:instrText xml:space="preserve"> PAGEREF _Toc233357892 \h </w:instrText>
        </w:r>
        <w:r>
          <w:rPr>
            <w:noProof/>
            <w:webHidden/>
          </w:rPr>
        </w:r>
        <w:r>
          <w:rPr>
            <w:noProof/>
            <w:webHidden/>
          </w:rPr>
          <w:fldChar w:fldCharType="separate"/>
        </w:r>
        <w:r>
          <w:rPr>
            <w:noProof/>
            <w:webHidden/>
          </w:rPr>
          <w:t>11</w:t>
        </w:r>
        <w:r>
          <w:rPr>
            <w:noProof/>
            <w:webHidden/>
          </w:rPr>
          <w:fldChar w:fldCharType="end"/>
        </w:r>
      </w:hyperlink>
    </w:p>
    <w:p w14:paraId="5AE32EA3" w14:textId="4396D2B9" w:rsidR="00391406" w:rsidRDefault="00391406">
      <w:pPr>
        <w:pStyle w:val="TOC3"/>
        <w:tabs>
          <w:tab w:val="right" w:leader="dot" w:pos="9350"/>
        </w:tabs>
        <w:rPr>
          <w:ins w:id="130"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3" w:history="1">
        <w:r w:rsidRPr="00C92E0E">
          <w:rPr>
            <w:rStyle w:val="Hyperlink"/>
            <w:noProof/>
          </w:rPr>
          <w:t>Downselected Candidate Image Sources for Pavement-Marking Analysis</w:t>
        </w:r>
        <w:r>
          <w:rPr>
            <w:noProof/>
            <w:webHidden/>
          </w:rPr>
          <w:tab/>
        </w:r>
        <w:r>
          <w:rPr>
            <w:noProof/>
            <w:webHidden/>
          </w:rPr>
          <w:fldChar w:fldCharType="begin"/>
        </w:r>
        <w:r>
          <w:rPr>
            <w:noProof/>
            <w:webHidden/>
          </w:rPr>
          <w:instrText xml:space="preserve"> PAGEREF _Toc233357893 \h </w:instrText>
        </w:r>
        <w:r>
          <w:rPr>
            <w:noProof/>
            <w:webHidden/>
          </w:rPr>
        </w:r>
        <w:r>
          <w:rPr>
            <w:noProof/>
            <w:webHidden/>
          </w:rPr>
          <w:fldChar w:fldCharType="separate"/>
        </w:r>
        <w:r>
          <w:rPr>
            <w:noProof/>
            <w:webHidden/>
          </w:rPr>
          <w:t>13</w:t>
        </w:r>
        <w:r>
          <w:rPr>
            <w:noProof/>
            <w:webHidden/>
          </w:rPr>
          <w:fldChar w:fldCharType="end"/>
        </w:r>
      </w:hyperlink>
    </w:p>
    <w:p w14:paraId="588119D4" w14:textId="18467932" w:rsidR="00391406" w:rsidRDefault="00391406">
      <w:pPr>
        <w:pStyle w:val="TOC2"/>
        <w:rPr>
          <w:ins w:id="131"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94" w:history="1">
        <w:r w:rsidRPr="00C92E0E">
          <w:rPr>
            <w:rStyle w:val="Hyperlink"/>
            <w:noProof/>
          </w:rPr>
          <w:t>Scenario- and Condition-Based Image Screening</w:t>
        </w:r>
        <w:r>
          <w:rPr>
            <w:noProof/>
            <w:webHidden/>
          </w:rPr>
          <w:tab/>
        </w:r>
        <w:r>
          <w:rPr>
            <w:noProof/>
            <w:webHidden/>
          </w:rPr>
          <w:fldChar w:fldCharType="begin"/>
        </w:r>
        <w:r>
          <w:rPr>
            <w:noProof/>
            <w:webHidden/>
          </w:rPr>
          <w:instrText xml:space="preserve"> PAGEREF _Toc233357894 \h </w:instrText>
        </w:r>
        <w:r>
          <w:rPr>
            <w:noProof/>
            <w:webHidden/>
          </w:rPr>
        </w:r>
        <w:r>
          <w:rPr>
            <w:noProof/>
            <w:webHidden/>
          </w:rPr>
          <w:fldChar w:fldCharType="separate"/>
        </w:r>
        <w:r>
          <w:rPr>
            <w:noProof/>
            <w:webHidden/>
          </w:rPr>
          <w:t>15</w:t>
        </w:r>
        <w:r>
          <w:rPr>
            <w:noProof/>
            <w:webHidden/>
          </w:rPr>
          <w:fldChar w:fldCharType="end"/>
        </w:r>
      </w:hyperlink>
    </w:p>
    <w:p w14:paraId="6BC8B919" w14:textId="51427288" w:rsidR="00391406" w:rsidRDefault="00391406">
      <w:pPr>
        <w:pStyle w:val="TOC3"/>
        <w:tabs>
          <w:tab w:val="right" w:leader="dot" w:pos="9350"/>
        </w:tabs>
        <w:rPr>
          <w:ins w:id="132"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5" w:history="1">
        <w:r w:rsidRPr="00C92E0E">
          <w:rPr>
            <w:rStyle w:val="Hyperlink"/>
            <w:noProof/>
          </w:rPr>
          <w:t>Screening Categories for Pavement Marking Analysis</w:t>
        </w:r>
        <w:r>
          <w:rPr>
            <w:noProof/>
            <w:webHidden/>
          </w:rPr>
          <w:tab/>
        </w:r>
        <w:r>
          <w:rPr>
            <w:noProof/>
            <w:webHidden/>
          </w:rPr>
          <w:fldChar w:fldCharType="begin"/>
        </w:r>
        <w:r>
          <w:rPr>
            <w:noProof/>
            <w:webHidden/>
          </w:rPr>
          <w:instrText xml:space="preserve"> PAGEREF _Toc233357895 \h </w:instrText>
        </w:r>
        <w:r>
          <w:rPr>
            <w:noProof/>
            <w:webHidden/>
          </w:rPr>
        </w:r>
        <w:r>
          <w:rPr>
            <w:noProof/>
            <w:webHidden/>
          </w:rPr>
          <w:fldChar w:fldCharType="separate"/>
        </w:r>
        <w:r>
          <w:rPr>
            <w:noProof/>
            <w:webHidden/>
          </w:rPr>
          <w:t>15</w:t>
        </w:r>
        <w:r>
          <w:rPr>
            <w:noProof/>
            <w:webHidden/>
          </w:rPr>
          <w:fldChar w:fldCharType="end"/>
        </w:r>
      </w:hyperlink>
    </w:p>
    <w:p w14:paraId="0E71E12E" w14:textId="4D29601A" w:rsidR="00391406" w:rsidRDefault="00391406">
      <w:pPr>
        <w:pStyle w:val="TOC3"/>
        <w:tabs>
          <w:tab w:val="right" w:leader="dot" w:pos="9350"/>
        </w:tabs>
        <w:rPr>
          <w:ins w:id="133"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6" w:history="1">
        <w:r w:rsidRPr="00C92E0E">
          <w:rPr>
            <w:rStyle w:val="Hyperlink"/>
            <w:noProof/>
          </w:rPr>
          <w:t>Candidate Dataset Coverage by Screening Group</w:t>
        </w:r>
        <w:r>
          <w:rPr>
            <w:noProof/>
            <w:webHidden/>
          </w:rPr>
          <w:tab/>
        </w:r>
        <w:r>
          <w:rPr>
            <w:noProof/>
            <w:webHidden/>
          </w:rPr>
          <w:fldChar w:fldCharType="begin"/>
        </w:r>
        <w:r>
          <w:rPr>
            <w:noProof/>
            <w:webHidden/>
          </w:rPr>
          <w:instrText xml:space="preserve"> PAGEREF _Toc233357896 \h </w:instrText>
        </w:r>
        <w:r>
          <w:rPr>
            <w:noProof/>
            <w:webHidden/>
          </w:rPr>
        </w:r>
        <w:r>
          <w:rPr>
            <w:noProof/>
            <w:webHidden/>
          </w:rPr>
          <w:fldChar w:fldCharType="separate"/>
        </w:r>
        <w:r>
          <w:rPr>
            <w:noProof/>
            <w:webHidden/>
          </w:rPr>
          <w:t>18</w:t>
        </w:r>
        <w:r>
          <w:rPr>
            <w:noProof/>
            <w:webHidden/>
          </w:rPr>
          <w:fldChar w:fldCharType="end"/>
        </w:r>
      </w:hyperlink>
    </w:p>
    <w:p w14:paraId="41D8672B" w14:textId="303F2A09" w:rsidR="00391406" w:rsidRDefault="00391406">
      <w:pPr>
        <w:pStyle w:val="TOC3"/>
        <w:tabs>
          <w:tab w:val="right" w:leader="dot" w:pos="9350"/>
        </w:tabs>
        <w:rPr>
          <w:ins w:id="134"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897" w:history="1">
        <w:r w:rsidRPr="00C92E0E">
          <w:rPr>
            <w:rStyle w:val="Hyperlink"/>
            <w:noProof/>
          </w:rPr>
          <w:t>Pilot Image Set Assembly and Image-Level Tracking</w:t>
        </w:r>
        <w:r>
          <w:rPr>
            <w:noProof/>
            <w:webHidden/>
          </w:rPr>
          <w:tab/>
        </w:r>
        <w:r>
          <w:rPr>
            <w:noProof/>
            <w:webHidden/>
          </w:rPr>
          <w:fldChar w:fldCharType="begin"/>
        </w:r>
        <w:r>
          <w:rPr>
            <w:noProof/>
            <w:webHidden/>
          </w:rPr>
          <w:instrText xml:space="preserve"> PAGEREF _Toc233357897 \h </w:instrText>
        </w:r>
        <w:r>
          <w:rPr>
            <w:noProof/>
            <w:webHidden/>
          </w:rPr>
        </w:r>
        <w:r>
          <w:rPr>
            <w:noProof/>
            <w:webHidden/>
          </w:rPr>
          <w:fldChar w:fldCharType="separate"/>
        </w:r>
        <w:r>
          <w:rPr>
            <w:noProof/>
            <w:webHidden/>
          </w:rPr>
          <w:t>21</w:t>
        </w:r>
        <w:r>
          <w:rPr>
            <w:noProof/>
            <w:webHidden/>
          </w:rPr>
          <w:fldChar w:fldCharType="end"/>
        </w:r>
      </w:hyperlink>
    </w:p>
    <w:p w14:paraId="25FAC513" w14:textId="611E2A9B" w:rsidR="00391406" w:rsidRDefault="00391406">
      <w:pPr>
        <w:pStyle w:val="TOC2"/>
        <w:rPr>
          <w:ins w:id="13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98" w:history="1">
        <w:r w:rsidRPr="00C92E0E">
          <w:rPr>
            <w:rStyle w:val="Hyperlink"/>
            <w:noProof/>
          </w:rPr>
          <w:t>Summary of Dataset Suitability and Limitations</w:t>
        </w:r>
        <w:r>
          <w:rPr>
            <w:noProof/>
            <w:webHidden/>
          </w:rPr>
          <w:tab/>
        </w:r>
        <w:r>
          <w:rPr>
            <w:noProof/>
            <w:webHidden/>
          </w:rPr>
          <w:fldChar w:fldCharType="begin"/>
        </w:r>
        <w:r>
          <w:rPr>
            <w:noProof/>
            <w:webHidden/>
          </w:rPr>
          <w:instrText xml:space="preserve"> PAGEREF _Toc233357898 \h </w:instrText>
        </w:r>
        <w:r>
          <w:rPr>
            <w:noProof/>
            <w:webHidden/>
          </w:rPr>
        </w:r>
        <w:r>
          <w:rPr>
            <w:noProof/>
            <w:webHidden/>
          </w:rPr>
          <w:fldChar w:fldCharType="separate"/>
        </w:r>
        <w:r>
          <w:rPr>
            <w:noProof/>
            <w:webHidden/>
          </w:rPr>
          <w:t>22</w:t>
        </w:r>
        <w:r>
          <w:rPr>
            <w:noProof/>
            <w:webHidden/>
          </w:rPr>
          <w:fldChar w:fldCharType="end"/>
        </w:r>
      </w:hyperlink>
    </w:p>
    <w:p w14:paraId="20672553" w14:textId="2FE200F2" w:rsidR="00391406" w:rsidRDefault="00391406">
      <w:pPr>
        <w:pStyle w:val="TOC1"/>
        <w:tabs>
          <w:tab w:val="right" w:leader="dot" w:pos="9350"/>
        </w:tabs>
        <w:rPr>
          <w:ins w:id="13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899" w:history="1">
        <w:r w:rsidRPr="00C92E0E">
          <w:rPr>
            <w:rStyle w:val="Hyperlink"/>
            <w:noProof/>
          </w:rPr>
          <w:t>Chapter 3. Reference Image Processor Identification and Assessment</w:t>
        </w:r>
        <w:r>
          <w:rPr>
            <w:noProof/>
            <w:webHidden/>
          </w:rPr>
          <w:tab/>
        </w:r>
        <w:r>
          <w:rPr>
            <w:noProof/>
            <w:webHidden/>
          </w:rPr>
          <w:fldChar w:fldCharType="begin"/>
        </w:r>
        <w:r>
          <w:rPr>
            <w:noProof/>
            <w:webHidden/>
          </w:rPr>
          <w:instrText xml:space="preserve"> PAGEREF _Toc233357899 \h </w:instrText>
        </w:r>
        <w:r>
          <w:rPr>
            <w:noProof/>
            <w:webHidden/>
          </w:rPr>
        </w:r>
        <w:r>
          <w:rPr>
            <w:noProof/>
            <w:webHidden/>
          </w:rPr>
          <w:fldChar w:fldCharType="separate"/>
        </w:r>
        <w:r>
          <w:rPr>
            <w:noProof/>
            <w:webHidden/>
          </w:rPr>
          <w:t>24</w:t>
        </w:r>
        <w:r>
          <w:rPr>
            <w:noProof/>
            <w:webHidden/>
          </w:rPr>
          <w:fldChar w:fldCharType="end"/>
        </w:r>
      </w:hyperlink>
    </w:p>
    <w:p w14:paraId="300F9634" w14:textId="34299BAE" w:rsidR="00391406" w:rsidRDefault="00391406">
      <w:pPr>
        <w:pStyle w:val="TOC2"/>
        <w:rPr>
          <w:ins w:id="13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0" w:history="1">
        <w:r w:rsidRPr="00C92E0E">
          <w:rPr>
            <w:rStyle w:val="Hyperlink"/>
            <w:noProof/>
          </w:rPr>
          <w:t>Overview of Lane Detection and Segmentation Approaches</w:t>
        </w:r>
        <w:r>
          <w:rPr>
            <w:noProof/>
            <w:webHidden/>
          </w:rPr>
          <w:tab/>
        </w:r>
        <w:r>
          <w:rPr>
            <w:noProof/>
            <w:webHidden/>
          </w:rPr>
          <w:fldChar w:fldCharType="begin"/>
        </w:r>
        <w:r>
          <w:rPr>
            <w:noProof/>
            <w:webHidden/>
          </w:rPr>
          <w:instrText xml:space="preserve"> PAGEREF _Toc233357900 \h </w:instrText>
        </w:r>
        <w:r>
          <w:rPr>
            <w:noProof/>
            <w:webHidden/>
          </w:rPr>
        </w:r>
        <w:r>
          <w:rPr>
            <w:noProof/>
            <w:webHidden/>
          </w:rPr>
          <w:fldChar w:fldCharType="separate"/>
        </w:r>
        <w:r>
          <w:rPr>
            <w:noProof/>
            <w:webHidden/>
          </w:rPr>
          <w:t>24</w:t>
        </w:r>
        <w:r>
          <w:rPr>
            <w:noProof/>
            <w:webHidden/>
          </w:rPr>
          <w:fldChar w:fldCharType="end"/>
        </w:r>
      </w:hyperlink>
    </w:p>
    <w:p w14:paraId="61021371" w14:textId="100A7571" w:rsidR="00391406" w:rsidRDefault="00391406">
      <w:pPr>
        <w:pStyle w:val="TOC2"/>
        <w:rPr>
          <w:ins w:id="13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1" w:history="1">
        <w:r w:rsidRPr="00C92E0E">
          <w:rPr>
            <w:rStyle w:val="Hyperlink"/>
            <w:noProof/>
          </w:rPr>
          <w:t>Candidate Image Processing Models</w:t>
        </w:r>
        <w:r>
          <w:rPr>
            <w:noProof/>
            <w:webHidden/>
          </w:rPr>
          <w:tab/>
        </w:r>
        <w:r>
          <w:rPr>
            <w:noProof/>
            <w:webHidden/>
          </w:rPr>
          <w:fldChar w:fldCharType="begin"/>
        </w:r>
        <w:r>
          <w:rPr>
            <w:noProof/>
            <w:webHidden/>
          </w:rPr>
          <w:instrText xml:space="preserve"> PAGEREF _Toc233357901 \h </w:instrText>
        </w:r>
        <w:r>
          <w:rPr>
            <w:noProof/>
            <w:webHidden/>
          </w:rPr>
        </w:r>
        <w:r>
          <w:rPr>
            <w:noProof/>
            <w:webHidden/>
          </w:rPr>
          <w:fldChar w:fldCharType="separate"/>
        </w:r>
        <w:r>
          <w:rPr>
            <w:noProof/>
            <w:webHidden/>
          </w:rPr>
          <w:t>25</w:t>
        </w:r>
        <w:r>
          <w:rPr>
            <w:noProof/>
            <w:webHidden/>
          </w:rPr>
          <w:fldChar w:fldCharType="end"/>
        </w:r>
      </w:hyperlink>
    </w:p>
    <w:p w14:paraId="27B0CBFD" w14:textId="778D57F1" w:rsidR="00391406" w:rsidRDefault="00391406">
      <w:pPr>
        <w:pStyle w:val="TOC2"/>
        <w:rPr>
          <w:ins w:id="13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2" w:history="1">
        <w:r w:rsidRPr="00C92E0E">
          <w:rPr>
            <w:rStyle w:val="Hyperlink"/>
            <w:noProof/>
          </w:rPr>
          <w:t>Model Evaluation Approach</w:t>
        </w:r>
        <w:r>
          <w:rPr>
            <w:noProof/>
            <w:webHidden/>
          </w:rPr>
          <w:tab/>
        </w:r>
        <w:r>
          <w:rPr>
            <w:noProof/>
            <w:webHidden/>
          </w:rPr>
          <w:fldChar w:fldCharType="begin"/>
        </w:r>
        <w:r>
          <w:rPr>
            <w:noProof/>
            <w:webHidden/>
          </w:rPr>
          <w:instrText xml:space="preserve"> PAGEREF _Toc233357902 \h </w:instrText>
        </w:r>
        <w:r>
          <w:rPr>
            <w:noProof/>
            <w:webHidden/>
          </w:rPr>
        </w:r>
        <w:r>
          <w:rPr>
            <w:noProof/>
            <w:webHidden/>
          </w:rPr>
          <w:fldChar w:fldCharType="separate"/>
        </w:r>
        <w:r>
          <w:rPr>
            <w:noProof/>
            <w:webHidden/>
          </w:rPr>
          <w:t>27</w:t>
        </w:r>
        <w:r>
          <w:rPr>
            <w:noProof/>
            <w:webHidden/>
          </w:rPr>
          <w:fldChar w:fldCharType="end"/>
        </w:r>
      </w:hyperlink>
    </w:p>
    <w:p w14:paraId="448E7F01" w14:textId="67BFC7A2" w:rsidR="00391406" w:rsidRDefault="00391406">
      <w:pPr>
        <w:pStyle w:val="TOC3"/>
        <w:tabs>
          <w:tab w:val="right" w:leader="dot" w:pos="9350"/>
        </w:tabs>
        <w:rPr>
          <w:ins w:id="140"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03" w:history="1">
        <w:r w:rsidRPr="00C92E0E">
          <w:rPr>
            <w:rStyle w:val="Hyperlink"/>
            <w:noProof/>
          </w:rPr>
          <w:t>Evaluation Subset and Output Standardization</w:t>
        </w:r>
        <w:r>
          <w:rPr>
            <w:noProof/>
            <w:webHidden/>
          </w:rPr>
          <w:tab/>
        </w:r>
        <w:r>
          <w:rPr>
            <w:noProof/>
            <w:webHidden/>
          </w:rPr>
          <w:fldChar w:fldCharType="begin"/>
        </w:r>
        <w:r>
          <w:rPr>
            <w:noProof/>
            <w:webHidden/>
          </w:rPr>
          <w:instrText xml:space="preserve"> PAGEREF _Toc233357903 \h </w:instrText>
        </w:r>
        <w:r>
          <w:rPr>
            <w:noProof/>
            <w:webHidden/>
          </w:rPr>
        </w:r>
        <w:r>
          <w:rPr>
            <w:noProof/>
            <w:webHidden/>
          </w:rPr>
          <w:fldChar w:fldCharType="separate"/>
        </w:r>
        <w:r>
          <w:rPr>
            <w:noProof/>
            <w:webHidden/>
          </w:rPr>
          <w:t>27</w:t>
        </w:r>
        <w:r>
          <w:rPr>
            <w:noProof/>
            <w:webHidden/>
          </w:rPr>
          <w:fldChar w:fldCharType="end"/>
        </w:r>
      </w:hyperlink>
    </w:p>
    <w:p w14:paraId="29AB17E4" w14:textId="00EA7F92" w:rsidR="00391406" w:rsidRDefault="00391406">
      <w:pPr>
        <w:pStyle w:val="TOC3"/>
        <w:tabs>
          <w:tab w:val="right" w:leader="dot" w:pos="9350"/>
        </w:tabs>
        <w:rPr>
          <w:ins w:id="141"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04" w:history="1">
        <w:r w:rsidRPr="00C92E0E">
          <w:rPr>
            <w:rStyle w:val="Hyperlink"/>
            <w:noProof/>
          </w:rPr>
          <w:t>Core Evaluation Metrics</w:t>
        </w:r>
        <w:r>
          <w:rPr>
            <w:noProof/>
            <w:webHidden/>
          </w:rPr>
          <w:tab/>
        </w:r>
        <w:r>
          <w:rPr>
            <w:noProof/>
            <w:webHidden/>
          </w:rPr>
          <w:fldChar w:fldCharType="begin"/>
        </w:r>
        <w:r>
          <w:rPr>
            <w:noProof/>
            <w:webHidden/>
          </w:rPr>
          <w:instrText xml:space="preserve"> PAGEREF _Toc233357904 \h </w:instrText>
        </w:r>
        <w:r>
          <w:rPr>
            <w:noProof/>
            <w:webHidden/>
          </w:rPr>
        </w:r>
        <w:r>
          <w:rPr>
            <w:noProof/>
            <w:webHidden/>
          </w:rPr>
          <w:fldChar w:fldCharType="separate"/>
        </w:r>
        <w:r>
          <w:rPr>
            <w:noProof/>
            <w:webHidden/>
          </w:rPr>
          <w:t>28</w:t>
        </w:r>
        <w:r>
          <w:rPr>
            <w:noProof/>
            <w:webHidden/>
          </w:rPr>
          <w:fldChar w:fldCharType="end"/>
        </w:r>
      </w:hyperlink>
    </w:p>
    <w:p w14:paraId="23C04718" w14:textId="2EEB52C3" w:rsidR="00391406" w:rsidRDefault="00391406">
      <w:pPr>
        <w:pStyle w:val="TOC3"/>
        <w:tabs>
          <w:tab w:val="right" w:leader="dot" w:pos="9350"/>
        </w:tabs>
        <w:rPr>
          <w:ins w:id="142"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05" w:history="1">
        <w:r w:rsidRPr="00C92E0E">
          <w:rPr>
            <w:rStyle w:val="Hyperlink"/>
            <w:noProof/>
          </w:rPr>
          <w:t>Aggregation and Selection Considerations</w:t>
        </w:r>
        <w:r>
          <w:rPr>
            <w:noProof/>
            <w:webHidden/>
          </w:rPr>
          <w:tab/>
        </w:r>
        <w:r>
          <w:rPr>
            <w:noProof/>
            <w:webHidden/>
          </w:rPr>
          <w:fldChar w:fldCharType="begin"/>
        </w:r>
        <w:r>
          <w:rPr>
            <w:noProof/>
            <w:webHidden/>
          </w:rPr>
          <w:instrText xml:space="preserve"> PAGEREF _Toc233357905 \h </w:instrText>
        </w:r>
        <w:r>
          <w:rPr>
            <w:noProof/>
            <w:webHidden/>
          </w:rPr>
        </w:r>
        <w:r>
          <w:rPr>
            <w:noProof/>
            <w:webHidden/>
          </w:rPr>
          <w:fldChar w:fldCharType="separate"/>
        </w:r>
        <w:r>
          <w:rPr>
            <w:noProof/>
            <w:webHidden/>
          </w:rPr>
          <w:t>29</w:t>
        </w:r>
        <w:r>
          <w:rPr>
            <w:noProof/>
            <w:webHidden/>
          </w:rPr>
          <w:fldChar w:fldCharType="end"/>
        </w:r>
      </w:hyperlink>
    </w:p>
    <w:p w14:paraId="22741F37" w14:textId="747ABE25" w:rsidR="00391406" w:rsidRDefault="00391406">
      <w:pPr>
        <w:pStyle w:val="TOC2"/>
        <w:rPr>
          <w:ins w:id="14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6" w:history="1">
        <w:r w:rsidRPr="00C92E0E">
          <w:rPr>
            <w:rStyle w:val="Hyperlink"/>
            <w:noProof/>
          </w:rPr>
          <w:t>Preliminary Model Comparison and Reference Processor Selection</w:t>
        </w:r>
        <w:r>
          <w:rPr>
            <w:noProof/>
            <w:webHidden/>
          </w:rPr>
          <w:tab/>
        </w:r>
        <w:r>
          <w:rPr>
            <w:noProof/>
            <w:webHidden/>
          </w:rPr>
          <w:fldChar w:fldCharType="begin"/>
        </w:r>
        <w:r>
          <w:rPr>
            <w:noProof/>
            <w:webHidden/>
          </w:rPr>
          <w:instrText xml:space="preserve"> PAGEREF _Toc233357906 \h </w:instrText>
        </w:r>
        <w:r>
          <w:rPr>
            <w:noProof/>
            <w:webHidden/>
          </w:rPr>
        </w:r>
        <w:r>
          <w:rPr>
            <w:noProof/>
            <w:webHidden/>
          </w:rPr>
          <w:fldChar w:fldCharType="separate"/>
        </w:r>
        <w:r>
          <w:rPr>
            <w:noProof/>
            <w:webHidden/>
          </w:rPr>
          <w:t>29</w:t>
        </w:r>
        <w:r>
          <w:rPr>
            <w:noProof/>
            <w:webHidden/>
          </w:rPr>
          <w:fldChar w:fldCharType="end"/>
        </w:r>
      </w:hyperlink>
    </w:p>
    <w:p w14:paraId="5BDE3CFF" w14:textId="03C7D41C" w:rsidR="00391406" w:rsidRDefault="00391406">
      <w:pPr>
        <w:pStyle w:val="TOC2"/>
        <w:rPr>
          <w:ins w:id="144"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7" w:history="1">
        <w:r w:rsidRPr="00C92E0E">
          <w:rPr>
            <w:rStyle w:val="Hyperlink"/>
            <w:noProof/>
          </w:rPr>
          <w:t>Summary and Implications for Pilot Analysis</w:t>
        </w:r>
        <w:r>
          <w:rPr>
            <w:noProof/>
            <w:webHidden/>
          </w:rPr>
          <w:tab/>
        </w:r>
        <w:r>
          <w:rPr>
            <w:noProof/>
            <w:webHidden/>
          </w:rPr>
          <w:fldChar w:fldCharType="begin"/>
        </w:r>
        <w:r>
          <w:rPr>
            <w:noProof/>
            <w:webHidden/>
          </w:rPr>
          <w:instrText xml:space="preserve"> PAGEREF _Toc233357907 \h </w:instrText>
        </w:r>
        <w:r>
          <w:rPr>
            <w:noProof/>
            <w:webHidden/>
          </w:rPr>
        </w:r>
        <w:r>
          <w:rPr>
            <w:noProof/>
            <w:webHidden/>
          </w:rPr>
          <w:fldChar w:fldCharType="separate"/>
        </w:r>
        <w:r>
          <w:rPr>
            <w:noProof/>
            <w:webHidden/>
          </w:rPr>
          <w:t>37</w:t>
        </w:r>
        <w:r>
          <w:rPr>
            <w:noProof/>
            <w:webHidden/>
          </w:rPr>
          <w:fldChar w:fldCharType="end"/>
        </w:r>
      </w:hyperlink>
    </w:p>
    <w:p w14:paraId="77D6EF6E" w14:textId="1D5CFABB" w:rsidR="00391406" w:rsidRDefault="00391406">
      <w:pPr>
        <w:pStyle w:val="TOC1"/>
        <w:tabs>
          <w:tab w:val="right" w:leader="dot" w:pos="9350"/>
        </w:tabs>
        <w:rPr>
          <w:ins w:id="14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8" w:history="1">
        <w:r w:rsidRPr="00C92E0E">
          <w:rPr>
            <w:rStyle w:val="Hyperlink"/>
            <w:noProof/>
          </w:rPr>
          <w:t>Chapter 4. Pavement Marking Evaluation Methodology</w:t>
        </w:r>
        <w:r>
          <w:rPr>
            <w:noProof/>
            <w:webHidden/>
          </w:rPr>
          <w:tab/>
        </w:r>
        <w:r>
          <w:rPr>
            <w:noProof/>
            <w:webHidden/>
          </w:rPr>
          <w:fldChar w:fldCharType="begin"/>
        </w:r>
        <w:r>
          <w:rPr>
            <w:noProof/>
            <w:webHidden/>
          </w:rPr>
          <w:instrText xml:space="preserve"> PAGEREF _Toc233357908 \h </w:instrText>
        </w:r>
        <w:r>
          <w:rPr>
            <w:noProof/>
            <w:webHidden/>
          </w:rPr>
        </w:r>
        <w:r>
          <w:rPr>
            <w:noProof/>
            <w:webHidden/>
          </w:rPr>
          <w:fldChar w:fldCharType="separate"/>
        </w:r>
        <w:r>
          <w:rPr>
            <w:noProof/>
            <w:webHidden/>
          </w:rPr>
          <w:t>38</w:t>
        </w:r>
        <w:r>
          <w:rPr>
            <w:noProof/>
            <w:webHidden/>
          </w:rPr>
          <w:fldChar w:fldCharType="end"/>
        </w:r>
      </w:hyperlink>
    </w:p>
    <w:p w14:paraId="0BAC4547" w14:textId="3D8865F6" w:rsidR="00391406" w:rsidRDefault="00391406">
      <w:pPr>
        <w:pStyle w:val="TOC2"/>
        <w:rPr>
          <w:ins w:id="14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09" w:history="1">
        <w:r w:rsidRPr="00C92E0E">
          <w:rPr>
            <w:rStyle w:val="Hyperlink"/>
            <w:noProof/>
          </w:rPr>
          <w:t>Purpose and Scope of the Pilot Analysis</w:t>
        </w:r>
        <w:r>
          <w:rPr>
            <w:noProof/>
            <w:webHidden/>
          </w:rPr>
          <w:tab/>
        </w:r>
        <w:r>
          <w:rPr>
            <w:noProof/>
            <w:webHidden/>
          </w:rPr>
          <w:fldChar w:fldCharType="begin"/>
        </w:r>
        <w:r>
          <w:rPr>
            <w:noProof/>
            <w:webHidden/>
          </w:rPr>
          <w:instrText xml:space="preserve"> PAGEREF _Toc233357909 \h </w:instrText>
        </w:r>
        <w:r>
          <w:rPr>
            <w:noProof/>
            <w:webHidden/>
          </w:rPr>
        </w:r>
        <w:r>
          <w:rPr>
            <w:noProof/>
            <w:webHidden/>
          </w:rPr>
          <w:fldChar w:fldCharType="separate"/>
        </w:r>
        <w:r>
          <w:rPr>
            <w:noProof/>
            <w:webHidden/>
          </w:rPr>
          <w:t>38</w:t>
        </w:r>
        <w:r>
          <w:rPr>
            <w:noProof/>
            <w:webHidden/>
          </w:rPr>
          <w:fldChar w:fldCharType="end"/>
        </w:r>
      </w:hyperlink>
    </w:p>
    <w:p w14:paraId="6AEA6113" w14:textId="3CA89766" w:rsidR="00391406" w:rsidRDefault="00391406">
      <w:pPr>
        <w:pStyle w:val="TOC2"/>
        <w:rPr>
          <w:ins w:id="14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10" w:history="1">
        <w:r w:rsidRPr="00C92E0E">
          <w:rPr>
            <w:rStyle w:val="Hyperlink"/>
            <w:noProof/>
          </w:rPr>
          <w:t>End-to-End Pilot Analysis Workflow</w:t>
        </w:r>
        <w:r>
          <w:rPr>
            <w:noProof/>
            <w:webHidden/>
          </w:rPr>
          <w:tab/>
        </w:r>
        <w:r>
          <w:rPr>
            <w:noProof/>
            <w:webHidden/>
          </w:rPr>
          <w:fldChar w:fldCharType="begin"/>
        </w:r>
        <w:r>
          <w:rPr>
            <w:noProof/>
            <w:webHidden/>
          </w:rPr>
          <w:instrText xml:space="preserve"> PAGEREF _Toc233357910 \h </w:instrText>
        </w:r>
        <w:r>
          <w:rPr>
            <w:noProof/>
            <w:webHidden/>
          </w:rPr>
        </w:r>
        <w:r>
          <w:rPr>
            <w:noProof/>
            <w:webHidden/>
          </w:rPr>
          <w:fldChar w:fldCharType="separate"/>
        </w:r>
        <w:r>
          <w:rPr>
            <w:noProof/>
            <w:webHidden/>
          </w:rPr>
          <w:t>38</w:t>
        </w:r>
        <w:r>
          <w:rPr>
            <w:noProof/>
            <w:webHidden/>
          </w:rPr>
          <w:fldChar w:fldCharType="end"/>
        </w:r>
      </w:hyperlink>
    </w:p>
    <w:p w14:paraId="3C9AFD27" w14:textId="60F6FB40" w:rsidR="00391406" w:rsidRDefault="00391406">
      <w:pPr>
        <w:pStyle w:val="TOC3"/>
        <w:tabs>
          <w:tab w:val="right" w:leader="dot" w:pos="9350"/>
        </w:tabs>
        <w:rPr>
          <w:ins w:id="148"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1" w:history="1">
        <w:r w:rsidRPr="00C92E0E">
          <w:rPr>
            <w:rStyle w:val="Hyperlink"/>
            <w:noProof/>
          </w:rPr>
          <w:t>Pilot Image Set Preparation</w:t>
        </w:r>
        <w:r>
          <w:rPr>
            <w:noProof/>
            <w:webHidden/>
          </w:rPr>
          <w:tab/>
        </w:r>
        <w:r>
          <w:rPr>
            <w:noProof/>
            <w:webHidden/>
          </w:rPr>
          <w:fldChar w:fldCharType="begin"/>
        </w:r>
        <w:r>
          <w:rPr>
            <w:noProof/>
            <w:webHidden/>
          </w:rPr>
          <w:instrText xml:space="preserve"> PAGEREF _Toc233357911 \h </w:instrText>
        </w:r>
        <w:r>
          <w:rPr>
            <w:noProof/>
            <w:webHidden/>
          </w:rPr>
        </w:r>
        <w:r>
          <w:rPr>
            <w:noProof/>
            <w:webHidden/>
          </w:rPr>
          <w:fldChar w:fldCharType="separate"/>
        </w:r>
        <w:r>
          <w:rPr>
            <w:noProof/>
            <w:webHidden/>
          </w:rPr>
          <w:t>40</w:t>
        </w:r>
        <w:r>
          <w:rPr>
            <w:noProof/>
            <w:webHidden/>
          </w:rPr>
          <w:fldChar w:fldCharType="end"/>
        </w:r>
      </w:hyperlink>
    </w:p>
    <w:p w14:paraId="20EEA6B3" w14:textId="09A6D0F2" w:rsidR="00391406" w:rsidRDefault="00391406">
      <w:pPr>
        <w:pStyle w:val="TOC3"/>
        <w:tabs>
          <w:tab w:val="right" w:leader="dot" w:pos="9350"/>
        </w:tabs>
        <w:rPr>
          <w:ins w:id="149"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2" w:history="1">
        <w:r w:rsidRPr="00C92E0E">
          <w:rPr>
            <w:rStyle w:val="Hyperlink"/>
            <w:noProof/>
          </w:rPr>
          <w:t>Reference Processor Application and Output Standardization</w:t>
        </w:r>
        <w:r>
          <w:rPr>
            <w:noProof/>
            <w:webHidden/>
          </w:rPr>
          <w:tab/>
        </w:r>
        <w:r>
          <w:rPr>
            <w:noProof/>
            <w:webHidden/>
          </w:rPr>
          <w:fldChar w:fldCharType="begin"/>
        </w:r>
        <w:r>
          <w:rPr>
            <w:noProof/>
            <w:webHidden/>
          </w:rPr>
          <w:instrText xml:space="preserve"> PAGEREF _Toc233357912 \h </w:instrText>
        </w:r>
        <w:r>
          <w:rPr>
            <w:noProof/>
            <w:webHidden/>
          </w:rPr>
        </w:r>
        <w:r>
          <w:rPr>
            <w:noProof/>
            <w:webHidden/>
          </w:rPr>
          <w:fldChar w:fldCharType="separate"/>
        </w:r>
        <w:r>
          <w:rPr>
            <w:noProof/>
            <w:webHidden/>
          </w:rPr>
          <w:t>41</w:t>
        </w:r>
        <w:r>
          <w:rPr>
            <w:noProof/>
            <w:webHidden/>
          </w:rPr>
          <w:fldChar w:fldCharType="end"/>
        </w:r>
      </w:hyperlink>
    </w:p>
    <w:p w14:paraId="7E7DD938" w14:textId="2F4EF404" w:rsidR="00391406" w:rsidRDefault="00391406">
      <w:pPr>
        <w:pStyle w:val="TOC3"/>
        <w:tabs>
          <w:tab w:val="right" w:leader="dot" w:pos="9350"/>
        </w:tabs>
        <w:rPr>
          <w:ins w:id="150"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3" w:history="1">
        <w:r w:rsidRPr="00C92E0E">
          <w:rPr>
            <w:rStyle w:val="Hyperlink"/>
            <w:noProof/>
          </w:rPr>
          <w:t>Evaluation and Reporting Framework</w:t>
        </w:r>
        <w:r>
          <w:rPr>
            <w:noProof/>
            <w:webHidden/>
          </w:rPr>
          <w:tab/>
        </w:r>
        <w:r>
          <w:rPr>
            <w:noProof/>
            <w:webHidden/>
          </w:rPr>
          <w:fldChar w:fldCharType="begin"/>
        </w:r>
        <w:r>
          <w:rPr>
            <w:noProof/>
            <w:webHidden/>
          </w:rPr>
          <w:instrText xml:space="preserve"> PAGEREF _Toc233357913 \h </w:instrText>
        </w:r>
        <w:r>
          <w:rPr>
            <w:noProof/>
            <w:webHidden/>
          </w:rPr>
        </w:r>
        <w:r>
          <w:rPr>
            <w:noProof/>
            <w:webHidden/>
          </w:rPr>
          <w:fldChar w:fldCharType="separate"/>
        </w:r>
        <w:r>
          <w:rPr>
            <w:noProof/>
            <w:webHidden/>
          </w:rPr>
          <w:t>42</w:t>
        </w:r>
        <w:r>
          <w:rPr>
            <w:noProof/>
            <w:webHidden/>
          </w:rPr>
          <w:fldChar w:fldCharType="end"/>
        </w:r>
      </w:hyperlink>
    </w:p>
    <w:p w14:paraId="3D034263" w14:textId="64F59A8B" w:rsidR="00391406" w:rsidRDefault="00391406">
      <w:pPr>
        <w:pStyle w:val="TOC2"/>
        <w:rPr>
          <w:ins w:id="151"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14" w:history="1">
        <w:r w:rsidRPr="00C92E0E">
          <w:rPr>
            <w:rStyle w:val="Hyperlink"/>
            <w:noProof/>
          </w:rPr>
          <w:t>Metrics for Pavement-Marking Assessment and Analytical Measures</w:t>
        </w:r>
        <w:r>
          <w:rPr>
            <w:noProof/>
            <w:webHidden/>
          </w:rPr>
          <w:tab/>
        </w:r>
        <w:r>
          <w:rPr>
            <w:noProof/>
            <w:webHidden/>
          </w:rPr>
          <w:fldChar w:fldCharType="begin"/>
        </w:r>
        <w:r>
          <w:rPr>
            <w:noProof/>
            <w:webHidden/>
          </w:rPr>
          <w:instrText xml:space="preserve"> PAGEREF _Toc233357914 \h </w:instrText>
        </w:r>
        <w:r>
          <w:rPr>
            <w:noProof/>
            <w:webHidden/>
          </w:rPr>
        </w:r>
        <w:r>
          <w:rPr>
            <w:noProof/>
            <w:webHidden/>
          </w:rPr>
          <w:fldChar w:fldCharType="separate"/>
        </w:r>
        <w:r>
          <w:rPr>
            <w:noProof/>
            <w:webHidden/>
          </w:rPr>
          <w:t>43</w:t>
        </w:r>
        <w:r>
          <w:rPr>
            <w:noProof/>
            <w:webHidden/>
          </w:rPr>
          <w:fldChar w:fldCharType="end"/>
        </w:r>
      </w:hyperlink>
    </w:p>
    <w:p w14:paraId="4116B259" w14:textId="75DF92D3" w:rsidR="00391406" w:rsidRDefault="00391406">
      <w:pPr>
        <w:pStyle w:val="TOC3"/>
        <w:tabs>
          <w:tab w:val="right" w:leader="dot" w:pos="9350"/>
        </w:tabs>
        <w:rPr>
          <w:ins w:id="152"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5" w:history="1">
        <w:r w:rsidRPr="00C92E0E">
          <w:rPr>
            <w:rStyle w:val="Hyperlink"/>
            <w:noProof/>
          </w:rPr>
          <w:t>Image- and Annotation-Based Pavement Marking Indicators</w:t>
        </w:r>
        <w:r>
          <w:rPr>
            <w:noProof/>
            <w:webHidden/>
          </w:rPr>
          <w:tab/>
        </w:r>
        <w:r>
          <w:rPr>
            <w:noProof/>
            <w:webHidden/>
          </w:rPr>
          <w:fldChar w:fldCharType="begin"/>
        </w:r>
        <w:r>
          <w:rPr>
            <w:noProof/>
            <w:webHidden/>
          </w:rPr>
          <w:instrText xml:space="preserve"> PAGEREF _Toc233357915 \h </w:instrText>
        </w:r>
        <w:r>
          <w:rPr>
            <w:noProof/>
            <w:webHidden/>
          </w:rPr>
        </w:r>
        <w:r>
          <w:rPr>
            <w:noProof/>
            <w:webHidden/>
          </w:rPr>
          <w:fldChar w:fldCharType="separate"/>
        </w:r>
        <w:r>
          <w:rPr>
            <w:noProof/>
            <w:webHidden/>
          </w:rPr>
          <w:t>45</w:t>
        </w:r>
        <w:r>
          <w:rPr>
            <w:noProof/>
            <w:webHidden/>
          </w:rPr>
          <w:fldChar w:fldCharType="end"/>
        </w:r>
      </w:hyperlink>
    </w:p>
    <w:p w14:paraId="1EC4C6C4" w14:textId="22A95134" w:rsidR="00391406" w:rsidRDefault="00391406">
      <w:pPr>
        <w:pStyle w:val="TOC3"/>
        <w:tabs>
          <w:tab w:val="right" w:leader="dot" w:pos="9350"/>
        </w:tabs>
        <w:rPr>
          <w:ins w:id="153"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6" w:history="1">
        <w:r w:rsidRPr="00C92E0E">
          <w:rPr>
            <w:rStyle w:val="Hyperlink"/>
            <w:noProof/>
          </w:rPr>
          <w:t>Detection Performance Indicators</w:t>
        </w:r>
        <w:r>
          <w:rPr>
            <w:noProof/>
            <w:webHidden/>
          </w:rPr>
          <w:tab/>
        </w:r>
        <w:r>
          <w:rPr>
            <w:noProof/>
            <w:webHidden/>
          </w:rPr>
          <w:fldChar w:fldCharType="begin"/>
        </w:r>
        <w:r>
          <w:rPr>
            <w:noProof/>
            <w:webHidden/>
          </w:rPr>
          <w:instrText xml:space="preserve"> PAGEREF _Toc233357916 \h </w:instrText>
        </w:r>
        <w:r>
          <w:rPr>
            <w:noProof/>
            <w:webHidden/>
          </w:rPr>
        </w:r>
        <w:r>
          <w:rPr>
            <w:noProof/>
            <w:webHidden/>
          </w:rPr>
          <w:fldChar w:fldCharType="separate"/>
        </w:r>
        <w:r>
          <w:rPr>
            <w:noProof/>
            <w:webHidden/>
          </w:rPr>
          <w:t>48</w:t>
        </w:r>
        <w:r>
          <w:rPr>
            <w:noProof/>
            <w:webHidden/>
          </w:rPr>
          <w:fldChar w:fldCharType="end"/>
        </w:r>
      </w:hyperlink>
    </w:p>
    <w:p w14:paraId="7E0A1D26" w14:textId="240F5A89" w:rsidR="00391406" w:rsidRDefault="00391406">
      <w:pPr>
        <w:pStyle w:val="TOC3"/>
        <w:tabs>
          <w:tab w:val="right" w:leader="dot" w:pos="9350"/>
        </w:tabs>
        <w:rPr>
          <w:ins w:id="154" w:author="Soleimaniamiri, Saeid [US-IR]" w:date="2026-06-26T09:17:00Z" w16du:dateUtc="2026-06-26T13:17:00Z"/>
          <w:rFonts w:asciiTheme="minorHAnsi" w:eastAsiaTheme="minorEastAsia" w:hAnsiTheme="minorHAnsi" w:cstheme="minorBidi"/>
          <w:b w:val="0"/>
          <w:bCs w:val="0"/>
          <w:noProof/>
          <w:kern w:val="2"/>
          <w14:ligatures w14:val="standardContextual"/>
        </w:rPr>
      </w:pPr>
      <w:hyperlink w:anchor="_Toc233357917" w:history="1">
        <w:r w:rsidRPr="00C92E0E">
          <w:rPr>
            <w:rStyle w:val="Hyperlink"/>
            <w:noProof/>
          </w:rPr>
          <w:t>Cross-Factor and Condition-Based Analysis</w:t>
        </w:r>
        <w:r>
          <w:rPr>
            <w:noProof/>
            <w:webHidden/>
          </w:rPr>
          <w:tab/>
        </w:r>
        <w:r>
          <w:rPr>
            <w:noProof/>
            <w:webHidden/>
          </w:rPr>
          <w:fldChar w:fldCharType="begin"/>
        </w:r>
        <w:r>
          <w:rPr>
            <w:noProof/>
            <w:webHidden/>
          </w:rPr>
          <w:instrText xml:space="preserve"> PAGEREF _Toc233357917 \h </w:instrText>
        </w:r>
        <w:r>
          <w:rPr>
            <w:noProof/>
            <w:webHidden/>
          </w:rPr>
        </w:r>
        <w:r>
          <w:rPr>
            <w:noProof/>
            <w:webHidden/>
          </w:rPr>
          <w:fldChar w:fldCharType="separate"/>
        </w:r>
        <w:r>
          <w:rPr>
            <w:noProof/>
            <w:webHidden/>
          </w:rPr>
          <w:t>51</w:t>
        </w:r>
        <w:r>
          <w:rPr>
            <w:noProof/>
            <w:webHidden/>
          </w:rPr>
          <w:fldChar w:fldCharType="end"/>
        </w:r>
      </w:hyperlink>
    </w:p>
    <w:p w14:paraId="650D33BD" w14:textId="34EB07B3" w:rsidR="00391406" w:rsidRDefault="00391406">
      <w:pPr>
        <w:pStyle w:val="TOC2"/>
        <w:rPr>
          <w:ins w:id="15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18" w:history="1">
        <w:r w:rsidRPr="00C92E0E">
          <w:rPr>
            <w:rStyle w:val="Hyperlink"/>
            <w:noProof/>
          </w:rPr>
          <w:t>Analysis Grouping, Comparison, and Interpretation Approach</w:t>
        </w:r>
        <w:r>
          <w:rPr>
            <w:noProof/>
            <w:webHidden/>
          </w:rPr>
          <w:tab/>
        </w:r>
        <w:r>
          <w:rPr>
            <w:noProof/>
            <w:webHidden/>
          </w:rPr>
          <w:fldChar w:fldCharType="begin"/>
        </w:r>
        <w:r>
          <w:rPr>
            <w:noProof/>
            <w:webHidden/>
          </w:rPr>
          <w:instrText xml:space="preserve"> PAGEREF _Toc233357918 \h </w:instrText>
        </w:r>
        <w:r>
          <w:rPr>
            <w:noProof/>
            <w:webHidden/>
          </w:rPr>
        </w:r>
        <w:r>
          <w:rPr>
            <w:noProof/>
            <w:webHidden/>
          </w:rPr>
          <w:fldChar w:fldCharType="separate"/>
        </w:r>
        <w:r>
          <w:rPr>
            <w:noProof/>
            <w:webHidden/>
          </w:rPr>
          <w:t>59</w:t>
        </w:r>
        <w:r>
          <w:rPr>
            <w:noProof/>
            <w:webHidden/>
          </w:rPr>
          <w:fldChar w:fldCharType="end"/>
        </w:r>
      </w:hyperlink>
    </w:p>
    <w:p w14:paraId="4686BA18" w14:textId="25549703" w:rsidR="00391406" w:rsidRDefault="00391406">
      <w:pPr>
        <w:pStyle w:val="TOC2"/>
        <w:rPr>
          <w:ins w:id="15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19" w:history="1">
        <w:r w:rsidRPr="00C92E0E">
          <w:rPr>
            <w:rStyle w:val="Hyperlink"/>
            <w:noProof/>
          </w:rPr>
          <w:t>Chapter Summary</w:t>
        </w:r>
        <w:r>
          <w:rPr>
            <w:noProof/>
            <w:webHidden/>
          </w:rPr>
          <w:tab/>
        </w:r>
        <w:r>
          <w:rPr>
            <w:noProof/>
            <w:webHidden/>
          </w:rPr>
          <w:fldChar w:fldCharType="begin"/>
        </w:r>
        <w:r>
          <w:rPr>
            <w:noProof/>
            <w:webHidden/>
          </w:rPr>
          <w:instrText xml:space="preserve"> PAGEREF _Toc233357919 \h </w:instrText>
        </w:r>
        <w:r>
          <w:rPr>
            <w:noProof/>
            <w:webHidden/>
          </w:rPr>
        </w:r>
        <w:r>
          <w:rPr>
            <w:noProof/>
            <w:webHidden/>
          </w:rPr>
          <w:fldChar w:fldCharType="separate"/>
        </w:r>
        <w:r>
          <w:rPr>
            <w:noProof/>
            <w:webHidden/>
          </w:rPr>
          <w:t>60</w:t>
        </w:r>
        <w:r>
          <w:rPr>
            <w:noProof/>
            <w:webHidden/>
          </w:rPr>
          <w:fldChar w:fldCharType="end"/>
        </w:r>
      </w:hyperlink>
    </w:p>
    <w:p w14:paraId="399DFBCB" w14:textId="528EFA03" w:rsidR="00391406" w:rsidRDefault="00391406">
      <w:pPr>
        <w:pStyle w:val="TOC1"/>
        <w:tabs>
          <w:tab w:val="right" w:leader="dot" w:pos="9350"/>
        </w:tabs>
        <w:rPr>
          <w:ins w:id="15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0" w:history="1">
        <w:r w:rsidRPr="00C92E0E">
          <w:rPr>
            <w:rStyle w:val="Hyperlink"/>
            <w:noProof/>
            <w:highlight w:val="yellow"/>
          </w:rPr>
          <w:t>Chapter 5 – Pilot Analysis Execution and Results</w:t>
        </w:r>
        <w:r>
          <w:rPr>
            <w:noProof/>
            <w:webHidden/>
          </w:rPr>
          <w:tab/>
        </w:r>
        <w:r>
          <w:rPr>
            <w:noProof/>
            <w:webHidden/>
          </w:rPr>
          <w:fldChar w:fldCharType="begin"/>
        </w:r>
        <w:r>
          <w:rPr>
            <w:noProof/>
            <w:webHidden/>
          </w:rPr>
          <w:instrText xml:space="preserve"> PAGEREF _Toc233357920 \h </w:instrText>
        </w:r>
        <w:r>
          <w:rPr>
            <w:noProof/>
            <w:webHidden/>
          </w:rPr>
        </w:r>
        <w:r>
          <w:rPr>
            <w:noProof/>
            <w:webHidden/>
          </w:rPr>
          <w:fldChar w:fldCharType="separate"/>
        </w:r>
        <w:r>
          <w:rPr>
            <w:noProof/>
            <w:webHidden/>
          </w:rPr>
          <w:t>62</w:t>
        </w:r>
        <w:r>
          <w:rPr>
            <w:noProof/>
            <w:webHidden/>
          </w:rPr>
          <w:fldChar w:fldCharType="end"/>
        </w:r>
      </w:hyperlink>
    </w:p>
    <w:p w14:paraId="7CD162C0" w14:textId="52FE35A5" w:rsidR="00391406" w:rsidRDefault="00391406">
      <w:pPr>
        <w:pStyle w:val="TOC2"/>
        <w:rPr>
          <w:ins w:id="15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1" w:history="1">
        <w:r w:rsidRPr="00C92E0E">
          <w:rPr>
            <w:rStyle w:val="Hyperlink"/>
            <w:noProof/>
            <w:highlight w:val="yellow"/>
          </w:rPr>
          <w:t>Pilot Analysis Design</w:t>
        </w:r>
        <w:r>
          <w:rPr>
            <w:noProof/>
            <w:webHidden/>
          </w:rPr>
          <w:tab/>
        </w:r>
        <w:r>
          <w:rPr>
            <w:noProof/>
            <w:webHidden/>
          </w:rPr>
          <w:fldChar w:fldCharType="begin"/>
        </w:r>
        <w:r>
          <w:rPr>
            <w:noProof/>
            <w:webHidden/>
          </w:rPr>
          <w:instrText xml:space="preserve"> PAGEREF _Toc233357921 \h </w:instrText>
        </w:r>
        <w:r>
          <w:rPr>
            <w:noProof/>
            <w:webHidden/>
          </w:rPr>
        </w:r>
        <w:r>
          <w:rPr>
            <w:noProof/>
            <w:webHidden/>
          </w:rPr>
          <w:fldChar w:fldCharType="separate"/>
        </w:r>
        <w:r>
          <w:rPr>
            <w:noProof/>
            <w:webHidden/>
          </w:rPr>
          <w:t>62</w:t>
        </w:r>
        <w:r>
          <w:rPr>
            <w:noProof/>
            <w:webHidden/>
          </w:rPr>
          <w:fldChar w:fldCharType="end"/>
        </w:r>
      </w:hyperlink>
    </w:p>
    <w:p w14:paraId="07C64EF3" w14:textId="6D8F8BFF" w:rsidR="00391406" w:rsidRDefault="00391406">
      <w:pPr>
        <w:pStyle w:val="TOC2"/>
        <w:rPr>
          <w:ins w:id="15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2" w:history="1">
        <w:r w:rsidRPr="00C92E0E">
          <w:rPr>
            <w:rStyle w:val="Hyperlink"/>
            <w:noProof/>
            <w:highlight w:val="yellow"/>
          </w:rPr>
          <w:t>Implementation of the Analysis Pipeline</w:t>
        </w:r>
        <w:r>
          <w:rPr>
            <w:noProof/>
            <w:webHidden/>
          </w:rPr>
          <w:tab/>
        </w:r>
        <w:r>
          <w:rPr>
            <w:noProof/>
            <w:webHidden/>
          </w:rPr>
          <w:fldChar w:fldCharType="begin"/>
        </w:r>
        <w:r>
          <w:rPr>
            <w:noProof/>
            <w:webHidden/>
          </w:rPr>
          <w:instrText xml:space="preserve"> PAGEREF _Toc233357922 \h </w:instrText>
        </w:r>
        <w:r>
          <w:rPr>
            <w:noProof/>
            <w:webHidden/>
          </w:rPr>
        </w:r>
        <w:r>
          <w:rPr>
            <w:noProof/>
            <w:webHidden/>
          </w:rPr>
          <w:fldChar w:fldCharType="separate"/>
        </w:r>
        <w:r>
          <w:rPr>
            <w:noProof/>
            <w:webHidden/>
          </w:rPr>
          <w:t>62</w:t>
        </w:r>
        <w:r>
          <w:rPr>
            <w:noProof/>
            <w:webHidden/>
          </w:rPr>
          <w:fldChar w:fldCharType="end"/>
        </w:r>
      </w:hyperlink>
    </w:p>
    <w:p w14:paraId="5DCF62AB" w14:textId="4B6F473B" w:rsidR="00391406" w:rsidRDefault="00391406">
      <w:pPr>
        <w:pStyle w:val="TOC2"/>
        <w:rPr>
          <w:ins w:id="160"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3" w:history="1">
        <w:r w:rsidRPr="00C92E0E">
          <w:rPr>
            <w:rStyle w:val="Hyperlink"/>
            <w:noProof/>
            <w:highlight w:val="yellow"/>
          </w:rPr>
          <w:t>Detection Outputs and Analysis Results</w:t>
        </w:r>
        <w:r>
          <w:rPr>
            <w:noProof/>
            <w:webHidden/>
          </w:rPr>
          <w:tab/>
        </w:r>
        <w:r>
          <w:rPr>
            <w:noProof/>
            <w:webHidden/>
          </w:rPr>
          <w:fldChar w:fldCharType="begin"/>
        </w:r>
        <w:r>
          <w:rPr>
            <w:noProof/>
            <w:webHidden/>
          </w:rPr>
          <w:instrText xml:space="preserve"> PAGEREF _Toc233357923 \h </w:instrText>
        </w:r>
        <w:r>
          <w:rPr>
            <w:noProof/>
            <w:webHidden/>
          </w:rPr>
        </w:r>
        <w:r>
          <w:rPr>
            <w:noProof/>
            <w:webHidden/>
          </w:rPr>
          <w:fldChar w:fldCharType="separate"/>
        </w:r>
        <w:r>
          <w:rPr>
            <w:noProof/>
            <w:webHidden/>
          </w:rPr>
          <w:t>62</w:t>
        </w:r>
        <w:r>
          <w:rPr>
            <w:noProof/>
            <w:webHidden/>
          </w:rPr>
          <w:fldChar w:fldCharType="end"/>
        </w:r>
      </w:hyperlink>
    </w:p>
    <w:p w14:paraId="78092245" w14:textId="05F6F05F" w:rsidR="00391406" w:rsidRDefault="00391406">
      <w:pPr>
        <w:pStyle w:val="TOC2"/>
        <w:rPr>
          <w:ins w:id="161"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4" w:history="1">
        <w:r w:rsidRPr="00C92E0E">
          <w:rPr>
            <w:rStyle w:val="Hyperlink"/>
            <w:noProof/>
            <w:highlight w:val="yellow"/>
          </w:rPr>
          <w:t>Observed Patterns and Failure Cases</w:t>
        </w:r>
        <w:r>
          <w:rPr>
            <w:noProof/>
            <w:webHidden/>
          </w:rPr>
          <w:tab/>
        </w:r>
        <w:r>
          <w:rPr>
            <w:noProof/>
            <w:webHidden/>
          </w:rPr>
          <w:fldChar w:fldCharType="begin"/>
        </w:r>
        <w:r>
          <w:rPr>
            <w:noProof/>
            <w:webHidden/>
          </w:rPr>
          <w:instrText xml:space="preserve"> PAGEREF _Toc233357924 \h </w:instrText>
        </w:r>
        <w:r>
          <w:rPr>
            <w:noProof/>
            <w:webHidden/>
          </w:rPr>
        </w:r>
        <w:r>
          <w:rPr>
            <w:noProof/>
            <w:webHidden/>
          </w:rPr>
          <w:fldChar w:fldCharType="separate"/>
        </w:r>
        <w:r>
          <w:rPr>
            <w:noProof/>
            <w:webHidden/>
          </w:rPr>
          <w:t>62</w:t>
        </w:r>
        <w:r>
          <w:rPr>
            <w:noProof/>
            <w:webHidden/>
          </w:rPr>
          <w:fldChar w:fldCharType="end"/>
        </w:r>
      </w:hyperlink>
    </w:p>
    <w:p w14:paraId="11749D57" w14:textId="01F259CD" w:rsidR="00391406" w:rsidRDefault="00391406">
      <w:pPr>
        <w:pStyle w:val="TOC1"/>
        <w:tabs>
          <w:tab w:val="right" w:leader="dot" w:pos="9350"/>
        </w:tabs>
        <w:rPr>
          <w:ins w:id="162"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5" w:history="1">
        <w:r w:rsidRPr="00C92E0E">
          <w:rPr>
            <w:rStyle w:val="Hyperlink"/>
            <w:noProof/>
            <w:highlight w:val="yellow"/>
          </w:rPr>
          <w:t>Chapter 6 – Insights, Limitations, and Implications for Future Work</w:t>
        </w:r>
        <w:r>
          <w:rPr>
            <w:noProof/>
            <w:webHidden/>
          </w:rPr>
          <w:tab/>
        </w:r>
        <w:r>
          <w:rPr>
            <w:noProof/>
            <w:webHidden/>
          </w:rPr>
          <w:fldChar w:fldCharType="begin"/>
        </w:r>
        <w:r>
          <w:rPr>
            <w:noProof/>
            <w:webHidden/>
          </w:rPr>
          <w:instrText xml:space="preserve"> PAGEREF _Toc233357925 \h </w:instrText>
        </w:r>
        <w:r>
          <w:rPr>
            <w:noProof/>
            <w:webHidden/>
          </w:rPr>
        </w:r>
        <w:r>
          <w:rPr>
            <w:noProof/>
            <w:webHidden/>
          </w:rPr>
          <w:fldChar w:fldCharType="separate"/>
        </w:r>
        <w:r>
          <w:rPr>
            <w:noProof/>
            <w:webHidden/>
          </w:rPr>
          <w:t>63</w:t>
        </w:r>
        <w:r>
          <w:rPr>
            <w:noProof/>
            <w:webHidden/>
          </w:rPr>
          <w:fldChar w:fldCharType="end"/>
        </w:r>
      </w:hyperlink>
    </w:p>
    <w:p w14:paraId="41C4D837" w14:textId="45ECFAEB" w:rsidR="00391406" w:rsidRDefault="00391406">
      <w:pPr>
        <w:pStyle w:val="TOC2"/>
        <w:rPr>
          <w:ins w:id="16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6" w:history="1">
        <w:r w:rsidRPr="00C92E0E">
          <w:rPr>
            <w:rStyle w:val="Hyperlink"/>
            <w:noProof/>
            <w:highlight w:val="yellow"/>
          </w:rPr>
          <w:t>Key Findings from the Pilot Analysis</w:t>
        </w:r>
        <w:r>
          <w:rPr>
            <w:noProof/>
            <w:webHidden/>
          </w:rPr>
          <w:tab/>
        </w:r>
        <w:r>
          <w:rPr>
            <w:noProof/>
            <w:webHidden/>
          </w:rPr>
          <w:fldChar w:fldCharType="begin"/>
        </w:r>
        <w:r>
          <w:rPr>
            <w:noProof/>
            <w:webHidden/>
          </w:rPr>
          <w:instrText xml:space="preserve"> PAGEREF _Toc233357926 \h </w:instrText>
        </w:r>
        <w:r>
          <w:rPr>
            <w:noProof/>
            <w:webHidden/>
          </w:rPr>
        </w:r>
        <w:r>
          <w:rPr>
            <w:noProof/>
            <w:webHidden/>
          </w:rPr>
          <w:fldChar w:fldCharType="separate"/>
        </w:r>
        <w:r>
          <w:rPr>
            <w:noProof/>
            <w:webHidden/>
          </w:rPr>
          <w:t>63</w:t>
        </w:r>
        <w:r>
          <w:rPr>
            <w:noProof/>
            <w:webHidden/>
          </w:rPr>
          <w:fldChar w:fldCharType="end"/>
        </w:r>
      </w:hyperlink>
    </w:p>
    <w:p w14:paraId="37A78601" w14:textId="7E23D243" w:rsidR="00391406" w:rsidRDefault="00391406">
      <w:pPr>
        <w:pStyle w:val="TOC2"/>
        <w:rPr>
          <w:ins w:id="164"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7" w:history="1">
        <w:r w:rsidRPr="00C92E0E">
          <w:rPr>
            <w:rStyle w:val="Hyperlink"/>
            <w:noProof/>
            <w:highlight w:val="yellow"/>
          </w:rPr>
          <w:t>Limitations of the Analysis</w:t>
        </w:r>
        <w:r>
          <w:rPr>
            <w:noProof/>
            <w:webHidden/>
          </w:rPr>
          <w:tab/>
        </w:r>
        <w:r>
          <w:rPr>
            <w:noProof/>
            <w:webHidden/>
          </w:rPr>
          <w:fldChar w:fldCharType="begin"/>
        </w:r>
        <w:r>
          <w:rPr>
            <w:noProof/>
            <w:webHidden/>
          </w:rPr>
          <w:instrText xml:space="preserve"> PAGEREF _Toc233357927 \h </w:instrText>
        </w:r>
        <w:r>
          <w:rPr>
            <w:noProof/>
            <w:webHidden/>
          </w:rPr>
        </w:r>
        <w:r>
          <w:rPr>
            <w:noProof/>
            <w:webHidden/>
          </w:rPr>
          <w:fldChar w:fldCharType="separate"/>
        </w:r>
        <w:r>
          <w:rPr>
            <w:noProof/>
            <w:webHidden/>
          </w:rPr>
          <w:t>63</w:t>
        </w:r>
        <w:r>
          <w:rPr>
            <w:noProof/>
            <w:webHidden/>
          </w:rPr>
          <w:fldChar w:fldCharType="end"/>
        </w:r>
      </w:hyperlink>
    </w:p>
    <w:p w14:paraId="30CCADE7" w14:textId="07B04FA0" w:rsidR="00391406" w:rsidRDefault="00391406">
      <w:pPr>
        <w:pStyle w:val="TOC2"/>
        <w:rPr>
          <w:ins w:id="16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8" w:history="1">
        <w:r w:rsidRPr="00C92E0E">
          <w:rPr>
            <w:rStyle w:val="Hyperlink"/>
            <w:noProof/>
            <w:highlight w:val="yellow"/>
          </w:rPr>
          <w:t>Lessons Learned</w:t>
        </w:r>
        <w:r>
          <w:rPr>
            <w:noProof/>
            <w:webHidden/>
          </w:rPr>
          <w:tab/>
        </w:r>
        <w:r>
          <w:rPr>
            <w:noProof/>
            <w:webHidden/>
          </w:rPr>
          <w:fldChar w:fldCharType="begin"/>
        </w:r>
        <w:r>
          <w:rPr>
            <w:noProof/>
            <w:webHidden/>
          </w:rPr>
          <w:instrText xml:space="preserve"> PAGEREF _Toc233357928 \h </w:instrText>
        </w:r>
        <w:r>
          <w:rPr>
            <w:noProof/>
            <w:webHidden/>
          </w:rPr>
        </w:r>
        <w:r>
          <w:rPr>
            <w:noProof/>
            <w:webHidden/>
          </w:rPr>
          <w:fldChar w:fldCharType="separate"/>
        </w:r>
        <w:r>
          <w:rPr>
            <w:noProof/>
            <w:webHidden/>
          </w:rPr>
          <w:t>63</w:t>
        </w:r>
        <w:r>
          <w:rPr>
            <w:noProof/>
            <w:webHidden/>
          </w:rPr>
          <w:fldChar w:fldCharType="end"/>
        </w:r>
      </w:hyperlink>
    </w:p>
    <w:p w14:paraId="37385315" w14:textId="0C7E75C9" w:rsidR="00391406" w:rsidRDefault="00391406">
      <w:pPr>
        <w:pStyle w:val="TOC2"/>
        <w:rPr>
          <w:ins w:id="16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29" w:history="1">
        <w:r w:rsidRPr="00C92E0E">
          <w:rPr>
            <w:rStyle w:val="Hyperlink"/>
            <w:noProof/>
            <w:highlight w:val="yellow"/>
          </w:rPr>
          <w:t>Implications for Future Data Collection and Analysis</w:t>
        </w:r>
        <w:r>
          <w:rPr>
            <w:noProof/>
            <w:webHidden/>
          </w:rPr>
          <w:tab/>
        </w:r>
        <w:r>
          <w:rPr>
            <w:noProof/>
            <w:webHidden/>
          </w:rPr>
          <w:fldChar w:fldCharType="begin"/>
        </w:r>
        <w:r>
          <w:rPr>
            <w:noProof/>
            <w:webHidden/>
          </w:rPr>
          <w:instrText xml:space="preserve"> PAGEREF _Toc233357929 \h </w:instrText>
        </w:r>
        <w:r>
          <w:rPr>
            <w:noProof/>
            <w:webHidden/>
          </w:rPr>
        </w:r>
        <w:r>
          <w:rPr>
            <w:noProof/>
            <w:webHidden/>
          </w:rPr>
          <w:fldChar w:fldCharType="separate"/>
        </w:r>
        <w:r>
          <w:rPr>
            <w:noProof/>
            <w:webHidden/>
          </w:rPr>
          <w:t>63</w:t>
        </w:r>
        <w:r>
          <w:rPr>
            <w:noProof/>
            <w:webHidden/>
          </w:rPr>
          <w:fldChar w:fldCharType="end"/>
        </w:r>
      </w:hyperlink>
    </w:p>
    <w:p w14:paraId="06D81025" w14:textId="4DE94543" w:rsidR="00391406" w:rsidRDefault="00391406">
      <w:pPr>
        <w:pStyle w:val="TOC1"/>
        <w:tabs>
          <w:tab w:val="right" w:leader="dot" w:pos="9350"/>
        </w:tabs>
        <w:rPr>
          <w:ins w:id="16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hyperlink w:anchor="_Toc233357930" w:history="1">
        <w:r w:rsidRPr="00C92E0E">
          <w:rPr>
            <w:rStyle w:val="Hyperlink"/>
            <w:noProof/>
            <w:highlight w:val="yellow"/>
          </w:rPr>
          <w:t>References</w:t>
        </w:r>
        <w:r>
          <w:rPr>
            <w:noProof/>
            <w:webHidden/>
          </w:rPr>
          <w:tab/>
        </w:r>
        <w:r>
          <w:rPr>
            <w:noProof/>
            <w:webHidden/>
          </w:rPr>
          <w:fldChar w:fldCharType="begin"/>
        </w:r>
        <w:r>
          <w:rPr>
            <w:noProof/>
            <w:webHidden/>
          </w:rPr>
          <w:instrText xml:space="preserve"> PAGEREF _Toc233357930 \h </w:instrText>
        </w:r>
        <w:r>
          <w:rPr>
            <w:noProof/>
            <w:webHidden/>
          </w:rPr>
        </w:r>
        <w:r>
          <w:rPr>
            <w:noProof/>
            <w:webHidden/>
          </w:rPr>
          <w:fldChar w:fldCharType="separate"/>
        </w:r>
        <w:r>
          <w:rPr>
            <w:noProof/>
            <w:webHidden/>
          </w:rPr>
          <w:t>1</w:t>
        </w:r>
        <w:r>
          <w:rPr>
            <w:noProof/>
            <w:webHidden/>
          </w:rPr>
          <w:fldChar w:fldCharType="end"/>
        </w:r>
      </w:hyperlink>
    </w:p>
    <w:p w14:paraId="0DF3BF7A" w14:textId="29F001CE" w:rsidR="008C3F93" w:rsidDel="00391406" w:rsidRDefault="008C3F93">
      <w:pPr>
        <w:pStyle w:val="TOC1"/>
        <w:tabs>
          <w:tab w:val="right" w:leader="dot" w:pos="9350"/>
        </w:tabs>
        <w:rPr>
          <w:del w:id="16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5B056E9B" w14:textId="074D86B7" w:rsidR="008C3F93" w:rsidDel="00391406" w:rsidRDefault="008C3F93">
      <w:pPr>
        <w:pStyle w:val="TOC2"/>
        <w:rPr>
          <w:del w:id="16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7A710E7D" w14:textId="590F8029" w:rsidR="008C3F93" w:rsidDel="00391406" w:rsidRDefault="008C3F93">
      <w:pPr>
        <w:pStyle w:val="TOC2"/>
        <w:rPr>
          <w:del w:id="170"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5E45DDF9" w14:textId="64828199" w:rsidR="008C3F93" w:rsidDel="00391406" w:rsidRDefault="008C3F93">
      <w:pPr>
        <w:pStyle w:val="TOC3"/>
        <w:tabs>
          <w:tab w:val="right" w:leader="dot" w:pos="9350"/>
        </w:tabs>
        <w:rPr>
          <w:del w:id="171"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3961905E" w14:textId="77D4BA50" w:rsidR="008C3F93" w:rsidDel="00391406" w:rsidRDefault="008C3F93">
      <w:pPr>
        <w:pStyle w:val="TOC3"/>
        <w:tabs>
          <w:tab w:val="right" w:leader="dot" w:pos="9350"/>
        </w:tabs>
        <w:rPr>
          <w:del w:id="172"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6EEC4A1A" w14:textId="4330C564" w:rsidR="008C3F93" w:rsidDel="00391406" w:rsidRDefault="008C3F93">
      <w:pPr>
        <w:pStyle w:val="TOC3"/>
        <w:tabs>
          <w:tab w:val="right" w:leader="dot" w:pos="9350"/>
        </w:tabs>
        <w:rPr>
          <w:del w:id="173"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79E3AD1F" w14:textId="520888FD" w:rsidR="008C3F93" w:rsidDel="00391406" w:rsidRDefault="008C3F93">
      <w:pPr>
        <w:pStyle w:val="TOC2"/>
        <w:rPr>
          <w:del w:id="174"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E756AD6" w14:textId="4021C5CA" w:rsidR="008C3F93" w:rsidDel="00391406" w:rsidRDefault="008C3F93">
      <w:pPr>
        <w:pStyle w:val="TOC2"/>
        <w:rPr>
          <w:del w:id="17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9904EDC" w14:textId="79DBD2DA" w:rsidR="008C3F93" w:rsidDel="00391406" w:rsidRDefault="008C3F93">
      <w:pPr>
        <w:pStyle w:val="TOC2"/>
        <w:rPr>
          <w:del w:id="17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02E33D3" w14:textId="593AEC9D" w:rsidR="008C3F93" w:rsidDel="00391406" w:rsidRDefault="008C3F93">
      <w:pPr>
        <w:pStyle w:val="TOC2"/>
        <w:rPr>
          <w:del w:id="17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78700B0" w14:textId="3939CDDB" w:rsidR="008C3F93" w:rsidDel="00391406" w:rsidRDefault="008C3F93">
      <w:pPr>
        <w:pStyle w:val="TOC1"/>
        <w:tabs>
          <w:tab w:val="right" w:leader="dot" w:pos="9350"/>
        </w:tabs>
        <w:rPr>
          <w:del w:id="17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1325460" w14:textId="3CFB0243" w:rsidR="008C3F93" w:rsidDel="00391406" w:rsidRDefault="008C3F93">
      <w:pPr>
        <w:pStyle w:val="TOC2"/>
        <w:rPr>
          <w:del w:id="17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2DBCB0E" w14:textId="0A62FE48" w:rsidR="008C3F93" w:rsidDel="00391406" w:rsidRDefault="008C3F93">
      <w:pPr>
        <w:pStyle w:val="TOC3"/>
        <w:tabs>
          <w:tab w:val="right" w:leader="dot" w:pos="9350"/>
        </w:tabs>
        <w:rPr>
          <w:del w:id="180"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0509AC4F" w14:textId="48524CB5" w:rsidR="008C3F93" w:rsidDel="00391406" w:rsidRDefault="008C3F93">
      <w:pPr>
        <w:pStyle w:val="TOC3"/>
        <w:tabs>
          <w:tab w:val="right" w:leader="dot" w:pos="9350"/>
        </w:tabs>
        <w:rPr>
          <w:del w:id="181"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5F240C78" w14:textId="6218ACFA" w:rsidR="008C3F93" w:rsidDel="00391406" w:rsidRDefault="008C3F93">
      <w:pPr>
        <w:pStyle w:val="TOC3"/>
        <w:tabs>
          <w:tab w:val="right" w:leader="dot" w:pos="9350"/>
        </w:tabs>
        <w:rPr>
          <w:del w:id="182"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04FF3329" w14:textId="317203B0" w:rsidR="008C3F93" w:rsidDel="00391406" w:rsidRDefault="008C3F93">
      <w:pPr>
        <w:pStyle w:val="TOC2"/>
        <w:rPr>
          <w:del w:id="18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D5A5E05" w14:textId="79B498AF" w:rsidR="008C3F93" w:rsidDel="00391406" w:rsidRDefault="008C3F93">
      <w:pPr>
        <w:pStyle w:val="TOC3"/>
        <w:tabs>
          <w:tab w:val="right" w:leader="dot" w:pos="9350"/>
        </w:tabs>
        <w:rPr>
          <w:del w:id="184"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1ED5D384" w14:textId="48C9BD28" w:rsidR="008C3F93" w:rsidDel="00391406" w:rsidRDefault="008C3F93">
      <w:pPr>
        <w:pStyle w:val="TOC3"/>
        <w:tabs>
          <w:tab w:val="right" w:leader="dot" w:pos="9350"/>
        </w:tabs>
        <w:rPr>
          <w:del w:id="185"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0C201F6F" w14:textId="2FFDCBF0" w:rsidR="008C3F93" w:rsidDel="00391406" w:rsidRDefault="008C3F93">
      <w:pPr>
        <w:pStyle w:val="TOC3"/>
        <w:tabs>
          <w:tab w:val="right" w:leader="dot" w:pos="9350"/>
        </w:tabs>
        <w:rPr>
          <w:del w:id="186"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4762ACCE" w14:textId="7CF9D26E" w:rsidR="008C3F93" w:rsidDel="00391406" w:rsidRDefault="008C3F93">
      <w:pPr>
        <w:pStyle w:val="TOC2"/>
        <w:rPr>
          <w:del w:id="18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F8C3F9E" w14:textId="2998CD86" w:rsidR="008C3F93" w:rsidDel="00391406" w:rsidRDefault="008C3F93">
      <w:pPr>
        <w:pStyle w:val="TOC1"/>
        <w:tabs>
          <w:tab w:val="right" w:leader="dot" w:pos="9350"/>
        </w:tabs>
        <w:rPr>
          <w:del w:id="18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32714FA4" w14:textId="4174D87F" w:rsidR="008C3F93" w:rsidDel="00391406" w:rsidRDefault="008C3F93">
      <w:pPr>
        <w:pStyle w:val="TOC2"/>
        <w:rPr>
          <w:del w:id="18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00905BE" w14:textId="65620B5D" w:rsidR="008C3F93" w:rsidDel="00391406" w:rsidRDefault="008C3F93">
      <w:pPr>
        <w:pStyle w:val="TOC2"/>
        <w:rPr>
          <w:del w:id="190"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352E2895" w14:textId="7529437A" w:rsidR="008C3F93" w:rsidDel="00391406" w:rsidRDefault="008C3F93">
      <w:pPr>
        <w:pStyle w:val="TOC2"/>
        <w:rPr>
          <w:del w:id="191"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6D7BECF" w14:textId="1B08900A" w:rsidR="008C3F93" w:rsidDel="00391406" w:rsidRDefault="008C3F93">
      <w:pPr>
        <w:pStyle w:val="TOC3"/>
        <w:tabs>
          <w:tab w:val="right" w:leader="dot" w:pos="9350"/>
        </w:tabs>
        <w:rPr>
          <w:del w:id="192"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5DBFED81" w14:textId="64493153" w:rsidR="008C3F93" w:rsidDel="00391406" w:rsidRDefault="008C3F93">
      <w:pPr>
        <w:pStyle w:val="TOC3"/>
        <w:tabs>
          <w:tab w:val="right" w:leader="dot" w:pos="9350"/>
        </w:tabs>
        <w:rPr>
          <w:del w:id="193"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270753B1" w14:textId="2768B760" w:rsidR="008C3F93" w:rsidDel="00391406" w:rsidRDefault="008C3F93">
      <w:pPr>
        <w:pStyle w:val="TOC3"/>
        <w:tabs>
          <w:tab w:val="right" w:leader="dot" w:pos="9350"/>
        </w:tabs>
        <w:rPr>
          <w:del w:id="194"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5F22815E" w14:textId="686790BE" w:rsidR="008C3F93" w:rsidDel="00391406" w:rsidRDefault="008C3F93">
      <w:pPr>
        <w:pStyle w:val="TOC2"/>
        <w:rPr>
          <w:del w:id="19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9C9EBB5" w14:textId="08910F3C" w:rsidR="008C3F93" w:rsidDel="00391406" w:rsidRDefault="008C3F93">
      <w:pPr>
        <w:pStyle w:val="TOC2"/>
        <w:rPr>
          <w:del w:id="19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264628E" w14:textId="1DD80CDE" w:rsidR="008C3F93" w:rsidDel="00391406" w:rsidRDefault="008C3F93">
      <w:pPr>
        <w:pStyle w:val="TOC1"/>
        <w:tabs>
          <w:tab w:val="right" w:leader="dot" w:pos="9350"/>
        </w:tabs>
        <w:rPr>
          <w:del w:id="19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025DFB1" w14:textId="5FE3DD9C" w:rsidR="008C3F93" w:rsidDel="00391406" w:rsidRDefault="008C3F93">
      <w:pPr>
        <w:pStyle w:val="TOC2"/>
        <w:rPr>
          <w:del w:id="19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080357AE" w14:textId="17FA7800" w:rsidR="008C3F93" w:rsidDel="00391406" w:rsidRDefault="008C3F93">
      <w:pPr>
        <w:pStyle w:val="TOC2"/>
        <w:rPr>
          <w:del w:id="19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0347618A" w14:textId="5D9852DF" w:rsidR="008C3F93" w:rsidDel="00391406" w:rsidRDefault="008C3F93">
      <w:pPr>
        <w:pStyle w:val="TOC3"/>
        <w:tabs>
          <w:tab w:val="right" w:leader="dot" w:pos="9350"/>
        </w:tabs>
        <w:rPr>
          <w:del w:id="200"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6475AEDE" w14:textId="6D522176" w:rsidR="008C3F93" w:rsidDel="00391406" w:rsidRDefault="008C3F93">
      <w:pPr>
        <w:pStyle w:val="TOC3"/>
        <w:tabs>
          <w:tab w:val="right" w:leader="dot" w:pos="9350"/>
        </w:tabs>
        <w:rPr>
          <w:del w:id="201"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11C25C49" w14:textId="1229AC93" w:rsidR="008C3F93" w:rsidDel="00391406" w:rsidRDefault="008C3F93">
      <w:pPr>
        <w:pStyle w:val="TOC3"/>
        <w:tabs>
          <w:tab w:val="right" w:leader="dot" w:pos="9350"/>
        </w:tabs>
        <w:rPr>
          <w:del w:id="202"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685B1AA2" w14:textId="00B75A81" w:rsidR="008C3F93" w:rsidDel="00391406" w:rsidRDefault="008C3F93">
      <w:pPr>
        <w:pStyle w:val="TOC2"/>
        <w:rPr>
          <w:del w:id="20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0A19A8F3" w14:textId="2CDCA2C4" w:rsidR="008C3F93" w:rsidDel="00391406" w:rsidRDefault="008C3F93">
      <w:pPr>
        <w:pStyle w:val="TOC3"/>
        <w:tabs>
          <w:tab w:val="right" w:leader="dot" w:pos="9350"/>
        </w:tabs>
        <w:rPr>
          <w:del w:id="204"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15731B91" w14:textId="1E2D6717" w:rsidR="008C3F93" w:rsidDel="00391406" w:rsidRDefault="008C3F93">
      <w:pPr>
        <w:pStyle w:val="TOC3"/>
        <w:tabs>
          <w:tab w:val="right" w:leader="dot" w:pos="9350"/>
        </w:tabs>
        <w:rPr>
          <w:del w:id="205"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7BF5405F" w14:textId="3682D1AA" w:rsidR="008C3F93" w:rsidDel="00391406" w:rsidRDefault="008C3F93">
      <w:pPr>
        <w:pStyle w:val="TOC3"/>
        <w:tabs>
          <w:tab w:val="right" w:leader="dot" w:pos="9350"/>
        </w:tabs>
        <w:rPr>
          <w:del w:id="206"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0AB36D48" w14:textId="7ECF037A" w:rsidR="008C3F93" w:rsidDel="00391406" w:rsidRDefault="008C3F93">
      <w:pPr>
        <w:pStyle w:val="TOC3"/>
        <w:tabs>
          <w:tab w:val="right" w:leader="dot" w:pos="9350"/>
        </w:tabs>
        <w:rPr>
          <w:del w:id="207" w:author="Soleimaniamiri, Saeid [US-IR]" w:date="2026-06-26T09:17:00Z" w16du:dateUtc="2026-06-26T13:17:00Z"/>
          <w:rFonts w:asciiTheme="minorHAnsi" w:eastAsiaTheme="minorEastAsia" w:hAnsiTheme="minorHAnsi" w:cstheme="minorBidi"/>
          <w:b w:val="0"/>
          <w:bCs w:val="0"/>
          <w:noProof/>
          <w:kern w:val="2"/>
          <w14:ligatures w14:val="standardContextual"/>
        </w:rPr>
      </w:pPr>
    </w:p>
    <w:p w14:paraId="207424DF" w14:textId="5955BE15" w:rsidR="008C3F93" w:rsidDel="00391406" w:rsidRDefault="008C3F93">
      <w:pPr>
        <w:pStyle w:val="TOC2"/>
        <w:rPr>
          <w:del w:id="20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2B73DF4" w14:textId="2DF3D9E9" w:rsidR="008C3F93" w:rsidDel="00391406" w:rsidRDefault="008C3F93">
      <w:pPr>
        <w:pStyle w:val="TOC2"/>
        <w:rPr>
          <w:del w:id="20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AD0834B" w14:textId="2C257FA1" w:rsidR="008C3F93" w:rsidDel="00391406" w:rsidRDefault="008C3F93">
      <w:pPr>
        <w:pStyle w:val="TOC1"/>
        <w:tabs>
          <w:tab w:val="right" w:leader="dot" w:pos="9350"/>
        </w:tabs>
        <w:rPr>
          <w:del w:id="210"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5C49C34A" w14:textId="0C266DAF" w:rsidR="008C3F93" w:rsidDel="00391406" w:rsidRDefault="008C3F93">
      <w:pPr>
        <w:pStyle w:val="TOC2"/>
        <w:rPr>
          <w:del w:id="211"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14D5CF38" w14:textId="76721F30" w:rsidR="008C3F93" w:rsidDel="00391406" w:rsidRDefault="008C3F93">
      <w:pPr>
        <w:pStyle w:val="TOC2"/>
        <w:rPr>
          <w:del w:id="212"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97B48F2" w14:textId="69E0F731" w:rsidR="008C3F93" w:rsidDel="00391406" w:rsidRDefault="008C3F93">
      <w:pPr>
        <w:pStyle w:val="TOC2"/>
        <w:rPr>
          <w:del w:id="213"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39AA4F32" w14:textId="44206510" w:rsidR="008C3F93" w:rsidDel="00391406" w:rsidRDefault="008C3F93">
      <w:pPr>
        <w:pStyle w:val="TOC2"/>
        <w:rPr>
          <w:del w:id="214"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55ACFE7D" w14:textId="24C9D775" w:rsidR="008C3F93" w:rsidDel="00391406" w:rsidRDefault="008C3F93">
      <w:pPr>
        <w:pStyle w:val="TOC1"/>
        <w:tabs>
          <w:tab w:val="right" w:leader="dot" w:pos="9350"/>
        </w:tabs>
        <w:rPr>
          <w:del w:id="215"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68ABECA1" w14:textId="52D52974" w:rsidR="008C3F93" w:rsidDel="00391406" w:rsidRDefault="008C3F93">
      <w:pPr>
        <w:pStyle w:val="TOC2"/>
        <w:rPr>
          <w:del w:id="216"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6A1D9EC" w14:textId="777CAAEB" w:rsidR="008C3F93" w:rsidDel="00391406" w:rsidRDefault="008C3F93">
      <w:pPr>
        <w:pStyle w:val="TOC2"/>
        <w:rPr>
          <w:del w:id="217"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A31E8C2" w14:textId="29EEBA27" w:rsidR="008C3F93" w:rsidDel="00391406" w:rsidRDefault="008C3F93">
      <w:pPr>
        <w:pStyle w:val="TOC2"/>
        <w:rPr>
          <w:del w:id="218"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57BB32E4" w14:textId="1F4448D0" w:rsidR="008C3F93" w:rsidDel="00391406" w:rsidRDefault="008C3F93">
      <w:pPr>
        <w:pStyle w:val="TOC2"/>
        <w:rPr>
          <w:del w:id="219"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439C3B8E" w14:textId="50FC3D9D" w:rsidR="008C3F93" w:rsidDel="00391406" w:rsidRDefault="008C3F93">
      <w:pPr>
        <w:pStyle w:val="TOC1"/>
        <w:tabs>
          <w:tab w:val="right" w:leader="dot" w:pos="9350"/>
        </w:tabs>
        <w:rPr>
          <w:del w:id="220" w:author="Soleimaniamiri, Saeid [US-IR]" w:date="2026-06-26T09:17:00Z" w16du:dateUtc="2026-06-26T13:17:00Z"/>
          <w:rFonts w:asciiTheme="minorHAnsi" w:eastAsiaTheme="minorEastAsia" w:hAnsiTheme="minorHAnsi" w:cstheme="minorBidi"/>
          <w:b w:val="0"/>
          <w:bCs w:val="0"/>
          <w:caps w:val="0"/>
          <w:noProof/>
          <w:kern w:val="2"/>
          <w14:ligatures w14:val="standardContextual"/>
        </w:rPr>
      </w:pPr>
    </w:p>
    <w:p w14:paraId="24B45F0A" w14:textId="5BA5918C" w:rsidR="00E5018A" w:rsidRDefault="00F4462F">
      <w:pPr>
        <w:spacing w:after="160" w:line="259" w:lineRule="auto"/>
        <w:rPr>
          <w:b/>
        </w:rPr>
      </w:pPr>
      <w:r>
        <w:rPr>
          <w:b/>
        </w:rPr>
        <w:fldChar w:fldCharType="end"/>
      </w:r>
      <w:r w:rsidR="00E5018A">
        <w:rPr>
          <w:b/>
        </w:rPr>
        <w:br w:type="page"/>
      </w:r>
    </w:p>
    <w:p w14:paraId="36AEC46C" w14:textId="77777777" w:rsidR="000259EE" w:rsidRPr="00A9212F" w:rsidRDefault="00E5018A" w:rsidP="007A6919">
      <w:pPr>
        <w:pStyle w:val="FHWAPreheading"/>
      </w:pPr>
      <w:r w:rsidRPr="008C3F93">
        <w:lastRenderedPageBreak/>
        <w:t>LIST OF FIGURES</w:t>
      </w:r>
    </w:p>
    <w:p w14:paraId="3F188D5D" w14:textId="00B6292C" w:rsidR="00922D1A" w:rsidDel="00BC1CD1" w:rsidRDefault="00922D1A">
      <w:pPr>
        <w:pStyle w:val="TableofFigures"/>
        <w:tabs>
          <w:tab w:val="right" w:leader="dot" w:pos="9350"/>
        </w:tabs>
        <w:rPr>
          <w:del w:id="221" w:author="Bedsole, Lisa K. [US-US]" w:date="2026-06-24T11:57:00Z" w16du:dateUtc="2026-06-24T15:57:00Z"/>
          <w:rFonts w:asciiTheme="minorHAnsi" w:eastAsiaTheme="minorEastAsia" w:hAnsiTheme="minorHAnsi" w:cstheme="minorBidi"/>
          <w:noProof/>
          <w:kern w:val="2"/>
          <w14:ligatures w14:val="standardContextual"/>
        </w:rPr>
      </w:pPr>
      <w:del w:id="222" w:author="Bedsole, Lisa K. [US-US]" w:date="2026-06-24T11:57:00Z" w16du:dateUtc="2026-06-24T15:57:00Z">
        <w:r w:rsidDel="00BC1CD1">
          <w:fldChar w:fldCharType="begin"/>
        </w:r>
        <w:r w:rsidDel="00BC1CD1">
          <w:delInstrText xml:space="preserve"> TOC \h \z \c "Figure" </w:delInstrText>
        </w:r>
        <w:r w:rsidDel="00BC1CD1">
          <w:fldChar w:fldCharType="separate"/>
        </w:r>
        <w:r w:rsidRPr="00BC1CD1" w:rsidDel="00BC1CD1">
          <w:rPr>
            <w:rStyle w:val="Hyperlink"/>
            <w:noProof/>
          </w:rPr>
          <w:delText>Figure 1. Illustration. ADS-infrastructure integration ecosystem.</w:delText>
        </w:r>
        <w:r w:rsidDel="00BC1CD1">
          <w:rPr>
            <w:noProof/>
            <w:webHidden/>
          </w:rPr>
          <w:tab/>
          <w:delText>2</w:delText>
        </w:r>
      </w:del>
    </w:p>
    <w:p w14:paraId="2BF3FAE8" w14:textId="6F855862" w:rsidR="00922D1A" w:rsidDel="00BC1CD1" w:rsidRDefault="00922D1A">
      <w:pPr>
        <w:pStyle w:val="TableofFigures"/>
        <w:tabs>
          <w:tab w:val="right" w:leader="dot" w:pos="9350"/>
        </w:tabs>
        <w:rPr>
          <w:del w:id="223" w:author="Bedsole, Lisa K. [US-US]" w:date="2026-06-24T11:57:00Z" w16du:dateUtc="2026-06-24T15:57:00Z"/>
          <w:rFonts w:asciiTheme="minorHAnsi" w:eastAsiaTheme="minorEastAsia" w:hAnsiTheme="minorHAnsi" w:cstheme="minorBidi"/>
          <w:noProof/>
          <w:kern w:val="2"/>
          <w14:ligatures w14:val="standardContextual"/>
        </w:rPr>
      </w:pPr>
      <w:del w:id="224" w:author="Bedsole, Lisa K. [US-US]" w:date="2026-06-24T11:57:00Z" w16du:dateUtc="2026-06-24T15:57:00Z">
        <w:r w:rsidRPr="00BC1CD1" w:rsidDel="00BC1CD1">
          <w:rPr>
            <w:rStyle w:val="Hyperlink"/>
            <w:noProof/>
          </w:rPr>
          <w:delText>Figure 2. Illustration. Scenario- and condition-based image screening groups for pavement marking analysis.</w:delText>
        </w:r>
        <w:r w:rsidDel="00BC1CD1">
          <w:rPr>
            <w:noProof/>
            <w:webHidden/>
          </w:rPr>
          <w:tab/>
          <w:delText>15</w:delText>
        </w:r>
      </w:del>
    </w:p>
    <w:p w14:paraId="49ED731E" w14:textId="12F8E7DC" w:rsidR="00922D1A" w:rsidDel="00BC1CD1" w:rsidRDefault="00922D1A">
      <w:pPr>
        <w:pStyle w:val="TableofFigures"/>
        <w:tabs>
          <w:tab w:val="right" w:leader="dot" w:pos="9350"/>
        </w:tabs>
        <w:rPr>
          <w:del w:id="225" w:author="Bedsole, Lisa K. [US-US]" w:date="2026-06-24T11:57:00Z" w16du:dateUtc="2026-06-24T15:57:00Z"/>
          <w:rFonts w:asciiTheme="minorHAnsi" w:eastAsiaTheme="minorEastAsia" w:hAnsiTheme="minorHAnsi" w:cstheme="minorBidi"/>
          <w:noProof/>
          <w:kern w:val="2"/>
          <w14:ligatures w14:val="standardContextual"/>
        </w:rPr>
      </w:pPr>
      <w:del w:id="226" w:author="Bedsole, Lisa K. [US-US]" w:date="2026-06-24T11:57:00Z" w16du:dateUtc="2026-06-24T15:57:00Z">
        <w:r w:rsidRPr="00BC1CD1" w:rsidDel="00BC1CD1">
          <w:rPr>
            <w:rStyle w:val="Hyperlink"/>
            <w:noProof/>
          </w:rPr>
          <w:delText>Figure 3. Diagram. End-to-end pilot analysis workflow.</w:delText>
        </w:r>
        <w:r w:rsidDel="00BC1CD1">
          <w:rPr>
            <w:noProof/>
            <w:webHidden/>
          </w:rPr>
          <w:tab/>
          <w:delText>34</w:delText>
        </w:r>
      </w:del>
    </w:p>
    <w:p w14:paraId="356621C3" w14:textId="11949703" w:rsidR="00922D1A" w:rsidDel="00BC1CD1" w:rsidRDefault="00922D1A">
      <w:pPr>
        <w:pStyle w:val="TableofFigures"/>
        <w:tabs>
          <w:tab w:val="right" w:leader="dot" w:pos="9350"/>
        </w:tabs>
        <w:rPr>
          <w:del w:id="227" w:author="Bedsole, Lisa K. [US-US]" w:date="2026-06-24T11:57:00Z" w16du:dateUtc="2026-06-24T15:57:00Z"/>
          <w:rFonts w:asciiTheme="minorHAnsi" w:eastAsiaTheme="minorEastAsia" w:hAnsiTheme="minorHAnsi" w:cstheme="minorBidi"/>
          <w:noProof/>
          <w:kern w:val="2"/>
          <w14:ligatures w14:val="standardContextual"/>
        </w:rPr>
      </w:pPr>
      <w:del w:id="228" w:author="Bedsole, Lisa K. [US-US]" w:date="2026-06-24T11:57:00Z" w16du:dateUtc="2026-06-24T15:57:00Z">
        <w:r w:rsidRPr="00BC1CD1" w:rsidDel="00BC1CD1">
          <w:rPr>
            <w:rStyle w:val="Hyperlink"/>
            <w:noProof/>
          </w:rPr>
          <w:delText>Figure 4. Diagram. Pilot image set preparation workflow.</w:delText>
        </w:r>
        <w:r w:rsidDel="00BC1CD1">
          <w:rPr>
            <w:noProof/>
            <w:webHidden/>
          </w:rPr>
          <w:tab/>
          <w:delText>35</w:delText>
        </w:r>
      </w:del>
    </w:p>
    <w:p w14:paraId="2A2A03D8" w14:textId="62907736" w:rsidR="00922D1A" w:rsidDel="00BC1CD1" w:rsidRDefault="00922D1A">
      <w:pPr>
        <w:pStyle w:val="TableofFigures"/>
        <w:tabs>
          <w:tab w:val="right" w:leader="dot" w:pos="9350"/>
        </w:tabs>
        <w:rPr>
          <w:del w:id="229" w:author="Bedsole, Lisa K. [US-US]" w:date="2026-06-24T11:57:00Z" w16du:dateUtc="2026-06-24T15:57:00Z"/>
          <w:rFonts w:asciiTheme="minorHAnsi" w:eastAsiaTheme="minorEastAsia" w:hAnsiTheme="minorHAnsi" w:cstheme="minorBidi"/>
          <w:noProof/>
          <w:kern w:val="2"/>
          <w14:ligatures w14:val="standardContextual"/>
        </w:rPr>
      </w:pPr>
      <w:del w:id="230" w:author="Bedsole, Lisa K. [US-US]" w:date="2026-06-24T11:57:00Z" w16du:dateUtc="2026-06-24T15:57:00Z">
        <w:r w:rsidRPr="00BC1CD1" w:rsidDel="00BC1CD1">
          <w:rPr>
            <w:rStyle w:val="Hyperlink"/>
            <w:noProof/>
          </w:rPr>
          <w:delText>Figure 5. Diagram. Reference processor application and output standardization workflow.</w:delText>
        </w:r>
        <w:r w:rsidDel="00BC1CD1">
          <w:rPr>
            <w:noProof/>
            <w:webHidden/>
          </w:rPr>
          <w:tab/>
          <w:delText>36</w:delText>
        </w:r>
      </w:del>
    </w:p>
    <w:p w14:paraId="28E22C51" w14:textId="3F5C3211" w:rsidR="00922D1A" w:rsidDel="00BC1CD1" w:rsidRDefault="00922D1A">
      <w:pPr>
        <w:pStyle w:val="TableofFigures"/>
        <w:tabs>
          <w:tab w:val="right" w:leader="dot" w:pos="9350"/>
        </w:tabs>
        <w:rPr>
          <w:del w:id="231" w:author="Bedsole, Lisa K. [US-US]" w:date="2026-06-24T11:57:00Z" w16du:dateUtc="2026-06-24T15:57:00Z"/>
          <w:rFonts w:asciiTheme="minorHAnsi" w:eastAsiaTheme="minorEastAsia" w:hAnsiTheme="minorHAnsi" w:cstheme="minorBidi"/>
          <w:noProof/>
          <w:kern w:val="2"/>
          <w14:ligatures w14:val="standardContextual"/>
        </w:rPr>
      </w:pPr>
      <w:del w:id="232" w:author="Bedsole, Lisa K. [US-US]" w:date="2026-06-24T11:57:00Z" w16du:dateUtc="2026-06-24T15:57:00Z">
        <w:r w:rsidRPr="00BC1CD1" w:rsidDel="00BC1CD1">
          <w:rPr>
            <w:rStyle w:val="Hyperlink"/>
            <w:noProof/>
          </w:rPr>
          <w:delText>Figure 6. Diagram. Evaluation and reporting framework for the pavement marking pilot analysis.</w:delText>
        </w:r>
        <w:r w:rsidDel="00BC1CD1">
          <w:rPr>
            <w:noProof/>
            <w:webHidden/>
          </w:rPr>
          <w:tab/>
          <w:delText>38</w:delText>
        </w:r>
      </w:del>
    </w:p>
    <w:p w14:paraId="07CAF7C5" w14:textId="0B169C5D" w:rsidR="00922D1A" w:rsidDel="00BC1CD1" w:rsidRDefault="00922D1A">
      <w:pPr>
        <w:pStyle w:val="TableofFigures"/>
        <w:tabs>
          <w:tab w:val="right" w:leader="dot" w:pos="9350"/>
        </w:tabs>
        <w:rPr>
          <w:del w:id="233" w:author="Bedsole, Lisa K. [US-US]" w:date="2026-06-24T11:57:00Z" w16du:dateUtc="2026-06-24T15:57:00Z"/>
          <w:rFonts w:asciiTheme="minorHAnsi" w:eastAsiaTheme="minorEastAsia" w:hAnsiTheme="minorHAnsi" w:cstheme="minorBidi"/>
          <w:noProof/>
          <w:kern w:val="2"/>
          <w14:ligatures w14:val="standardContextual"/>
        </w:rPr>
      </w:pPr>
      <w:del w:id="234" w:author="Bedsole, Lisa K. [US-US]" w:date="2026-06-24T11:57:00Z" w16du:dateUtc="2026-06-24T15:57:00Z">
        <w:r w:rsidRPr="00BC1CD1" w:rsidDel="00BC1CD1">
          <w:rPr>
            <w:rStyle w:val="Hyperlink"/>
            <w:noProof/>
          </w:rPr>
          <w:delText>Figure 7. Diagram. Relationships among image- and annotation-based pavement marking indicators, detection performance indicators, and cross-factor and condition-based analytical measures.</w:delText>
        </w:r>
        <w:r w:rsidDel="00BC1CD1">
          <w:rPr>
            <w:noProof/>
            <w:webHidden/>
          </w:rPr>
          <w:tab/>
          <w:delText>49</w:delText>
        </w:r>
      </w:del>
    </w:p>
    <w:p w14:paraId="108FF9F7" w14:textId="4BDBDA2A" w:rsidR="00922D1A" w:rsidDel="00BC1CD1" w:rsidRDefault="00922D1A">
      <w:pPr>
        <w:pStyle w:val="TableofFigures"/>
        <w:tabs>
          <w:tab w:val="right" w:leader="dot" w:pos="9350"/>
        </w:tabs>
        <w:rPr>
          <w:del w:id="235" w:author="Bedsole, Lisa K. [US-US]" w:date="2026-06-24T11:57:00Z" w16du:dateUtc="2026-06-24T15:57:00Z"/>
          <w:rFonts w:asciiTheme="minorHAnsi" w:eastAsiaTheme="minorEastAsia" w:hAnsiTheme="minorHAnsi" w:cstheme="minorBidi"/>
          <w:noProof/>
          <w:kern w:val="2"/>
          <w14:ligatures w14:val="standardContextual"/>
        </w:rPr>
      </w:pPr>
      <w:del w:id="236" w:author="Bedsole, Lisa K. [US-US]" w:date="2026-06-24T11:57:00Z" w16du:dateUtc="2026-06-24T15:57:00Z">
        <w:r w:rsidRPr="00BC1CD1" w:rsidDel="00BC1CD1">
          <w:rPr>
            <w:rStyle w:val="Hyperlink"/>
            <w:noProof/>
          </w:rPr>
          <w:delText>Figure 8. Diagram. Relationships among pavement marking indicators, detection performance indicators, cross-factor measures, and exploratory integrated assessment outputs.</w:delText>
        </w:r>
        <w:r w:rsidDel="00BC1CD1">
          <w:rPr>
            <w:noProof/>
            <w:webHidden/>
          </w:rPr>
          <w:tab/>
          <w:delText>53</w:delText>
        </w:r>
      </w:del>
    </w:p>
    <w:p w14:paraId="003D024A" w14:textId="2C628741" w:rsidR="00391406" w:rsidRDefault="00922D1A">
      <w:pPr>
        <w:pStyle w:val="TableofFigures"/>
        <w:tabs>
          <w:tab w:val="right" w:leader="dot" w:pos="9350"/>
        </w:tabs>
        <w:rPr>
          <w:ins w:id="237" w:author="Soleimaniamiri, Saeid [US-IR]" w:date="2026-06-26T09:17:00Z" w16du:dateUtc="2026-06-26T13:17:00Z"/>
          <w:rFonts w:asciiTheme="minorHAnsi" w:eastAsiaTheme="minorEastAsia" w:hAnsiTheme="minorHAnsi" w:cstheme="minorBidi"/>
          <w:noProof/>
          <w:kern w:val="2"/>
          <w14:ligatures w14:val="standardContextual"/>
        </w:rPr>
      </w:pPr>
      <w:del w:id="238" w:author="Bedsole, Lisa K. [US-US]" w:date="2026-06-24T11:57:00Z" w16du:dateUtc="2026-06-24T15:57:00Z">
        <w:r w:rsidDel="00BC1CD1">
          <w:fldChar w:fldCharType="end"/>
        </w:r>
      </w:del>
      <w:ins w:id="239" w:author="Bedsole, Lisa K. [US-US]" w:date="2026-06-24T11:57:00Z" w16du:dateUtc="2026-06-24T15:57:00Z">
        <w:r w:rsidR="00BC1CD1">
          <w:rPr>
            <w:b/>
            <w:caps/>
          </w:rPr>
          <w:fldChar w:fldCharType="begin"/>
        </w:r>
        <w:r w:rsidR="00BC1CD1">
          <w:rPr>
            <w:b/>
            <w:caps/>
          </w:rPr>
          <w:instrText xml:space="preserve"> TOC \h \z \c "Figure" </w:instrText>
        </w:r>
      </w:ins>
      <w:r w:rsidR="00BC1CD1">
        <w:rPr>
          <w:b/>
          <w:caps/>
        </w:rPr>
        <w:fldChar w:fldCharType="separate"/>
      </w:r>
      <w:hyperlink w:anchor="_Toc233357849" w:history="1">
        <w:r w:rsidR="00391406" w:rsidRPr="00163E0E">
          <w:rPr>
            <w:rStyle w:val="Hyperlink"/>
            <w:noProof/>
          </w:rPr>
          <w:t>Figure 1. Illustration. ADS-infrastructure integration ecosystem.</w:t>
        </w:r>
        <w:r w:rsidR="00391406">
          <w:rPr>
            <w:noProof/>
            <w:webHidden/>
          </w:rPr>
          <w:tab/>
        </w:r>
        <w:r w:rsidR="00391406">
          <w:rPr>
            <w:noProof/>
            <w:webHidden/>
          </w:rPr>
          <w:fldChar w:fldCharType="begin"/>
        </w:r>
        <w:r w:rsidR="00391406">
          <w:rPr>
            <w:noProof/>
            <w:webHidden/>
          </w:rPr>
          <w:instrText xml:space="preserve"> PAGEREF _Toc233357849 \h </w:instrText>
        </w:r>
        <w:r w:rsidR="00391406">
          <w:rPr>
            <w:noProof/>
            <w:webHidden/>
          </w:rPr>
        </w:r>
        <w:r w:rsidR="00391406">
          <w:rPr>
            <w:noProof/>
            <w:webHidden/>
          </w:rPr>
          <w:fldChar w:fldCharType="separate"/>
        </w:r>
        <w:r w:rsidR="00391406">
          <w:rPr>
            <w:noProof/>
            <w:webHidden/>
          </w:rPr>
          <w:t>2</w:t>
        </w:r>
        <w:r w:rsidR="00391406">
          <w:rPr>
            <w:noProof/>
            <w:webHidden/>
          </w:rPr>
          <w:fldChar w:fldCharType="end"/>
        </w:r>
      </w:hyperlink>
    </w:p>
    <w:p w14:paraId="3F8D7E71" w14:textId="199C5228" w:rsidR="00391406" w:rsidRDefault="00391406">
      <w:pPr>
        <w:pStyle w:val="TableofFigures"/>
        <w:tabs>
          <w:tab w:val="right" w:leader="dot" w:pos="9350"/>
        </w:tabs>
        <w:rPr>
          <w:ins w:id="240"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0" w:history="1">
        <w:r w:rsidRPr="00163E0E">
          <w:rPr>
            <w:rStyle w:val="Hyperlink"/>
            <w:noProof/>
          </w:rPr>
          <w:t>Figure 2. Illustration. Scenario- and condition-based image screening groups for pavement marking analysis.</w:t>
        </w:r>
        <w:r>
          <w:rPr>
            <w:noProof/>
            <w:webHidden/>
          </w:rPr>
          <w:tab/>
        </w:r>
        <w:r>
          <w:rPr>
            <w:noProof/>
            <w:webHidden/>
          </w:rPr>
          <w:fldChar w:fldCharType="begin"/>
        </w:r>
        <w:r>
          <w:rPr>
            <w:noProof/>
            <w:webHidden/>
          </w:rPr>
          <w:instrText xml:space="preserve"> PAGEREF _Toc233357850 \h </w:instrText>
        </w:r>
        <w:r>
          <w:rPr>
            <w:noProof/>
            <w:webHidden/>
          </w:rPr>
        </w:r>
        <w:r>
          <w:rPr>
            <w:noProof/>
            <w:webHidden/>
          </w:rPr>
          <w:fldChar w:fldCharType="separate"/>
        </w:r>
        <w:r>
          <w:rPr>
            <w:noProof/>
            <w:webHidden/>
          </w:rPr>
          <w:t>16</w:t>
        </w:r>
        <w:r>
          <w:rPr>
            <w:noProof/>
            <w:webHidden/>
          </w:rPr>
          <w:fldChar w:fldCharType="end"/>
        </w:r>
      </w:hyperlink>
    </w:p>
    <w:p w14:paraId="32387950" w14:textId="6A89FEE3" w:rsidR="00391406" w:rsidRDefault="00391406">
      <w:pPr>
        <w:pStyle w:val="TableofFigures"/>
        <w:tabs>
          <w:tab w:val="right" w:leader="dot" w:pos="9350"/>
        </w:tabs>
        <w:rPr>
          <w:ins w:id="241"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1" w:history="1">
        <w:r w:rsidRPr="00163E0E">
          <w:rPr>
            <w:rStyle w:val="Hyperlink"/>
            <w:noProof/>
          </w:rPr>
          <w:t>Figure 3. Diagram. Mean metric profile (IoU, F1 Score, Precision, and Recall) for each candidate model, averaged across the four datasets (dataset-normalized). A larger enclosed area indicates stronger overall performance.</w:t>
        </w:r>
        <w:r>
          <w:rPr>
            <w:noProof/>
            <w:webHidden/>
          </w:rPr>
          <w:tab/>
        </w:r>
        <w:r>
          <w:rPr>
            <w:noProof/>
            <w:webHidden/>
          </w:rPr>
          <w:fldChar w:fldCharType="begin"/>
        </w:r>
        <w:r>
          <w:rPr>
            <w:noProof/>
            <w:webHidden/>
          </w:rPr>
          <w:instrText xml:space="preserve"> PAGEREF _Toc233357851 \h </w:instrText>
        </w:r>
        <w:r>
          <w:rPr>
            <w:noProof/>
            <w:webHidden/>
          </w:rPr>
        </w:r>
        <w:r>
          <w:rPr>
            <w:noProof/>
            <w:webHidden/>
          </w:rPr>
          <w:fldChar w:fldCharType="separate"/>
        </w:r>
        <w:r>
          <w:rPr>
            <w:noProof/>
            <w:webHidden/>
          </w:rPr>
          <w:t>33</w:t>
        </w:r>
        <w:r>
          <w:rPr>
            <w:noProof/>
            <w:webHidden/>
          </w:rPr>
          <w:fldChar w:fldCharType="end"/>
        </w:r>
      </w:hyperlink>
    </w:p>
    <w:p w14:paraId="3B92C622" w14:textId="7B6719AF" w:rsidR="00391406" w:rsidRDefault="00391406">
      <w:pPr>
        <w:pStyle w:val="TableofFigures"/>
        <w:tabs>
          <w:tab w:val="right" w:leader="dot" w:pos="9350"/>
        </w:tabs>
        <w:rPr>
          <w:ins w:id="242"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2" w:history="1">
        <w:r w:rsidRPr="00163E0E">
          <w:rPr>
            <w:rStyle w:val="Hyperlink"/>
            <w:noProof/>
          </w:rPr>
          <w:t>Figure 4. Diagram. Per-dataset comparison of IoU, F1 Score, Precision, and Recall for    each candidate model across BDD100K-Lane, CULane, CurveLanes, and TuSimple. Error bars denote per-image standard deviation.</w:t>
        </w:r>
        <w:r>
          <w:rPr>
            <w:noProof/>
            <w:webHidden/>
          </w:rPr>
          <w:tab/>
        </w:r>
        <w:r>
          <w:rPr>
            <w:noProof/>
            <w:webHidden/>
          </w:rPr>
          <w:fldChar w:fldCharType="begin"/>
        </w:r>
        <w:r>
          <w:rPr>
            <w:noProof/>
            <w:webHidden/>
          </w:rPr>
          <w:instrText xml:space="preserve"> PAGEREF _Toc233357852 \h </w:instrText>
        </w:r>
        <w:r>
          <w:rPr>
            <w:noProof/>
            <w:webHidden/>
          </w:rPr>
        </w:r>
        <w:r>
          <w:rPr>
            <w:noProof/>
            <w:webHidden/>
          </w:rPr>
          <w:fldChar w:fldCharType="separate"/>
        </w:r>
        <w:r>
          <w:rPr>
            <w:noProof/>
            <w:webHidden/>
          </w:rPr>
          <w:t>34</w:t>
        </w:r>
        <w:r>
          <w:rPr>
            <w:noProof/>
            <w:webHidden/>
          </w:rPr>
          <w:fldChar w:fldCharType="end"/>
        </w:r>
      </w:hyperlink>
    </w:p>
    <w:p w14:paraId="08C7D88D" w14:textId="70317D87" w:rsidR="00391406" w:rsidRDefault="00391406">
      <w:pPr>
        <w:pStyle w:val="TableofFigures"/>
        <w:tabs>
          <w:tab w:val="right" w:leader="dot" w:pos="9350"/>
        </w:tabs>
        <w:rPr>
          <w:ins w:id="243"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3" w:history="1">
        <w:r w:rsidRPr="00163E0E">
          <w:rPr>
            <w:rStyle w:val="Hyperlink"/>
            <w:noProof/>
          </w:rPr>
          <w:t>Figure 5. Diagram. Distribution of per-image F1 scores by model and dataset (box = interquartile range, center line = median, diamond = mean; outliers hidden).</w:t>
        </w:r>
        <w:r>
          <w:rPr>
            <w:noProof/>
            <w:webHidden/>
          </w:rPr>
          <w:tab/>
        </w:r>
        <w:r>
          <w:rPr>
            <w:noProof/>
            <w:webHidden/>
          </w:rPr>
          <w:fldChar w:fldCharType="begin"/>
        </w:r>
        <w:r>
          <w:rPr>
            <w:noProof/>
            <w:webHidden/>
          </w:rPr>
          <w:instrText xml:space="preserve"> PAGEREF _Toc233357853 \h </w:instrText>
        </w:r>
        <w:r>
          <w:rPr>
            <w:noProof/>
            <w:webHidden/>
          </w:rPr>
        </w:r>
        <w:r>
          <w:rPr>
            <w:noProof/>
            <w:webHidden/>
          </w:rPr>
          <w:fldChar w:fldCharType="separate"/>
        </w:r>
        <w:r>
          <w:rPr>
            <w:noProof/>
            <w:webHidden/>
          </w:rPr>
          <w:t>35</w:t>
        </w:r>
        <w:r>
          <w:rPr>
            <w:noProof/>
            <w:webHidden/>
          </w:rPr>
          <w:fldChar w:fldCharType="end"/>
        </w:r>
      </w:hyperlink>
    </w:p>
    <w:p w14:paraId="75CB56A9" w14:textId="455A15E0" w:rsidR="00391406" w:rsidRDefault="00391406">
      <w:pPr>
        <w:pStyle w:val="TableofFigures"/>
        <w:tabs>
          <w:tab w:val="right" w:leader="dot" w:pos="9350"/>
        </w:tabs>
        <w:rPr>
          <w:ins w:id="244"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4" w:history="1">
        <w:r w:rsidRPr="00163E0E">
          <w:rPr>
            <w:rStyle w:val="Hyperlink"/>
            <w:noProof/>
          </w:rPr>
          <w:t>Figure 6. Diagram. Precision-recall trade-off by model and dataset (dotted contours indicate constant-F1 (iso-F1) lines. Points toward the upper right indicate better joint precision and recall).</w:t>
        </w:r>
        <w:r>
          <w:rPr>
            <w:noProof/>
            <w:webHidden/>
          </w:rPr>
          <w:tab/>
        </w:r>
        <w:r>
          <w:rPr>
            <w:noProof/>
            <w:webHidden/>
          </w:rPr>
          <w:fldChar w:fldCharType="begin"/>
        </w:r>
        <w:r>
          <w:rPr>
            <w:noProof/>
            <w:webHidden/>
          </w:rPr>
          <w:instrText xml:space="preserve"> PAGEREF _Toc233357854 \h </w:instrText>
        </w:r>
        <w:r>
          <w:rPr>
            <w:noProof/>
            <w:webHidden/>
          </w:rPr>
        </w:r>
        <w:r>
          <w:rPr>
            <w:noProof/>
            <w:webHidden/>
          </w:rPr>
          <w:fldChar w:fldCharType="separate"/>
        </w:r>
        <w:r>
          <w:rPr>
            <w:noProof/>
            <w:webHidden/>
          </w:rPr>
          <w:t>36</w:t>
        </w:r>
        <w:r>
          <w:rPr>
            <w:noProof/>
            <w:webHidden/>
          </w:rPr>
          <w:fldChar w:fldCharType="end"/>
        </w:r>
      </w:hyperlink>
    </w:p>
    <w:p w14:paraId="14C88F80" w14:textId="0070FBC0" w:rsidR="00391406" w:rsidRDefault="00391406">
      <w:pPr>
        <w:pStyle w:val="TableofFigures"/>
        <w:tabs>
          <w:tab w:val="right" w:leader="dot" w:pos="9350"/>
        </w:tabs>
        <w:rPr>
          <w:ins w:id="245"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5" w:history="1">
        <w:r w:rsidRPr="00163E0E">
          <w:rPr>
            <w:rStyle w:val="Hyperlink"/>
            <w:noProof/>
          </w:rPr>
          <w:t>Figure 7. Diagram. End-to-end pilot analysis workflow.</w:t>
        </w:r>
        <w:r>
          <w:rPr>
            <w:noProof/>
            <w:webHidden/>
          </w:rPr>
          <w:tab/>
        </w:r>
        <w:r>
          <w:rPr>
            <w:noProof/>
            <w:webHidden/>
          </w:rPr>
          <w:fldChar w:fldCharType="begin"/>
        </w:r>
        <w:r>
          <w:rPr>
            <w:noProof/>
            <w:webHidden/>
          </w:rPr>
          <w:instrText xml:space="preserve"> PAGEREF _Toc233357855 \h </w:instrText>
        </w:r>
        <w:r>
          <w:rPr>
            <w:noProof/>
            <w:webHidden/>
          </w:rPr>
        </w:r>
        <w:r>
          <w:rPr>
            <w:noProof/>
            <w:webHidden/>
          </w:rPr>
          <w:fldChar w:fldCharType="separate"/>
        </w:r>
        <w:r>
          <w:rPr>
            <w:noProof/>
            <w:webHidden/>
          </w:rPr>
          <w:t>39</w:t>
        </w:r>
        <w:r>
          <w:rPr>
            <w:noProof/>
            <w:webHidden/>
          </w:rPr>
          <w:fldChar w:fldCharType="end"/>
        </w:r>
      </w:hyperlink>
    </w:p>
    <w:p w14:paraId="6D35EFF3" w14:textId="26D5F99E" w:rsidR="00391406" w:rsidRDefault="00391406">
      <w:pPr>
        <w:pStyle w:val="TableofFigures"/>
        <w:tabs>
          <w:tab w:val="right" w:leader="dot" w:pos="9350"/>
        </w:tabs>
        <w:rPr>
          <w:ins w:id="246"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6" w:history="1">
        <w:r w:rsidRPr="00163E0E">
          <w:rPr>
            <w:rStyle w:val="Hyperlink"/>
            <w:noProof/>
          </w:rPr>
          <w:t>Figure 8. Diagram. Pilot image set preparation workflow.</w:t>
        </w:r>
        <w:r>
          <w:rPr>
            <w:noProof/>
            <w:webHidden/>
          </w:rPr>
          <w:tab/>
        </w:r>
        <w:r>
          <w:rPr>
            <w:noProof/>
            <w:webHidden/>
          </w:rPr>
          <w:fldChar w:fldCharType="begin"/>
        </w:r>
        <w:r>
          <w:rPr>
            <w:noProof/>
            <w:webHidden/>
          </w:rPr>
          <w:instrText xml:space="preserve"> PAGEREF _Toc233357856 \h </w:instrText>
        </w:r>
        <w:r>
          <w:rPr>
            <w:noProof/>
            <w:webHidden/>
          </w:rPr>
        </w:r>
        <w:r>
          <w:rPr>
            <w:noProof/>
            <w:webHidden/>
          </w:rPr>
          <w:fldChar w:fldCharType="separate"/>
        </w:r>
        <w:r>
          <w:rPr>
            <w:noProof/>
            <w:webHidden/>
          </w:rPr>
          <w:t>40</w:t>
        </w:r>
        <w:r>
          <w:rPr>
            <w:noProof/>
            <w:webHidden/>
          </w:rPr>
          <w:fldChar w:fldCharType="end"/>
        </w:r>
      </w:hyperlink>
    </w:p>
    <w:p w14:paraId="49431DEF" w14:textId="1F2B0991" w:rsidR="00391406" w:rsidRDefault="00391406">
      <w:pPr>
        <w:pStyle w:val="TableofFigures"/>
        <w:tabs>
          <w:tab w:val="right" w:leader="dot" w:pos="9350"/>
        </w:tabs>
        <w:rPr>
          <w:ins w:id="247"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7" w:history="1">
        <w:r w:rsidRPr="00163E0E">
          <w:rPr>
            <w:rStyle w:val="Hyperlink"/>
            <w:noProof/>
          </w:rPr>
          <w:t>Figure 9. Diagram. Reference processor application and output standardization workflow.</w:t>
        </w:r>
        <w:r>
          <w:rPr>
            <w:noProof/>
            <w:webHidden/>
          </w:rPr>
          <w:tab/>
        </w:r>
        <w:r>
          <w:rPr>
            <w:noProof/>
            <w:webHidden/>
          </w:rPr>
          <w:fldChar w:fldCharType="begin"/>
        </w:r>
        <w:r>
          <w:rPr>
            <w:noProof/>
            <w:webHidden/>
          </w:rPr>
          <w:instrText xml:space="preserve"> PAGEREF _Toc233357857 \h </w:instrText>
        </w:r>
        <w:r>
          <w:rPr>
            <w:noProof/>
            <w:webHidden/>
          </w:rPr>
        </w:r>
        <w:r>
          <w:rPr>
            <w:noProof/>
            <w:webHidden/>
          </w:rPr>
          <w:fldChar w:fldCharType="separate"/>
        </w:r>
        <w:r>
          <w:rPr>
            <w:noProof/>
            <w:webHidden/>
          </w:rPr>
          <w:t>41</w:t>
        </w:r>
        <w:r>
          <w:rPr>
            <w:noProof/>
            <w:webHidden/>
          </w:rPr>
          <w:fldChar w:fldCharType="end"/>
        </w:r>
      </w:hyperlink>
    </w:p>
    <w:p w14:paraId="2EE03FF4" w14:textId="0982A365" w:rsidR="00391406" w:rsidRDefault="00391406">
      <w:pPr>
        <w:pStyle w:val="TableofFigures"/>
        <w:tabs>
          <w:tab w:val="right" w:leader="dot" w:pos="9350"/>
        </w:tabs>
        <w:rPr>
          <w:ins w:id="248"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8" w:history="1">
        <w:r w:rsidRPr="00163E0E">
          <w:rPr>
            <w:rStyle w:val="Hyperlink"/>
            <w:noProof/>
          </w:rPr>
          <w:t>Figure 10. Diagram. Evaluation and reporting framework for the pavement marking pilot analysis.</w:t>
        </w:r>
        <w:r>
          <w:rPr>
            <w:noProof/>
            <w:webHidden/>
          </w:rPr>
          <w:tab/>
        </w:r>
        <w:r>
          <w:rPr>
            <w:noProof/>
            <w:webHidden/>
          </w:rPr>
          <w:fldChar w:fldCharType="begin"/>
        </w:r>
        <w:r>
          <w:rPr>
            <w:noProof/>
            <w:webHidden/>
          </w:rPr>
          <w:instrText xml:space="preserve"> PAGEREF _Toc233357858 \h </w:instrText>
        </w:r>
        <w:r>
          <w:rPr>
            <w:noProof/>
            <w:webHidden/>
          </w:rPr>
        </w:r>
        <w:r>
          <w:rPr>
            <w:noProof/>
            <w:webHidden/>
          </w:rPr>
          <w:fldChar w:fldCharType="separate"/>
        </w:r>
        <w:r>
          <w:rPr>
            <w:noProof/>
            <w:webHidden/>
          </w:rPr>
          <w:t>43</w:t>
        </w:r>
        <w:r>
          <w:rPr>
            <w:noProof/>
            <w:webHidden/>
          </w:rPr>
          <w:fldChar w:fldCharType="end"/>
        </w:r>
      </w:hyperlink>
    </w:p>
    <w:p w14:paraId="6C023D38" w14:textId="1BCEC874" w:rsidR="00391406" w:rsidRDefault="00391406">
      <w:pPr>
        <w:pStyle w:val="TableofFigures"/>
        <w:tabs>
          <w:tab w:val="right" w:leader="dot" w:pos="9350"/>
        </w:tabs>
        <w:rPr>
          <w:ins w:id="249"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59" w:history="1">
        <w:r w:rsidRPr="00163E0E">
          <w:rPr>
            <w:rStyle w:val="Hyperlink"/>
            <w:noProof/>
          </w:rPr>
          <w:t>Figure 11. Diagram. Relationships among image- and annotation-based pavement marking indicators, detection performance indicators, and cross-factor and condition-based</w:t>
        </w:r>
        <w:r>
          <w:rPr>
            <w:noProof/>
            <w:webHidden/>
          </w:rPr>
          <w:tab/>
        </w:r>
        <w:r>
          <w:rPr>
            <w:noProof/>
            <w:webHidden/>
          </w:rPr>
          <w:fldChar w:fldCharType="begin"/>
        </w:r>
        <w:r>
          <w:rPr>
            <w:noProof/>
            <w:webHidden/>
          </w:rPr>
          <w:instrText xml:space="preserve"> PAGEREF _Toc233357859 \h </w:instrText>
        </w:r>
        <w:r>
          <w:rPr>
            <w:noProof/>
            <w:webHidden/>
          </w:rPr>
        </w:r>
        <w:r>
          <w:rPr>
            <w:noProof/>
            <w:webHidden/>
          </w:rPr>
          <w:fldChar w:fldCharType="separate"/>
        </w:r>
        <w:r>
          <w:rPr>
            <w:noProof/>
            <w:webHidden/>
          </w:rPr>
          <w:t>54</w:t>
        </w:r>
        <w:r>
          <w:rPr>
            <w:noProof/>
            <w:webHidden/>
          </w:rPr>
          <w:fldChar w:fldCharType="end"/>
        </w:r>
      </w:hyperlink>
    </w:p>
    <w:p w14:paraId="2CF3756C" w14:textId="23B1A262" w:rsidR="00391406" w:rsidRDefault="00391406">
      <w:pPr>
        <w:pStyle w:val="TableofFigures"/>
        <w:tabs>
          <w:tab w:val="right" w:leader="dot" w:pos="9350"/>
        </w:tabs>
        <w:rPr>
          <w:ins w:id="250"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0" w:history="1">
        <w:r w:rsidRPr="00163E0E">
          <w:rPr>
            <w:rStyle w:val="Hyperlink"/>
            <w:noProof/>
          </w:rPr>
          <w:t>Figure 12. Diagram. Relationships among pavement marking indicators, detection performance indicators, cross-factor measures, and exploratory integrated assessment outputs.</w:t>
        </w:r>
        <w:r>
          <w:rPr>
            <w:noProof/>
            <w:webHidden/>
          </w:rPr>
          <w:tab/>
        </w:r>
        <w:r>
          <w:rPr>
            <w:noProof/>
            <w:webHidden/>
          </w:rPr>
          <w:fldChar w:fldCharType="begin"/>
        </w:r>
        <w:r>
          <w:rPr>
            <w:noProof/>
            <w:webHidden/>
          </w:rPr>
          <w:instrText xml:space="preserve"> PAGEREF _Toc233357860 \h </w:instrText>
        </w:r>
        <w:r>
          <w:rPr>
            <w:noProof/>
            <w:webHidden/>
          </w:rPr>
        </w:r>
        <w:r>
          <w:rPr>
            <w:noProof/>
            <w:webHidden/>
          </w:rPr>
          <w:fldChar w:fldCharType="separate"/>
        </w:r>
        <w:r>
          <w:rPr>
            <w:noProof/>
            <w:webHidden/>
          </w:rPr>
          <w:t>59</w:t>
        </w:r>
        <w:r>
          <w:rPr>
            <w:noProof/>
            <w:webHidden/>
          </w:rPr>
          <w:fldChar w:fldCharType="end"/>
        </w:r>
      </w:hyperlink>
    </w:p>
    <w:p w14:paraId="30043E05" w14:textId="12EC6F41" w:rsidR="00391406" w:rsidDel="00391406" w:rsidRDefault="00391406">
      <w:pPr>
        <w:pStyle w:val="TableofFigures"/>
        <w:tabs>
          <w:tab w:val="right" w:leader="dot" w:pos="9350"/>
        </w:tabs>
        <w:rPr>
          <w:del w:id="251" w:author="Soleimaniamiri, Saeid [US-IR]" w:date="2026-06-26T09:17:00Z" w16du:dateUtc="2026-06-26T13:17:00Z"/>
          <w:noProof/>
        </w:rPr>
      </w:pPr>
    </w:p>
    <w:p w14:paraId="05B57F28" w14:textId="0B1D5B1C" w:rsidR="00BC1CD1" w:rsidDel="00391406" w:rsidRDefault="00BC1CD1">
      <w:pPr>
        <w:pStyle w:val="TableofFigures"/>
        <w:tabs>
          <w:tab w:val="right" w:leader="dot" w:pos="9350"/>
        </w:tabs>
        <w:rPr>
          <w:ins w:id="252" w:author="Bedsole, Lisa K. [US-US]" w:date="2026-06-24T11:57:00Z" w16du:dateUtc="2026-06-24T15:57:00Z"/>
          <w:del w:id="253" w:author="Soleimaniamiri, Saeid [US-IR]" w:date="2026-06-26T09:17:00Z" w16du:dateUtc="2026-06-26T13:17:00Z"/>
          <w:rFonts w:asciiTheme="minorHAnsi" w:eastAsiaTheme="minorEastAsia" w:hAnsiTheme="minorHAnsi" w:cstheme="minorBidi"/>
          <w:noProof/>
          <w:kern w:val="2"/>
          <w14:ligatures w14:val="standardContextual"/>
        </w:rPr>
      </w:pPr>
    </w:p>
    <w:p w14:paraId="1EDBC234" w14:textId="3A59A6F2" w:rsidR="00BC1CD1" w:rsidDel="00391406" w:rsidRDefault="00BC1CD1">
      <w:pPr>
        <w:pStyle w:val="TableofFigures"/>
        <w:tabs>
          <w:tab w:val="right" w:leader="dot" w:pos="9350"/>
        </w:tabs>
        <w:rPr>
          <w:ins w:id="254" w:author="Bedsole, Lisa K. [US-US]" w:date="2026-06-24T11:57:00Z" w16du:dateUtc="2026-06-24T15:57:00Z"/>
          <w:del w:id="255" w:author="Soleimaniamiri, Saeid [US-IR]" w:date="2026-06-26T09:17:00Z" w16du:dateUtc="2026-06-26T13:17:00Z"/>
          <w:rFonts w:asciiTheme="minorHAnsi" w:eastAsiaTheme="minorEastAsia" w:hAnsiTheme="minorHAnsi" w:cstheme="minorBidi"/>
          <w:noProof/>
          <w:kern w:val="2"/>
          <w14:ligatures w14:val="standardContextual"/>
        </w:rPr>
      </w:pPr>
    </w:p>
    <w:p w14:paraId="6FB5FFDB" w14:textId="75B27765" w:rsidR="00BC1CD1" w:rsidDel="00391406" w:rsidRDefault="00BC1CD1">
      <w:pPr>
        <w:pStyle w:val="TableofFigures"/>
        <w:tabs>
          <w:tab w:val="right" w:leader="dot" w:pos="9350"/>
        </w:tabs>
        <w:rPr>
          <w:ins w:id="256" w:author="Bedsole, Lisa K. [US-US]" w:date="2026-06-24T11:57:00Z" w16du:dateUtc="2026-06-24T15:57:00Z"/>
          <w:del w:id="257" w:author="Soleimaniamiri, Saeid [US-IR]" w:date="2026-06-26T09:17:00Z" w16du:dateUtc="2026-06-26T13:17:00Z"/>
          <w:rFonts w:asciiTheme="minorHAnsi" w:eastAsiaTheme="minorEastAsia" w:hAnsiTheme="minorHAnsi" w:cstheme="minorBidi"/>
          <w:noProof/>
          <w:kern w:val="2"/>
          <w14:ligatures w14:val="standardContextual"/>
        </w:rPr>
      </w:pPr>
    </w:p>
    <w:p w14:paraId="342572E4" w14:textId="2AE3A7B3" w:rsidR="00BC1CD1" w:rsidDel="00391406" w:rsidRDefault="00BC1CD1">
      <w:pPr>
        <w:pStyle w:val="TableofFigures"/>
        <w:tabs>
          <w:tab w:val="right" w:leader="dot" w:pos="9350"/>
        </w:tabs>
        <w:rPr>
          <w:ins w:id="258" w:author="Bedsole, Lisa K. [US-US]" w:date="2026-06-24T11:57:00Z" w16du:dateUtc="2026-06-24T15:57:00Z"/>
          <w:del w:id="259" w:author="Soleimaniamiri, Saeid [US-IR]" w:date="2026-06-26T09:17:00Z" w16du:dateUtc="2026-06-26T13:17:00Z"/>
          <w:rFonts w:asciiTheme="minorHAnsi" w:eastAsiaTheme="minorEastAsia" w:hAnsiTheme="minorHAnsi" w:cstheme="minorBidi"/>
          <w:noProof/>
          <w:kern w:val="2"/>
          <w14:ligatures w14:val="standardContextual"/>
        </w:rPr>
      </w:pPr>
    </w:p>
    <w:p w14:paraId="1BB551E6" w14:textId="2986141B" w:rsidR="00BC1CD1" w:rsidDel="00391406" w:rsidRDefault="00BC1CD1">
      <w:pPr>
        <w:pStyle w:val="TableofFigures"/>
        <w:tabs>
          <w:tab w:val="right" w:leader="dot" w:pos="9350"/>
        </w:tabs>
        <w:rPr>
          <w:ins w:id="260" w:author="Bedsole, Lisa K. [US-US]" w:date="2026-06-24T11:57:00Z" w16du:dateUtc="2026-06-24T15:57:00Z"/>
          <w:del w:id="261" w:author="Soleimaniamiri, Saeid [US-IR]" w:date="2026-06-26T09:17:00Z" w16du:dateUtc="2026-06-26T13:17:00Z"/>
          <w:rFonts w:asciiTheme="minorHAnsi" w:eastAsiaTheme="minorEastAsia" w:hAnsiTheme="minorHAnsi" w:cstheme="minorBidi"/>
          <w:noProof/>
          <w:kern w:val="2"/>
          <w14:ligatures w14:val="standardContextual"/>
        </w:rPr>
      </w:pPr>
    </w:p>
    <w:p w14:paraId="16139975" w14:textId="4537BADB" w:rsidR="00BC1CD1" w:rsidDel="00391406" w:rsidRDefault="00BC1CD1">
      <w:pPr>
        <w:pStyle w:val="TableofFigures"/>
        <w:tabs>
          <w:tab w:val="right" w:leader="dot" w:pos="9350"/>
        </w:tabs>
        <w:rPr>
          <w:ins w:id="262" w:author="Bedsole, Lisa K. [US-US]" w:date="2026-06-24T11:57:00Z" w16du:dateUtc="2026-06-24T15:57:00Z"/>
          <w:del w:id="263" w:author="Soleimaniamiri, Saeid [US-IR]" w:date="2026-06-26T09:17:00Z" w16du:dateUtc="2026-06-26T13:17:00Z"/>
          <w:rFonts w:asciiTheme="minorHAnsi" w:eastAsiaTheme="minorEastAsia" w:hAnsiTheme="minorHAnsi" w:cstheme="minorBidi"/>
          <w:noProof/>
          <w:kern w:val="2"/>
          <w14:ligatures w14:val="standardContextual"/>
        </w:rPr>
      </w:pPr>
    </w:p>
    <w:p w14:paraId="08F2DA20" w14:textId="7C9FDF75" w:rsidR="00BC1CD1" w:rsidDel="00391406" w:rsidRDefault="00BC1CD1">
      <w:pPr>
        <w:pStyle w:val="TableofFigures"/>
        <w:tabs>
          <w:tab w:val="right" w:leader="dot" w:pos="9350"/>
        </w:tabs>
        <w:rPr>
          <w:ins w:id="264" w:author="Bedsole, Lisa K. [US-US]" w:date="2026-06-24T11:57:00Z" w16du:dateUtc="2026-06-24T15:57:00Z"/>
          <w:del w:id="265" w:author="Soleimaniamiri, Saeid [US-IR]" w:date="2026-06-26T09:17:00Z" w16du:dateUtc="2026-06-26T13:17:00Z"/>
          <w:rFonts w:asciiTheme="minorHAnsi" w:eastAsiaTheme="minorEastAsia" w:hAnsiTheme="minorHAnsi" w:cstheme="minorBidi"/>
          <w:noProof/>
          <w:kern w:val="2"/>
          <w14:ligatures w14:val="standardContextual"/>
        </w:rPr>
      </w:pPr>
    </w:p>
    <w:p w14:paraId="67A6AF13" w14:textId="6FFF763B" w:rsidR="00BC1CD1" w:rsidDel="00391406" w:rsidRDefault="00BC1CD1">
      <w:pPr>
        <w:pStyle w:val="TableofFigures"/>
        <w:tabs>
          <w:tab w:val="right" w:leader="dot" w:pos="9350"/>
        </w:tabs>
        <w:rPr>
          <w:ins w:id="266" w:author="Bedsole, Lisa K. [US-US]" w:date="2026-06-24T11:57:00Z" w16du:dateUtc="2026-06-24T15:57:00Z"/>
          <w:del w:id="267" w:author="Soleimaniamiri, Saeid [US-IR]" w:date="2026-06-26T09:17:00Z" w16du:dateUtc="2026-06-26T13:17:00Z"/>
          <w:rFonts w:asciiTheme="minorHAnsi" w:eastAsiaTheme="minorEastAsia" w:hAnsiTheme="minorHAnsi" w:cstheme="minorBidi"/>
          <w:noProof/>
          <w:kern w:val="2"/>
          <w14:ligatures w14:val="standardContextual"/>
        </w:rPr>
      </w:pPr>
    </w:p>
    <w:p w14:paraId="6428A101" w14:textId="0097679D" w:rsidR="00BC1CD1" w:rsidDel="00391406" w:rsidRDefault="00BC1CD1" w:rsidP="004D22A9">
      <w:pPr>
        <w:pStyle w:val="FHWAPreheading"/>
        <w:spacing w:before="720"/>
        <w:rPr>
          <w:del w:id="268" w:author="Soleimaniamiri, Saeid [US-IR]" w:date="2026-06-26T09:17:00Z" w16du:dateUtc="2026-06-26T13:17:00Z"/>
          <w:noProof/>
        </w:rPr>
      </w:pPr>
    </w:p>
    <w:p w14:paraId="7F67B918" w14:textId="278CEB39" w:rsidR="00930408" w:rsidRDefault="00BC1CD1" w:rsidP="008C3F93">
      <w:pPr>
        <w:rPr>
          <w:del w:id="269" w:author="Bedsole, Lisa K. [US-US]" w:date="2026-06-24T11:56:00Z" w16du:dateUtc="2026-06-24T15:56:00Z"/>
        </w:rPr>
      </w:pPr>
      <w:r>
        <w:rPr>
          <w:b/>
          <w:caps/>
        </w:rPr>
        <w:fldChar w:fldCharType="end"/>
      </w:r>
    </w:p>
    <w:p w14:paraId="219F3EAE" w14:textId="63C60189" w:rsidR="00930408" w:rsidDel="0082517B" w:rsidRDefault="00930408">
      <w:pPr>
        <w:rPr>
          <w:del w:id="270" w:author="Bedsole, Lisa K. [US-US]" w:date="2026-06-24T09:18:00Z" w16du:dateUtc="2026-06-24T13:18:00Z"/>
        </w:rPr>
        <w:pPrChange w:id="271" w:author="Bedsole, Lisa K. [US-US]" w:date="2026-06-24T12:01:00Z" w16du:dateUtc="2026-06-24T16:01:00Z">
          <w:pPr>
            <w:spacing w:after="160" w:line="259" w:lineRule="auto"/>
          </w:pPr>
        </w:pPrChange>
      </w:pPr>
    </w:p>
    <w:p w14:paraId="7534523A" w14:textId="635587D3" w:rsidR="008C3F93" w:rsidRDefault="008C3F93">
      <w:pPr>
        <w:spacing w:after="160" w:line="259" w:lineRule="auto"/>
        <w:rPr>
          <w:del w:id="272" w:author="Bedsole, Lisa K. [US-US]" w:date="2026-06-24T11:56:00Z" w16du:dateUtc="2026-06-24T15:56:00Z"/>
        </w:rPr>
      </w:pPr>
      <w:del w:id="273" w:author="Bedsole, Lisa K. [US-US]" w:date="2026-06-24T09:18:00Z" w16du:dateUtc="2026-06-24T13:18:00Z">
        <w:r w:rsidDel="0082517B">
          <w:br w:type="page"/>
        </w:r>
      </w:del>
    </w:p>
    <w:p w14:paraId="46FFA8CC" w14:textId="77777777" w:rsidR="00930408" w:rsidRDefault="00930408">
      <w:pPr>
        <w:pStyle w:val="FHWAPreheading"/>
        <w:spacing w:before="720"/>
        <w:pPrChange w:id="274" w:author="Bedsole, Lisa K. [US-US]" w:date="2026-06-24T12:01:00Z" w16du:dateUtc="2026-06-24T16:01:00Z">
          <w:pPr>
            <w:pStyle w:val="FHWAPreheading"/>
          </w:pPr>
        </w:pPrChange>
      </w:pPr>
      <w:r w:rsidRPr="008C3F93">
        <w:t>LIST OF TABLES</w:t>
      </w:r>
    </w:p>
    <w:p w14:paraId="34FDD193" w14:textId="7F18FA43" w:rsidR="00391406" w:rsidRDefault="00F4462F">
      <w:pPr>
        <w:pStyle w:val="TableofFigures"/>
        <w:tabs>
          <w:tab w:val="right" w:leader="dot" w:pos="9350"/>
        </w:tabs>
        <w:rPr>
          <w:ins w:id="275" w:author="Soleimaniamiri, Saeid [US-IR]" w:date="2026-06-26T09:17:00Z" w16du:dateUtc="2026-06-26T13:17:00Z"/>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33357861" w:history="1">
        <w:r w:rsidR="00391406" w:rsidRPr="00E3206B">
          <w:rPr>
            <w:rStyle w:val="Hyperlink"/>
            <w:noProof/>
          </w:rPr>
          <w:t xml:space="preserve">Table 1. </w:t>
        </w:r>
        <w:r w:rsidR="00391406" w:rsidRPr="00E3206B">
          <w:rPr>
            <w:rStyle w:val="Hyperlink"/>
            <w:noProof/>
            <w:lang w:bidi="en-US"/>
          </w:rPr>
          <w:t>Roadway elements relevant to ADS readiness.</w:t>
        </w:r>
        <w:r w:rsidR="00391406">
          <w:rPr>
            <w:noProof/>
            <w:webHidden/>
          </w:rPr>
          <w:tab/>
        </w:r>
        <w:r w:rsidR="00391406">
          <w:rPr>
            <w:noProof/>
            <w:webHidden/>
          </w:rPr>
          <w:fldChar w:fldCharType="begin"/>
        </w:r>
        <w:r w:rsidR="00391406">
          <w:rPr>
            <w:noProof/>
            <w:webHidden/>
          </w:rPr>
          <w:instrText xml:space="preserve"> PAGEREF _Toc233357861 \h </w:instrText>
        </w:r>
        <w:r w:rsidR="00391406">
          <w:rPr>
            <w:noProof/>
            <w:webHidden/>
          </w:rPr>
        </w:r>
        <w:r w:rsidR="00391406">
          <w:rPr>
            <w:noProof/>
            <w:webHidden/>
          </w:rPr>
          <w:fldChar w:fldCharType="separate"/>
        </w:r>
        <w:r w:rsidR="00391406">
          <w:rPr>
            <w:noProof/>
            <w:webHidden/>
          </w:rPr>
          <w:t>3</w:t>
        </w:r>
        <w:r w:rsidR="00391406">
          <w:rPr>
            <w:noProof/>
            <w:webHidden/>
          </w:rPr>
          <w:fldChar w:fldCharType="end"/>
        </w:r>
      </w:hyperlink>
    </w:p>
    <w:p w14:paraId="085DC481" w14:textId="2169862B" w:rsidR="00391406" w:rsidRDefault="00391406">
      <w:pPr>
        <w:pStyle w:val="TableofFigures"/>
        <w:tabs>
          <w:tab w:val="right" w:leader="dot" w:pos="9350"/>
        </w:tabs>
        <w:rPr>
          <w:ins w:id="276"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2" w:history="1">
        <w:r w:rsidRPr="00E3206B">
          <w:rPr>
            <w:rStyle w:val="Hyperlink"/>
            <w:noProof/>
          </w:rPr>
          <w:t xml:space="preserve">Table 2. </w:t>
        </w:r>
        <w:r w:rsidRPr="00E3206B">
          <w:rPr>
            <w:rStyle w:val="Hyperlink"/>
            <w:noProof/>
            <w:lang w:bidi="en-US"/>
          </w:rPr>
          <w:t>Infrastructure attributes used to evaluate roadway elements.</w:t>
        </w:r>
        <w:r>
          <w:rPr>
            <w:noProof/>
            <w:webHidden/>
          </w:rPr>
          <w:tab/>
        </w:r>
        <w:r>
          <w:rPr>
            <w:noProof/>
            <w:webHidden/>
          </w:rPr>
          <w:fldChar w:fldCharType="begin"/>
        </w:r>
        <w:r>
          <w:rPr>
            <w:noProof/>
            <w:webHidden/>
          </w:rPr>
          <w:instrText xml:space="preserve"> PAGEREF _Toc233357862 \h </w:instrText>
        </w:r>
        <w:r>
          <w:rPr>
            <w:noProof/>
            <w:webHidden/>
          </w:rPr>
        </w:r>
        <w:r>
          <w:rPr>
            <w:noProof/>
            <w:webHidden/>
          </w:rPr>
          <w:fldChar w:fldCharType="separate"/>
        </w:r>
        <w:r>
          <w:rPr>
            <w:noProof/>
            <w:webHidden/>
          </w:rPr>
          <w:t>4</w:t>
        </w:r>
        <w:r>
          <w:rPr>
            <w:noProof/>
            <w:webHidden/>
          </w:rPr>
          <w:fldChar w:fldCharType="end"/>
        </w:r>
      </w:hyperlink>
    </w:p>
    <w:p w14:paraId="10484303" w14:textId="66EC3082" w:rsidR="00391406" w:rsidRDefault="00391406">
      <w:pPr>
        <w:pStyle w:val="TableofFigures"/>
        <w:tabs>
          <w:tab w:val="right" w:leader="dot" w:pos="9350"/>
        </w:tabs>
        <w:rPr>
          <w:ins w:id="277"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3" w:history="1">
        <w:r w:rsidRPr="00E3206B">
          <w:rPr>
            <w:rStyle w:val="Hyperlink"/>
            <w:noProof/>
          </w:rPr>
          <w:t xml:space="preserve">Table 3. </w:t>
        </w:r>
        <w:r w:rsidRPr="00E3206B">
          <w:rPr>
            <w:rStyle w:val="Hyperlink"/>
            <w:noProof/>
            <w:lang w:bidi="en-US"/>
          </w:rPr>
          <w:t>Operational scenarios relevant to ADS performance.</w:t>
        </w:r>
        <w:r>
          <w:rPr>
            <w:noProof/>
            <w:webHidden/>
          </w:rPr>
          <w:tab/>
        </w:r>
        <w:r>
          <w:rPr>
            <w:noProof/>
            <w:webHidden/>
          </w:rPr>
          <w:fldChar w:fldCharType="begin"/>
        </w:r>
        <w:r>
          <w:rPr>
            <w:noProof/>
            <w:webHidden/>
          </w:rPr>
          <w:instrText xml:space="preserve"> PAGEREF _Toc233357863 \h </w:instrText>
        </w:r>
        <w:r>
          <w:rPr>
            <w:noProof/>
            <w:webHidden/>
          </w:rPr>
        </w:r>
        <w:r>
          <w:rPr>
            <w:noProof/>
            <w:webHidden/>
          </w:rPr>
          <w:fldChar w:fldCharType="separate"/>
        </w:r>
        <w:r>
          <w:rPr>
            <w:noProof/>
            <w:webHidden/>
          </w:rPr>
          <w:t>5</w:t>
        </w:r>
        <w:r>
          <w:rPr>
            <w:noProof/>
            <w:webHidden/>
          </w:rPr>
          <w:fldChar w:fldCharType="end"/>
        </w:r>
      </w:hyperlink>
    </w:p>
    <w:p w14:paraId="3F3F7BC5" w14:textId="46E56E71" w:rsidR="00391406" w:rsidRDefault="00391406">
      <w:pPr>
        <w:pStyle w:val="TableofFigures"/>
        <w:tabs>
          <w:tab w:val="right" w:leader="dot" w:pos="9350"/>
        </w:tabs>
        <w:rPr>
          <w:ins w:id="278"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4" w:history="1">
        <w:r w:rsidRPr="00E3206B">
          <w:rPr>
            <w:rStyle w:val="Hyperlink"/>
            <w:noProof/>
          </w:rPr>
          <w:t xml:space="preserve">Table 4. </w:t>
        </w:r>
        <w:r w:rsidRPr="00E3206B">
          <w:rPr>
            <w:rStyle w:val="Hyperlink"/>
            <w:noProof/>
            <w:lang w:bidi="en-US"/>
          </w:rPr>
          <w:t>Public and publicly accessible data-source groups from the earlier inventory and their relevance to pavement-marking analysis.</w:t>
        </w:r>
        <w:r>
          <w:rPr>
            <w:noProof/>
            <w:webHidden/>
          </w:rPr>
          <w:tab/>
        </w:r>
        <w:r>
          <w:rPr>
            <w:noProof/>
            <w:webHidden/>
          </w:rPr>
          <w:fldChar w:fldCharType="begin"/>
        </w:r>
        <w:r>
          <w:rPr>
            <w:noProof/>
            <w:webHidden/>
          </w:rPr>
          <w:instrText xml:space="preserve"> PAGEREF _Toc233357864 \h </w:instrText>
        </w:r>
        <w:r>
          <w:rPr>
            <w:noProof/>
            <w:webHidden/>
          </w:rPr>
        </w:r>
        <w:r>
          <w:rPr>
            <w:noProof/>
            <w:webHidden/>
          </w:rPr>
          <w:fldChar w:fldCharType="separate"/>
        </w:r>
        <w:r>
          <w:rPr>
            <w:noProof/>
            <w:webHidden/>
          </w:rPr>
          <w:t>12</w:t>
        </w:r>
        <w:r>
          <w:rPr>
            <w:noProof/>
            <w:webHidden/>
          </w:rPr>
          <w:fldChar w:fldCharType="end"/>
        </w:r>
      </w:hyperlink>
    </w:p>
    <w:p w14:paraId="017BF875" w14:textId="01DE61EA" w:rsidR="00391406" w:rsidRDefault="00391406">
      <w:pPr>
        <w:pStyle w:val="TableofFigures"/>
        <w:tabs>
          <w:tab w:val="right" w:leader="dot" w:pos="9350"/>
        </w:tabs>
        <w:rPr>
          <w:ins w:id="279"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5" w:history="1">
        <w:r w:rsidRPr="00E3206B">
          <w:rPr>
            <w:rStyle w:val="Hyperlink"/>
            <w:noProof/>
          </w:rPr>
          <w:t xml:space="preserve">Table 5. </w:t>
        </w:r>
        <w:r w:rsidRPr="00E3206B">
          <w:rPr>
            <w:rStyle w:val="Hyperlink"/>
            <w:noProof/>
            <w:lang w:bidi="en-US"/>
          </w:rPr>
          <w:t>Downselected candidate image sources for pavement-marking analysis.</w:t>
        </w:r>
        <w:r>
          <w:rPr>
            <w:noProof/>
            <w:webHidden/>
          </w:rPr>
          <w:tab/>
        </w:r>
        <w:r>
          <w:rPr>
            <w:noProof/>
            <w:webHidden/>
          </w:rPr>
          <w:fldChar w:fldCharType="begin"/>
        </w:r>
        <w:r>
          <w:rPr>
            <w:noProof/>
            <w:webHidden/>
          </w:rPr>
          <w:instrText xml:space="preserve"> PAGEREF _Toc233357865 \h </w:instrText>
        </w:r>
        <w:r>
          <w:rPr>
            <w:noProof/>
            <w:webHidden/>
          </w:rPr>
        </w:r>
        <w:r>
          <w:rPr>
            <w:noProof/>
            <w:webHidden/>
          </w:rPr>
          <w:fldChar w:fldCharType="separate"/>
        </w:r>
        <w:r>
          <w:rPr>
            <w:noProof/>
            <w:webHidden/>
          </w:rPr>
          <w:t>14</w:t>
        </w:r>
        <w:r>
          <w:rPr>
            <w:noProof/>
            <w:webHidden/>
          </w:rPr>
          <w:fldChar w:fldCharType="end"/>
        </w:r>
      </w:hyperlink>
    </w:p>
    <w:p w14:paraId="0BF74359" w14:textId="1655C8E6" w:rsidR="00391406" w:rsidRDefault="00391406">
      <w:pPr>
        <w:pStyle w:val="TableofFigures"/>
        <w:tabs>
          <w:tab w:val="right" w:leader="dot" w:pos="9350"/>
        </w:tabs>
        <w:rPr>
          <w:ins w:id="280"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6" w:history="1">
        <w:r w:rsidRPr="00E3206B">
          <w:rPr>
            <w:rStyle w:val="Hyperlink"/>
            <w:noProof/>
          </w:rPr>
          <w:t xml:space="preserve">Table 6. </w:t>
        </w:r>
        <w:r w:rsidRPr="00E3206B">
          <w:rPr>
            <w:rStyle w:val="Hyperlink"/>
            <w:noProof/>
            <w:lang w:bidi="en-US"/>
          </w:rPr>
          <w:t>Scenario- and condition-based image screening categories for pavement marking analysis.</w:t>
        </w:r>
        <w:r>
          <w:rPr>
            <w:noProof/>
            <w:webHidden/>
          </w:rPr>
          <w:tab/>
        </w:r>
        <w:r>
          <w:rPr>
            <w:noProof/>
            <w:webHidden/>
          </w:rPr>
          <w:fldChar w:fldCharType="begin"/>
        </w:r>
        <w:r>
          <w:rPr>
            <w:noProof/>
            <w:webHidden/>
          </w:rPr>
          <w:instrText xml:space="preserve"> PAGEREF _Toc233357866 \h </w:instrText>
        </w:r>
        <w:r>
          <w:rPr>
            <w:noProof/>
            <w:webHidden/>
          </w:rPr>
        </w:r>
        <w:r>
          <w:rPr>
            <w:noProof/>
            <w:webHidden/>
          </w:rPr>
          <w:fldChar w:fldCharType="separate"/>
        </w:r>
        <w:r>
          <w:rPr>
            <w:noProof/>
            <w:webHidden/>
          </w:rPr>
          <w:t>18</w:t>
        </w:r>
        <w:r>
          <w:rPr>
            <w:noProof/>
            <w:webHidden/>
          </w:rPr>
          <w:fldChar w:fldCharType="end"/>
        </w:r>
      </w:hyperlink>
    </w:p>
    <w:p w14:paraId="27DF7292" w14:textId="10EB1336" w:rsidR="00391406" w:rsidRDefault="00391406">
      <w:pPr>
        <w:pStyle w:val="TableofFigures"/>
        <w:tabs>
          <w:tab w:val="right" w:leader="dot" w:pos="9350"/>
        </w:tabs>
        <w:rPr>
          <w:ins w:id="281"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7" w:history="1">
        <w:r w:rsidRPr="00E3206B">
          <w:rPr>
            <w:rStyle w:val="Hyperlink"/>
            <w:noProof/>
          </w:rPr>
          <w:t xml:space="preserve">Table 7. </w:t>
        </w:r>
        <w:r w:rsidRPr="00E3206B">
          <w:rPr>
            <w:rStyle w:val="Hyperlink"/>
            <w:noProof/>
            <w:lang w:bidi="en-US"/>
          </w:rPr>
          <w:t>Candidate dataset coverage by screening group.</w:t>
        </w:r>
        <w:r>
          <w:rPr>
            <w:noProof/>
            <w:webHidden/>
          </w:rPr>
          <w:tab/>
        </w:r>
        <w:r>
          <w:rPr>
            <w:noProof/>
            <w:webHidden/>
          </w:rPr>
          <w:fldChar w:fldCharType="begin"/>
        </w:r>
        <w:r>
          <w:rPr>
            <w:noProof/>
            <w:webHidden/>
          </w:rPr>
          <w:instrText xml:space="preserve"> PAGEREF _Toc233357867 \h </w:instrText>
        </w:r>
        <w:r>
          <w:rPr>
            <w:noProof/>
            <w:webHidden/>
          </w:rPr>
        </w:r>
        <w:r>
          <w:rPr>
            <w:noProof/>
            <w:webHidden/>
          </w:rPr>
          <w:fldChar w:fldCharType="separate"/>
        </w:r>
        <w:r>
          <w:rPr>
            <w:noProof/>
            <w:webHidden/>
          </w:rPr>
          <w:t>20</w:t>
        </w:r>
        <w:r>
          <w:rPr>
            <w:noProof/>
            <w:webHidden/>
          </w:rPr>
          <w:fldChar w:fldCharType="end"/>
        </w:r>
      </w:hyperlink>
    </w:p>
    <w:p w14:paraId="423B03B9" w14:textId="0C3BFEAB" w:rsidR="00391406" w:rsidRDefault="00391406">
      <w:pPr>
        <w:pStyle w:val="TableofFigures"/>
        <w:tabs>
          <w:tab w:val="right" w:leader="dot" w:pos="9350"/>
        </w:tabs>
        <w:rPr>
          <w:ins w:id="282"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8" w:history="1">
        <w:r w:rsidRPr="00E3206B">
          <w:rPr>
            <w:rStyle w:val="Hyperlink"/>
            <w:noProof/>
          </w:rPr>
          <w:t xml:space="preserve">Table 8. </w:t>
        </w:r>
        <w:r w:rsidRPr="00E3206B">
          <w:rPr>
            <w:rStyle w:val="Hyperlink"/>
            <w:noProof/>
            <w:lang w:bidi="en-US"/>
          </w:rPr>
          <w:t>Suitability and limitations of public imagery for pavement marking analysis.</w:t>
        </w:r>
        <w:r>
          <w:rPr>
            <w:noProof/>
            <w:webHidden/>
          </w:rPr>
          <w:tab/>
        </w:r>
        <w:r>
          <w:rPr>
            <w:noProof/>
            <w:webHidden/>
          </w:rPr>
          <w:fldChar w:fldCharType="begin"/>
        </w:r>
        <w:r>
          <w:rPr>
            <w:noProof/>
            <w:webHidden/>
          </w:rPr>
          <w:instrText xml:space="preserve"> PAGEREF _Toc233357868 \h </w:instrText>
        </w:r>
        <w:r>
          <w:rPr>
            <w:noProof/>
            <w:webHidden/>
          </w:rPr>
        </w:r>
        <w:r>
          <w:rPr>
            <w:noProof/>
            <w:webHidden/>
          </w:rPr>
          <w:fldChar w:fldCharType="separate"/>
        </w:r>
        <w:r>
          <w:rPr>
            <w:noProof/>
            <w:webHidden/>
          </w:rPr>
          <w:t>22</w:t>
        </w:r>
        <w:r>
          <w:rPr>
            <w:noProof/>
            <w:webHidden/>
          </w:rPr>
          <w:fldChar w:fldCharType="end"/>
        </w:r>
      </w:hyperlink>
    </w:p>
    <w:p w14:paraId="6D0AA6A2" w14:textId="0FAC1823" w:rsidR="00391406" w:rsidRDefault="00391406">
      <w:pPr>
        <w:pStyle w:val="TableofFigures"/>
        <w:tabs>
          <w:tab w:val="right" w:leader="dot" w:pos="9350"/>
        </w:tabs>
        <w:rPr>
          <w:ins w:id="283"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69" w:history="1">
        <w:r w:rsidRPr="00E3206B">
          <w:rPr>
            <w:rStyle w:val="Hyperlink"/>
            <w:noProof/>
          </w:rPr>
          <w:t xml:space="preserve">Table 9. </w:t>
        </w:r>
        <w:r w:rsidRPr="00E3206B">
          <w:rPr>
            <w:rStyle w:val="Hyperlink"/>
            <w:noProof/>
            <w:lang w:bidi="en-US"/>
          </w:rPr>
          <w:t>Overview of classical and deep learning-based approaches relevant to pavement marking analysis.</w:t>
        </w:r>
        <w:r>
          <w:rPr>
            <w:noProof/>
            <w:webHidden/>
          </w:rPr>
          <w:tab/>
        </w:r>
        <w:r>
          <w:rPr>
            <w:noProof/>
            <w:webHidden/>
          </w:rPr>
          <w:fldChar w:fldCharType="begin"/>
        </w:r>
        <w:r>
          <w:rPr>
            <w:noProof/>
            <w:webHidden/>
          </w:rPr>
          <w:instrText xml:space="preserve"> PAGEREF _Toc233357869 \h </w:instrText>
        </w:r>
        <w:r>
          <w:rPr>
            <w:noProof/>
            <w:webHidden/>
          </w:rPr>
        </w:r>
        <w:r>
          <w:rPr>
            <w:noProof/>
            <w:webHidden/>
          </w:rPr>
          <w:fldChar w:fldCharType="separate"/>
        </w:r>
        <w:r>
          <w:rPr>
            <w:noProof/>
            <w:webHidden/>
          </w:rPr>
          <w:t>25</w:t>
        </w:r>
        <w:r>
          <w:rPr>
            <w:noProof/>
            <w:webHidden/>
          </w:rPr>
          <w:fldChar w:fldCharType="end"/>
        </w:r>
      </w:hyperlink>
    </w:p>
    <w:p w14:paraId="4CA795E1" w14:textId="5F925D81" w:rsidR="00391406" w:rsidRDefault="00391406">
      <w:pPr>
        <w:pStyle w:val="TableofFigures"/>
        <w:tabs>
          <w:tab w:val="right" w:leader="dot" w:pos="9350"/>
        </w:tabs>
        <w:rPr>
          <w:ins w:id="284"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0" w:history="1">
        <w:r w:rsidRPr="00E3206B">
          <w:rPr>
            <w:rStyle w:val="Hyperlink"/>
            <w:noProof/>
          </w:rPr>
          <w:t xml:space="preserve">Table 10. </w:t>
        </w:r>
        <w:r w:rsidRPr="00E3206B">
          <w:rPr>
            <w:rStyle w:val="Hyperlink"/>
            <w:noProof/>
            <w:lang w:bidi="en-US"/>
          </w:rPr>
          <w:t>Candidate image processing models considered for initial comparison.</w:t>
        </w:r>
        <w:r>
          <w:rPr>
            <w:noProof/>
            <w:webHidden/>
          </w:rPr>
          <w:tab/>
        </w:r>
        <w:r>
          <w:rPr>
            <w:noProof/>
            <w:webHidden/>
          </w:rPr>
          <w:fldChar w:fldCharType="begin"/>
        </w:r>
        <w:r>
          <w:rPr>
            <w:noProof/>
            <w:webHidden/>
          </w:rPr>
          <w:instrText xml:space="preserve"> PAGEREF _Toc233357870 \h </w:instrText>
        </w:r>
        <w:r>
          <w:rPr>
            <w:noProof/>
            <w:webHidden/>
          </w:rPr>
        </w:r>
        <w:r>
          <w:rPr>
            <w:noProof/>
            <w:webHidden/>
          </w:rPr>
          <w:fldChar w:fldCharType="separate"/>
        </w:r>
        <w:r>
          <w:rPr>
            <w:noProof/>
            <w:webHidden/>
          </w:rPr>
          <w:t>26</w:t>
        </w:r>
        <w:r>
          <w:rPr>
            <w:noProof/>
            <w:webHidden/>
          </w:rPr>
          <w:fldChar w:fldCharType="end"/>
        </w:r>
      </w:hyperlink>
    </w:p>
    <w:p w14:paraId="542DAA7C" w14:textId="3A79AC75" w:rsidR="00391406" w:rsidRDefault="00391406">
      <w:pPr>
        <w:pStyle w:val="TableofFigures"/>
        <w:tabs>
          <w:tab w:val="right" w:leader="dot" w:pos="9350"/>
        </w:tabs>
        <w:rPr>
          <w:ins w:id="285"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1" w:history="1">
        <w:r w:rsidRPr="00E3206B">
          <w:rPr>
            <w:rStyle w:val="Hyperlink"/>
            <w:noProof/>
          </w:rPr>
          <w:t xml:space="preserve">Table 11. </w:t>
        </w:r>
        <w:r w:rsidRPr="00E3206B">
          <w:rPr>
            <w:rStyle w:val="Hyperlink"/>
            <w:noProof/>
            <w:lang w:bidi="en-US"/>
          </w:rPr>
          <w:t>Core metrics for initial model comparison.</w:t>
        </w:r>
        <w:r>
          <w:rPr>
            <w:noProof/>
            <w:webHidden/>
          </w:rPr>
          <w:tab/>
        </w:r>
        <w:r>
          <w:rPr>
            <w:noProof/>
            <w:webHidden/>
          </w:rPr>
          <w:fldChar w:fldCharType="begin"/>
        </w:r>
        <w:r>
          <w:rPr>
            <w:noProof/>
            <w:webHidden/>
          </w:rPr>
          <w:instrText xml:space="preserve"> PAGEREF _Toc233357871 \h </w:instrText>
        </w:r>
        <w:r>
          <w:rPr>
            <w:noProof/>
            <w:webHidden/>
          </w:rPr>
        </w:r>
        <w:r>
          <w:rPr>
            <w:noProof/>
            <w:webHidden/>
          </w:rPr>
          <w:fldChar w:fldCharType="separate"/>
        </w:r>
        <w:r>
          <w:rPr>
            <w:noProof/>
            <w:webHidden/>
          </w:rPr>
          <w:t>28</w:t>
        </w:r>
        <w:r>
          <w:rPr>
            <w:noProof/>
            <w:webHidden/>
          </w:rPr>
          <w:fldChar w:fldCharType="end"/>
        </w:r>
      </w:hyperlink>
    </w:p>
    <w:p w14:paraId="76F23767" w14:textId="0795BA44" w:rsidR="00391406" w:rsidRDefault="00391406">
      <w:pPr>
        <w:pStyle w:val="TableofFigures"/>
        <w:tabs>
          <w:tab w:val="right" w:leader="dot" w:pos="9350"/>
        </w:tabs>
        <w:rPr>
          <w:ins w:id="286"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2" w:history="1">
        <w:r w:rsidRPr="00E3206B">
          <w:rPr>
            <w:rStyle w:val="Hyperlink"/>
            <w:noProof/>
          </w:rPr>
          <w:t>Table 12. Segmentation core metrics (mask IoU / F1 / Precision / Recall) for YOLOPX, HybridNets, SCNN and CLRerNet across four benchmark datasets.</w:t>
        </w:r>
        <w:r>
          <w:rPr>
            <w:noProof/>
            <w:webHidden/>
          </w:rPr>
          <w:tab/>
        </w:r>
        <w:r>
          <w:rPr>
            <w:noProof/>
            <w:webHidden/>
          </w:rPr>
          <w:fldChar w:fldCharType="begin"/>
        </w:r>
        <w:r>
          <w:rPr>
            <w:noProof/>
            <w:webHidden/>
          </w:rPr>
          <w:instrText xml:space="preserve"> PAGEREF _Toc233357872 \h </w:instrText>
        </w:r>
        <w:r>
          <w:rPr>
            <w:noProof/>
            <w:webHidden/>
          </w:rPr>
        </w:r>
        <w:r>
          <w:rPr>
            <w:noProof/>
            <w:webHidden/>
          </w:rPr>
          <w:fldChar w:fldCharType="separate"/>
        </w:r>
        <w:r>
          <w:rPr>
            <w:noProof/>
            <w:webHidden/>
          </w:rPr>
          <w:t>30</w:t>
        </w:r>
        <w:r>
          <w:rPr>
            <w:noProof/>
            <w:webHidden/>
          </w:rPr>
          <w:fldChar w:fldCharType="end"/>
        </w:r>
      </w:hyperlink>
    </w:p>
    <w:p w14:paraId="45445AE3" w14:textId="1FBE361F" w:rsidR="00391406" w:rsidRDefault="00391406">
      <w:pPr>
        <w:pStyle w:val="TableofFigures"/>
        <w:tabs>
          <w:tab w:val="right" w:leader="dot" w:pos="9350"/>
        </w:tabs>
        <w:rPr>
          <w:ins w:id="287"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3" w:history="1">
        <w:r w:rsidRPr="00E3206B">
          <w:rPr>
            <w:rStyle w:val="Hyperlink"/>
            <w:noProof/>
          </w:rPr>
          <w:t>Table 13. Cross-dataset summary statistics (mean IoU / F1 / Precision / Recall and cross-dataset consistency) for four models (YOLOPX, HybridNets, CLRerNet, SCNN).</w:t>
        </w:r>
        <w:r>
          <w:rPr>
            <w:noProof/>
            <w:webHidden/>
          </w:rPr>
          <w:tab/>
        </w:r>
        <w:r>
          <w:rPr>
            <w:noProof/>
            <w:webHidden/>
          </w:rPr>
          <w:fldChar w:fldCharType="begin"/>
        </w:r>
        <w:r>
          <w:rPr>
            <w:noProof/>
            <w:webHidden/>
          </w:rPr>
          <w:instrText xml:space="preserve"> PAGEREF _Toc233357873 \h </w:instrText>
        </w:r>
        <w:r>
          <w:rPr>
            <w:noProof/>
            <w:webHidden/>
          </w:rPr>
        </w:r>
        <w:r>
          <w:rPr>
            <w:noProof/>
            <w:webHidden/>
          </w:rPr>
          <w:fldChar w:fldCharType="separate"/>
        </w:r>
        <w:r>
          <w:rPr>
            <w:noProof/>
            <w:webHidden/>
          </w:rPr>
          <w:t>32</w:t>
        </w:r>
        <w:r>
          <w:rPr>
            <w:noProof/>
            <w:webHidden/>
          </w:rPr>
          <w:fldChar w:fldCharType="end"/>
        </w:r>
      </w:hyperlink>
    </w:p>
    <w:p w14:paraId="6A5F82AA" w14:textId="2CA1C9F3" w:rsidR="00391406" w:rsidRDefault="00391406">
      <w:pPr>
        <w:pStyle w:val="TableofFigures"/>
        <w:tabs>
          <w:tab w:val="right" w:leader="dot" w:pos="9350"/>
        </w:tabs>
        <w:rPr>
          <w:ins w:id="288"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4" w:history="1">
        <w:r w:rsidRPr="00E3206B">
          <w:rPr>
            <w:rStyle w:val="Hyperlink"/>
            <w:noProof/>
          </w:rPr>
          <w:t xml:space="preserve">Table 14. </w:t>
        </w:r>
        <w:r w:rsidRPr="00E3206B">
          <w:rPr>
            <w:rStyle w:val="Hyperlink"/>
            <w:noProof/>
            <w:lang w:bidi="en-US"/>
          </w:rPr>
          <w:t>Summary of metric groups for pavement-marking assessment and their intended use.</w:t>
        </w:r>
        <w:r>
          <w:rPr>
            <w:noProof/>
            <w:webHidden/>
          </w:rPr>
          <w:tab/>
        </w:r>
        <w:r>
          <w:rPr>
            <w:noProof/>
            <w:webHidden/>
          </w:rPr>
          <w:fldChar w:fldCharType="begin"/>
        </w:r>
        <w:r>
          <w:rPr>
            <w:noProof/>
            <w:webHidden/>
          </w:rPr>
          <w:instrText xml:space="preserve"> PAGEREF _Toc233357874 \h </w:instrText>
        </w:r>
        <w:r>
          <w:rPr>
            <w:noProof/>
            <w:webHidden/>
          </w:rPr>
        </w:r>
        <w:r>
          <w:rPr>
            <w:noProof/>
            <w:webHidden/>
          </w:rPr>
          <w:fldChar w:fldCharType="separate"/>
        </w:r>
        <w:r>
          <w:rPr>
            <w:noProof/>
            <w:webHidden/>
          </w:rPr>
          <w:t>44</w:t>
        </w:r>
        <w:r>
          <w:rPr>
            <w:noProof/>
            <w:webHidden/>
          </w:rPr>
          <w:fldChar w:fldCharType="end"/>
        </w:r>
      </w:hyperlink>
    </w:p>
    <w:p w14:paraId="6D24A98B" w14:textId="3A9B4DB3" w:rsidR="00391406" w:rsidRDefault="00391406">
      <w:pPr>
        <w:pStyle w:val="TableofFigures"/>
        <w:tabs>
          <w:tab w:val="right" w:leader="dot" w:pos="9350"/>
        </w:tabs>
        <w:rPr>
          <w:ins w:id="289"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5" w:history="1">
        <w:r w:rsidRPr="00E3206B">
          <w:rPr>
            <w:rStyle w:val="Hyperlink"/>
            <w:noProof/>
          </w:rPr>
          <w:t xml:space="preserve">Table 15. </w:t>
        </w:r>
        <w:r w:rsidRPr="00E3206B">
          <w:rPr>
            <w:rStyle w:val="Hyperlink"/>
            <w:noProof/>
            <w:lang w:bidi="en-US"/>
          </w:rPr>
          <w:t>Image- and annotation-based pavement marking indicators.</w:t>
        </w:r>
        <w:r>
          <w:rPr>
            <w:noProof/>
            <w:webHidden/>
          </w:rPr>
          <w:tab/>
        </w:r>
        <w:r>
          <w:rPr>
            <w:noProof/>
            <w:webHidden/>
          </w:rPr>
          <w:fldChar w:fldCharType="begin"/>
        </w:r>
        <w:r>
          <w:rPr>
            <w:noProof/>
            <w:webHidden/>
          </w:rPr>
          <w:instrText xml:space="preserve"> PAGEREF _Toc233357875 \h </w:instrText>
        </w:r>
        <w:r>
          <w:rPr>
            <w:noProof/>
            <w:webHidden/>
          </w:rPr>
        </w:r>
        <w:r>
          <w:rPr>
            <w:noProof/>
            <w:webHidden/>
          </w:rPr>
          <w:fldChar w:fldCharType="separate"/>
        </w:r>
        <w:r>
          <w:rPr>
            <w:noProof/>
            <w:webHidden/>
          </w:rPr>
          <w:t>46</w:t>
        </w:r>
        <w:r>
          <w:rPr>
            <w:noProof/>
            <w:webHidden/>
          </w:rPr>
          <w:fldChar w:fldCharType="end"/>
        </w:r>
      </w:hyperlink>
    </w:p>
    <w:p w14:paraId="32892804" w14:textId="78A9212F" w:rsidR="00391406" w:rsidRDefault="00391406">
      <w:pPr>
        <w:pStyle w:val="TableofFigures"/>
        <w:tabs>
          <w:tab w:val="right" w:leader="dot" w:pos="9350"/>
        </w:tabs>
        <w:rPr>
          <w:ins w:id="290"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6" w:history="1">
        <w:r w:rsidRPr="00E3206B">
          <w:rPr>
            <w:rStyle w:val="Hyperlink"/>
            <w:noProof/>
          </w:rPr>
          <w:t xml:space="preserve">Table 16. </w:t>
        </w:r>
        <w:r w:rsidRPr="00E3206B">
          <w:rPr>
            <w:rStyle w:val="Hyperlink"/>
            <w:noProof/>
            <w:lang w:bidi="en-US"/>
          </w:rPr>
          <w:t>Detection performance indicators.</w:t>
        </w:r>
        <w:r>
          <w:rPr>
            <w:noProof/>
            <w:webHidden/>
          </w:rPr>
          <w:tab/>
        </w:r>
        <w:r>
          <w:rPr>
            <w:noProof/>
            <w:webHidden/>
          </w:rPr>
          <w:fldChar w:fldCharType="begin"/>
        </w:r>
        <w:r>
          <w:rPr>
            <w:noProof/>
            <w:webHidden/>
          </w:rPr>
          <w:instrText xml:space="preserve"> PAGEREF _Toc233357876 \h </w:instrText>
        </w:r>
        <w:r>
          <w:rPr>
            <w:noProof/>
            <w:webHidden/>
          </w:rPr>
        </w:r>
        <w:r>
          <w:rPr>
            <w:noProof/>
            <w:webHidden/>
          </w:rPr>
          <w:fldChar w:fldCharType="separate"/>
        </w:r>
        <w:r>
          <w:rPr>
            <w:noProof/>
            <w:webHidden/>
          </w:rPr>
          <w:t>49</w:t>
        </w:r>
        <w:r>
          <w:rPr>
            <w:noProof/>
            <w:webHidden/>
          </w:rPr>
          <w:fldChar w:fldCharType="end"/>
        </w:r>
      </w:hyperlink>
    </w:p>
    <w:p w14:paraId="52D0F84B" w14:textId="21270034" w:rsidR="00391406" w:rsidRDefault="00391406">
      <w:pPr>
        <w:pStyle w:val="TableofFigures"/>
        <w:tabs>
          <w:tab w:val="right" w:leader="dot" w:pos="9350"/>
        </w:tabs>
        <w:rPr>
          <w:ins w:id="291"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7" w:history="1">
        <w:r w:rsidRPr="00E3206B">
          <w:rPr>
            <w:rStyle w:val="Hyperlink"/>
            <w:noProof/>
          </w:rPr>
          <w:t xml:space="preserve">Table 17. </w:t>
        </w:r>
        <w:r w:rsidRPr="00E3206B">
          <w:rPr>
            <w:rStyle w:val="Hyperlink"/>
            <w:noProof/>
            <w:lang w:bidi="en-US"/>
          </w:rPr>
          <w:t>Cross-factor and condition-based analytical measures.</w:t>
        </w:r>
        <w:r>
          <w:rPr>
            <w:noProof/>
            <w:webHidden/>
          </w:rPr>
          <w:tab/>
        </w:r>
        <w:r>
          <w:rPr>
            <w:noProof/>
            <w:webHidden/>
          </w:rPr>
          <w:fldChar w:fldCharType="begin"/>
        </w:r>
        <w:r>
          <w:rPr>
            <w:noProof/>
            <w:webHidden/>
          </w:rPr>
          <w:instrText xml:space="preserve"> PAGEREF _Toc233357877 \h </w:instrText>
        </w:r>
        <w:r>
          <w:rPr>
            <w:noProof/>
            <w:webHidden/>
          </w:rPr>
        </w:r>
        <w:r>
          <w:rPr>
            <w:noProof/>
            <w:webHidden/>
          </w:rPr>
          <w:fldChar w:fldCharType="separate"/>
        </w:r>
        <w:r>
          <w:rPr>
            <w:noProof/>
            <w:webHidden/>
          </w:rPr>
          <w:t>52</w:t>
        </w:r>
        <w:r>
          <w:rPr>
            <w:noProof/>
            <w:webHidden/>
          </w:rPr>
          <w:fldChar w:fldCharType="end"/>
        </w:r>
      </w:hyperlink>
    </w:p>
    <w:p w14:paraId="35D24318" w14:textId="4EA35089" w:rsidR="00391406" w:rsidRDefault="00391406">
      <w:pPr>
        <w:pStyle w:val="TableofFigures"/>
        <w:tabs>
          <w:tab w:val="right" w:leader="dot" w:pos="9350"/>
        </w:tabs>
        <w:rPr>
          <w:ins w:id="292" w:author="Soleimaniamiri, Saeid [US-IR]" w:date="2026-06-26T09:17:00Z" w16du:dateUtc="2026-06-26T13:17:00Z"/>
          <w:rFonts w:asciiTheme="minorHAnsi" w:eastAsiaTheme="minorEastAsia" w:hAnsiTheme="minorHAnsi" w:cstheme="minorBidi"/>
          <w:noProof/>
          <w:kern w:val="2"/>
          <w14:ligatures w14:val="standardContextual"/>
        </w:rPr>
      </w:pPr>
      <w:hyperlink w:anchor="_Toc233357878" w:history="1">
        <w:r w:rsidRPr="00E3206B">
          <w:rPr>
            <w:rStyle w:val="Hyperlink"/>
            <w:noProof/>
          </w:rPr>
          <w:t xml:space="preserve">Table 18. </w:t>
        </w:r>
        <w:r w:rsidRPr="00E3206B">
          <w:rPr>
            <w:rStyle w:val="Hyperlink"/>
            <w:noProof/>
            <w:lang w:bidi="en-US"/>
          </w:rPr>
          <w:t>Exploratory integrated assessment outputs.</w:t>
        </w:r>
        <w:r>
          <w:rPr>
            <w:noProof/>
            <w:webHidden/>
          </w:rPr>
          <w:tab/>
        </w:r>
        <w:r>
          <w:rPr>
            <w:noProof/>
            <w:webHidden/>
          </w:rPr>
          <w:fldChar w:fldCharType="begin"/>
        </w:r>
        <w:r>
          <w:rPr>
            <w:noProof/>
            <w:webHidden/>
          </w:rPr>
          <w:instrText xml:space="preserve"> PAGEREF _Toc233357878 \h </w:instrText>
        </w:r>
        <w:r>
          <w:rPr>
            <w:noProof/>
            <w:webHidden/>
          </w:rPr>
        </w:r>
        <w:r>
          <w:rPr>
            <w:noProof/>
            <w:webHidden/>
          </w:rPr>
          <w:fldChar w:fldCharType="separate"/>
        </w:r>
        <w:r>
          <w:rPr>
            <w:noProof/>
            <w:webHidden/>
          </w:rPr>
          <w:t>56</w:t>
        </w:r>
        <w:r>
          <w:rPr>
            <w:noProof/>
            <w:webHidden/>
          </w:rPr>
          <w:fldChar w:fldCharType="end"/>
        </w:r>
      </w:hyperlink>
    </w:p>
    <w:p w14:paraId="15040B25" w14:textId="5E64AE22" w:rsidR="008C3F93" w:rsidDel="00391406" w:rsidRDefault="008C3F93">
      <w:pPr>
        <w:pStyle w:val="TableofFigures"/>
        <w:tabs>
          <w:tab w:val="right" w:leader="dot" w:pos="9350"/>
        </w:tabs>
        <w:rPr>
          <w:del w:id="293" w:author="Soleimaniamiri, Saeid [US-IR]" w:date="2026-06-26T09:17:00Z" w16du:dateUtc="2026-06-26T13:17:00Z"/>
          <w:rFonts w:asciiTheme="minorHAnsi" w:eastAsiaTheme="minorEastAsia" w:hAnsiTheme="minorHAnsi" w:cstheme="minorBidi"/>
          <w:noProof/>
          <w:kern w:val="2"/>
          <w14:ligatures w14:val="standardContextual"/>
        </w:rPr>
      </w:pPr>
    </w:p>
    <w:p w14:paraId="572C59DD" w14:textId="7058EB81" w:rsidR="008C3F93" w:rsidDel="00391406" w:rsidRDefault="008C3F93">
      <w:pPr>
        <w:pStyle w:val="TableofFigures"/>
        <w:tabs>
          <w:tab w:val="right" w:leader="dot" w:pos="9350"/>
        </w:tabs>
        <w:rPr>
          <w:del w:id="294" w:author="Soleimaniamiri, Saeid [US-IR]" w:date="2026-06-26T09:17:00Z" w16du:dateUtc="2026-06-26T13:17:00Z"/>
          <w:rFonts w:asciiTheme="minorHAnsi" w:eastAsiaTheme="minorEastAsia" w:hAnsiTheme="minorHAnsi" w:cstheme="minorBidi"/>
          <w:noProof/>
          <w:kern w:val="2"/>
          <w14:ligatures w14:val="standardContextual"/>
        </w:rPr>
      </w:pPr>
    </w:p>
    <w:p w14:paraId="5B8061CE" w14:textId="569B9CDE" w:rsidR="008C3F93" w:rsidDel="00391406" w:rsidRDefault="008C3F93">
      <w:pPr>
        <w:pStyle w:val="TableofFigures"/>
        <w:tabs>
          <w:tab w:val="right" w:leader="dot" w:pos="9350"/>
        </w:tabs>
        <w:rPr>
          <w:del w:id="295" w:author="Soleimaniamiri, Saeid [US-IR]" w:date="2026-06-26T09:17:00Z" w16du:dateUtc="2026-06-26T13:17:00Z"/>
          <w:rFonts w:asciiTheme="minorHAnsi" w:eastAsiaTheme="minorEastAsia" w:hAnsiTheme="minorHAnsi" w:cstheme="minorBidi"/>
          <w:noProof/>
          <w:kern w:val="2"/>
          <w14:ligatures w14:val="standardContextual"/>
        </w:rPr>
      </w:pPr>
    </w:p>
    <w:p w14:paraId="6734F29A" w14:textId="357061A2" w:rsidR="008C3F93" w:rsidDel="00391406" w:rsidRDefault="008C3F93">
      <w:pPr>
        <w:pStyle w:val="TableofFigures"/>
        <w:tabs>
          <w:tab w:val="right" w:leader="dot" w:pos="9350"/>
        </w:tabs>
        <w:rPr>
          <w:del w:id="296" w:author="Soleimaniamiri, Saeid [US-IR]" w:date="2026-06-26T09:17:00Z" w16du:dateUtc="2026-06-26T13:17:00Z"/>
          <w:rFonts w:asciiTheme="minorHAnsi" w:eastAsiaTheme="minorEastAsia" w:hAnsiTheme="minorHAnsi" w:cstheme="minorBidi"/>
          <w:noProof/>
          <w:kern w:val="2"/>
          <w14:ligatures w14:val="standardContextual"/>
        </w:rPr>
      </w:pPr>
    </w:p>
    <w:p w14:paraId="754BE4D2" w14:textId="3A3FCE89" w:rsidR="008C3F93" w:rsidDel="00391406" w:rsidRDefault="008C3F93">
      <w:pPr>
        <w:pStyle w:val="TableofFigures"/>
        <w:tabs>
          <w:tab w:val="right" w:leader="dot" w:pos="9350"/>
        </w:tabs>
        <w:rPr>
          <w:del w:id="297" w:author="Soleimaniamiri, Saeid [US-IR]" w:date="2026-06-26T09:17:00Z" w16du:dateUtc="2026-06-26T13:17:00Z"/>
          <w:rFonts w:asciiTheme="minorHAnsi" w:eastAsiaTheme="minorEastAsia" w:hAnsiTheme="minorHAnsi" w:cstheme="minorBidi"/>
          <w:noProof/>
          <w:kern w:val="2"/>
          <w14:ligatures w14:val="standardContextual"/>
        </w:rPr>
      </w:pPr>
    </w:p>
    <w:p w14:paraId="7B96352F" w14:textId="44C7444F" w:rsidR="008C3F93" w:rsidDel="00391406" w:rsidRDefault="008C3F93">
      <w:pPr>
        <w:pStyle w:val="TableofFigures"/>
        <w:tabs>
          <w:tab w:val="right" w:leader="dot" w:pos="9350"/>
        </w:tabs>
        <w:rPr>
          <w:del w:id="298" w:author="Soleimaniamiri, Saeid [US-IR]" w:date="2026-06-26T09:17:00Z" w16du:dateUtc="2026-06-26T13:17:00Z"/>
          <w:rFonts w:asciiTheme="minorHAnsi" w:eastAsiaTheme="minorEastAsia" w:hAnsiTheme="minorHAnsi" w:cstheme="minorBidi"/>
          <w:noProof/>
          <w:kern w:val="2"/>
          <w14:ligatures w14:val="standardContextual"/>
        </w:rPr>
      </w:pPr>
    </w:p>
    <w:p w14:paraId="4C8357AA" w14:textId="4106F38D" w:rsidR="008C3F93" w:rsidDel="00391406" w:rsidRDefault="008C3F93">
      <w:pPr>
        <w:pStyle w:val="TableofFigures"/>
        <w:tabs>
          <w:tab w:val="right" w:leader="dot" w:pos="9350"/>
        </w:tabs>
        <w:rPr>
          <w:del w:id="299" w:author="Soleimaniamiri, Saeid [US-IR]" w:date="2026-06-26T09:17:00Z" w16du:dateUtc="2026-06-26T13:17:00Z"/>
          <w:rFonts w:asciiTheme="minorHAnsi" w:eastAsiaTheme="minorEastAsia" w:hAnsiTheme="minorHAnsi" w:cstheme="minorBidi"/>
          <w:noProof/>
          <w:kern w:val="2"/>
          <w14:ligatures w14:val="standardContextual"/>
        </w:rPr>
      </w:pPr>
    </w:p>
    <w:p w14:paraId="65C6FDE1" w14:textId="116A3053" w:rsidR="008C3F93" w:rsidDel="00391406" w:rsidRDefault="008C3F93">
      <w:pPr>
        <w:pStyle w:val="TableofFigures"/>
        <w:tabs>
          <w:tab w:val="right" w:leader="dot" w:pos="9350"/>
        </w:tabs>
        <w:rPr>
          <w:del w:id="300" w:author="Soleimaniamiri, Saeid [US-IR]" w:date="2026-06-26T09:17:00Z" w16du:dateUtc="2026-06-26T13:17:00Z"/>
          <w:rFonts w:asciiTheme="minorHAnsi" w:eastAsiaTheme="minorEastAsia" w:hAnsiTheme="minorHAnsi" w:cstheme="minorBidi"/>
          <w:noProof/>
          <w:kern w:val="2"/>
          <w14:ligatures w14:val="standardContextual"/>
        </w:rPr>
      </w:pPr>
    </w:p>
    <w:p w14:paraId="1E069AE0" w14:textId="0C18A515" w:rsidR="008C3F93" w:rsidDel="00391406" w:rsidRDefault="008C3F93">
      <w:pPr>
        <w:pStyle w:val="TableofFigures"/>
        <w:tabs>
          <w:tab w:val="right" w:leader="dot" w:pos="9350"/>
        </w:tabs>
        <w:rPr>
          <w:del w:id="301" w:author="Soleimaniamiri, Saeid [US-IR]" w:date="2026-06-26T09:17:00Z" w16du:dateUtc="2026-06-26T13:17:00Z"/>
          <w:rFonts w:asciiTheme="minorHAnsi" w:eastAsiaTheme="minorEastAsia" w:hAnsiTheme="minorHAnsi" w:cstheme="minorBidi"/>
          <w:noProof/>
          <w:kern w:val="2"/>
          <w14:ligatures w14:val="standardContextual"/>
        </w:rPr>
      </w:pPr>
    </w:p>
    <w:p w14:paraId="7E7039B2" w14:textId="30FB486A" w:rsidR="008C3F93" w:rsidDel="00391406" w:rsidRDefault="008C3F93">
      <w:pPr>
        <w:pStyle w:val="TableofFigures"/>
        <w:tabs>
          <w:tab w:val="right" w:leader="dot" w:pos="9350"/>
        </w:tabs>
        <w:rPr>
          <w:del w:id="302" w:author="Soleimaniamiri, Saeid [US-IR]" w:date="2026-06-26T09:17:00Z" w16du:dateUtc="2026-06-26T13:17:00Z"/>
          <w:rFonts w:asciiTheme="minorHAnsi" w:eastAsiaTheme="minorEastAsia" w:hAnsiTheme="minorHAnsi" w:cstheme="minorBidi"/>
          <w:noProof/>
          <w:kern w:val="2"/>
          <w14:ligatures w14:val="standardContextual"/>
        </w:rPr>
      </w:pPr>
    </w:p>
    <w:p w14:paraId="326255F4" w14:textId="2A5AFF6D" w:rsidR="008C3F93" w:rsidDel="00391406" w:rsidRDefault="008C3F93">
      <w:pPr>
        <w:pStyle w:val="TableofFigures"/>
        <w:tabs>
          <w:tab w:val="right" w:leader="dot" w:pos="9350"/>
        </w:tabs>
        <w:rPr>
          <w:del w:id="303" w:author="Soleimaniamiri, Saeid [US-IR]" w:date="2026-06-26T09:17:00Z" w16du:dateUtc="2026-06-26T13:17:00Z"/>
          <w:rFonts w:asciiTheme="minorHAnsi" w:eastAsiaTheme="minorEastAsia" w:hAnsiTheme="minorHAnsi" w:cstheme="minorBidi"/>
          <w:noProof/>
          <w:kern w:val="2"/>
          <w14:ligatures w14:val="standardContextual"/>
        </w:rPr>
      </w:pPr>
    </w:p>
    <w:p w14:paraId="018847E3" w14:textId="3EA56B8C" w:rsidR="008C3F93" w:rsidDel="00391406" w:rsidRDefault="008C3F93">
      <w:pPr>
        <w:pStyle w:val="TableofFigures"/>
        <w:tabs>
          <w:tab w:val="right" w:leader="dot" w:pos="9350"/>
        </w:tabs>
        <w:rPr>
          <w:del w:id="304" w:author="Soleimaniamiri, Saeid [US-IR]" w:date="2026-06-26T09:17:00Z" w16du:dateUtc="2026-06-26T13:17:00Z"/>
          <w:rFonts w:asciiTheme="minorHAnsi" w:eastAsiaTheme="minorEastAsia" w:hAnsiTheme="minorHAnsi" w:cstheme="minorBidi"/>
          <w:noProof/>
          <w:kern w:val="2"/>
          <w14:ligatures w14:val="standardContextual"/>
        </w:rPr>
      </w:pPr>
    </w:p>
    <w:p w14:paraId="643A8590" w14:textId="0F272DAB" w:rsidR="008C3F93" w:rsidDel="00391406" w:rsidRDefault="008C3F93">
      <w:pPr>
        <w:pStyle w:val="TableofFigures"/>
        <w:tabs>
          <w:tab w:val="right" w:leader="dot" w:pos="9350"/>
        </w:tabs>
        <w:rPr>
          <w:del w:id="305" w:author="Soleimaniamiri, Saeid [US-IR]" w:date="2026-06-26T09:17:00Z" w16du:dateUtc="2026-06-26T13:17:00Z"/>
          <w:rFonts w:asciiTheme="minorHAnsi" w:eastAsiaTheme="minorEastAsia" w:hAnsiTheme="minorHAnsi" w:cstheme="minorBidi"/>
          <w:noProof/>
          <w:kern w:val="2"/>
          <w14:ligatures w14:val="standardContextual"/>
        </w:rPr>
      </w:pPr>
    </w:p>
    <w:p w14:paraId="3422C4B3" w14:textId="0911D626" w:rsidR="008C3F93" w:rsidDel="00391406" w:rsidRDefault="008C3F93">
      <w:pPr>
        <w:pStyle w:val="TableofFigures"/>
        <w:tabs>
          <w:tab w:val="right" w:leader="dot" w:pos="9350"/>
        </w:tabs>
        <w:rPr>
          <w:del w:id="306" w:author="Soleimaniamiri, Saeid [US-IR]" w:date="2026-06-26T09:17:00Z" w16du:dateUtc="2026-06-26T13:17:00Z"/>
          <w:rFonts w:asciiTheme="minorHAnsi" w:eastAsiaTheme="minorEastAsia" w:hAnsiTheme="minorHAnsi" w:cstheme="minorBidi"/>
          <w:noProof/>
          <w:kern w:val="2"/>
          <w14:ligatures w14:val="standardContextual"/>
        </w:rPr>
      </w:pPr>
    </w:p>
    <w:p w14:paraId="34E0CEBC" w14:textId="71F255A6" w:rsidR="008C3F93" w:rsidDel="00391406" w:rsidRDefault="008C3F93">
      <w:pPr>
        <w:pStyle w:val="TableofFigures"/>
        <w:tabs>
          <w:tab w:val="right" w:leader="dot" w:pos="9350"/>
        </w:tabs>
        <w:rPr>
          <w:del w:id="307" w:author="Soleimaniamiri, Saeid [US-IR]" w:date="2026-06-26T09:17:00Z" w16du:dateUtc="2026-06-26T13:17:00Z"/>
          <w:rFonts w:asciiTheme="minorHAnsi" w:eastAsiaTheme="minorEastAsia" w:hAnsiTheme="minorHAnsi" w:cstheme="minorBidi"/>
          <w:noProof/>
          <w:kern w:val="2"/>
          <w14:ligatures w14:val="standardContextual"/>
        </w:rPr>
      </w:pPr>
    </w:p>
    <w:p w14:paraId="2F67D59E" w14:textId="363F3353" w:rsidR="008C3F93" w:rsidDel="00391406" w:rsidRDefault="008C3F93">
      <w:pPr>
        <w:pStyle w:val="TableofFigures"/>
        <w:tabs>
          <w:tab w:val="right" w:leader="dot" w:pos="9350"/>
        </w:tabs>
        <w:rPr>
          <w:del w:id="308" w:author="Soleimaniamiri, Saeid [US-IR]" w:date="2026-06-26T09:17:00Z" w16du:dateUtc="2026-06-26T13:17:00Z"/>
          <w:rFonts w:asciiTheme="minorHAnsi" w:eastAsiaTheme="minorEastAsia" w:hAnsiTheme="minorHAnsi" w:cstheme="minorBidi"/>
          <w:noProof/>
          <w:kern w:val="2"/>
          <w14:ligatures w14:val="standardContextual"/>
        </w:rPr>
      </w:pPr>
    </w:p>
    <w:p w14:paraId="3D7AE7A3" w14:textId="66E1FE86" w:rsidR="008C3F93" w:rsidDel="00391406" w:rsidRDefault="008C3F93">
      <w:pPr>
        <w:pStyle w:val="TableofFigures"/>
        <w:tabs>
          <w:tab w:val="right" w:leader="dot" w:pos="9350"/>
        </w:tabs>
        <w:rPr>
          <w:del w:id="309" w:author="Soleimaniamiri, Saeid [US-IR]" w:date="2026-06-26T09:17:00Z" w16du:dateUtc="2026-06-26T13:17:00Z"/>
          <w:rFonts w:asciiTheme="minorHAnsi" w:eastAsiaTheme="minorEastAsia" w:hAnsiTheme="minorHAnsi" w:cstheme="minorBidi"/>
          <w:noProof/>
          <w:kern w:val="2"/>
          <w14:ligatures w14:val="standardContextual"/>
        </w:rPr>
      </w:pPr>
    </w:p>
    <w:p w14:paraId="58FB6470" w14:textId="22864768" w:rsidR="00930408" w:rsidRDefault="00F4462F" w:rsidP="00930408">
      <w:pPr>
        <w:rPr>
          <w:del w:id="310" w:author="Bedsole, Lisa K. [US-US]" w:date="2026-06-24T11:57:00Z" w16du:dateUtc="2026-06-24T15:57:00Z"/>
        </w:rPr>
      </w:pPr>
      <w:r>
        <w:fldChar w:fldCharType="end"/>
      </w:r>
    </w:p>
    <w:p w14:paraId="50407D5F" w14:textId="77777777" w:rsidR="00930408" w:rsidRDefault="00930408" w:rsidP="00930408">
      <w:pPr>
        <w:rPr>
          <w:del w:id="311" w:author="Bedsole, Lisa K. [US-US]" w:date="2026-06-24T11:57:00Z" w16du:dateUtc="2026-06-24T15:57:00Z"/>
        </w:rPr>
      </w:pPr>
    </w:p>
    <w:p w14:paraId="551697C7" w14:textId="34D525B2" w:rsidR="008C3F93" w:rsidRDefault="008C3F93">
      <w:pPr>
        <w:spacing w:after="160" w:line="259" w:lineRule="auto"/>
      </w:pPr>
      <w:r>
        <w:br w:type="page"/>
      </w:r>
    </w:p>
    <w:p w14:paraId="7B39516F" w14:textId="77777777" w:rsidR="00930408" w:rsidRDefault="00930408" w:rsidP="007A6919">
      <w:pPr>
        <w:pStyle w:val="FHWAPreheading"/>
        <w:rPr>
          <w:ins w:id="312" w:author="Bedsole, Lisa K. [US-US]" w:date="2026-06-24T09:48:00Z" w16du:dateUtc="2026-06-24T13:48:00Z"/>
        </w:rPr>
      </w:pPr>
      <w:r>
        <w:lastRenderedPageBreak/>
        <w:t>LIST OF ABBREVIATIONS</w:t>
      </w:r>
    </w:p>
    <w:p w14:paraId="3C8BAB01" w14:textId="77777777" w:rsidR="008B151C" w:rsidRPr="008B151C" w:rsidRDefault="008B151C">
      <w:pPr>
        <w:tabs>
          <w:tab w:val="left" w:pos="1260"/>
        </w:tabs>
        <w:rPr>
          <w:ins w:id="313" w:author="Bedsole, Lisa K. [US-US]" w:date="2026-06-24T11:58:00Z" w16du:dateUtc="2026-06-24T15:58:00Z"/>
        </w:rPr>
        <w:pPrChange w:id="314" w:author="Bedsole, Lisa K. [US-US]" w:date="2026-06-24T11:58:00Z" w16du:dateUtc="2026-06-24T15:58:00Z">
          <w:pPr>
            <w:pStyle w:val="FHWABody"/>
          </w:pPr>
        </w:pPrChange>
      </w:pPr>
      <w:ins w:id="315" w:author="Bedsole, Lisa K. [US-US]" w:date="2026-06-24T11:58:00Z" w16du:dateUtc="2026-06-24T15:58:00Z">
        <w:r w:rsidRPr="008B151C">
          <w:t>ADAS</w:t>
        </w:r>
        <w:r w:rsidRPr="008B151C">
          <w:tab/>
          <w:t xml:space="preserve">advanced driver assistance systems </w:t>
        </w:r>
      </w:ins>
    </w:p>
    <w:p w14:paraId="552C12D7" w14:textId="77777777" w:rsidR="008B151C" w:rsidRPr="008B151C" w:rsidRDefault="008B151C">
      <w:pPr>
        <w:tabs>
          <w:tab w:val="left" w:pos="1260"/>
        </w:tabs>
        <w:rPr>
          <w:ins w:id="316" w:author="Bedsole, Lisa K. [US-US]" w:date="2026-06-24T11:58:00Z" w16du:dateUtc="2026-06-24T15:58:00Z"/>
        </w:rPr>
        <w:pPrChange w:id="317" w:author="Bedsole, Lisa K. [US-US]" w:date="2026-06-24T11:58:00Z" w16du:dateUtc="2026-06-24T15:58:00Z">
          <w:pPr>
            <w:pStyle w:val="FHWABody"/>
          </w:pPr>
        </w:pPrChange>
      </w:pPr>
      <w:ins w:id="318" w:author="Bedsole, Lisa K. [US-US]" w:date="2026-06-24T11:58:00Z" w16du:dateUtc="2026-06-24T15:58:00Z">
        <w:r w:rsidRPr="008B151C">
          <w:t>ADS</w:t>
        </w:r>
        <w:r w:rsidRPr="008B151C">
          <w:tab/>
          <w:t>automated driving systems</w:t>
        </w:r>
      </w:ins>
    </w:p>
    <w:p w14:paraId="16DB94E7" w14:textId="77777777" w:rsidR="008B151C" w:rsidRPr="008B151C" w:rsidRDefault="008B151C">
      <w:pPr>
        <w:tabs>
          <w:tab w:val="left" w:pos="1260"/>
        </w:tabs>
        <w:rPr>
          <w:ins w:id="319" w:author="Bedsole, Lisa K. [US-US]" w:date="2026-06-24T11:58:00Z" w16du:dateUtc="2026-06-24T15:58:00Z"/>
        </w:rPr>
        <w:pPrChange w:id="320" w:author="Bedsole, Lisa K. [US-US]" w:date="2026-06-24T11:58:00Z" w16du:dateUtc="2026-06-24T15:58:00Z">
          <w:pPr>
            <w:pStyle w:val="FHWABody"/>
          </w:pPr>
        </w:pPrChange>
      </w:pPr>
      <w:ins w:id="321" w:author="Bedsole, Lisa K. [US-US]" w:date="2026-06-24T11:58:00Z" w16du:dateUtc="2026-06-24T15:58:00Z">
        <w:r w:rsidRPr="008B151C">
          <w:t>ARNOLD</w:t>
        </w:r>
        <w:r w:rsidRPr="008B151C">
          <w:tab/>
          <w:t>All Road Network of Linear Referenced Data</w:t>
        </w:r>
      </w:ins>
    </w:p>
    <w:p w14:paraId="00EC30BF" w14:textId="77777777" w:rsidR="008B151C" w:rsidRPr="008B151C" w:rsidRDefault="008B151C">
      <w:pPr>
        <w:tabs>
          <w:tab w:val="left" w:pos="1260"/>
        </w:tabs>
        <w:rPr>
          <w:ins w:id="322" w:author="Bedsole, Lisa K. [US-US]" w:date="2026-06-24T11:58:00Z" w16du:dateUtc="2026-06-24T15:58:00Z"/>
        </w:rPr>
        <w:pPrChange w:id="323" w:author="Bedsole, Lisa K. [US-US]" w:date="2026-06-24T11:58:00Z" w16du:dateUtc="2026-06-24T15:58:00Z">
          <w:pPr>
            <w:pStyle w:val="FHWABody"/>
          </w:pPr>
        </w:pPrChange>
      </w:pPr>
      <w:ins w:id="324" w:author="Bedsole, Lisa K. [US-US]" w:date="2026-06-24T11:58:00Z" w16du:dateUtc="2026-06-24T15:58:00Z">
        <w:r w:rsidRPr="008B151C">
          <w:t>AV</w:t>
        </w:r>
        <w:r w:rsidRPr="008B151C">
          <w:tab/>
          <w:t>automated vehicle</w:t>
        </w:r>
      </w:ins>
    </w:p>
    <w:p w14:paraId="0016C62A" w14:textId="77777777" w:rsidR="008B151C" w:rsidRPr="008B151C" w:rsidRDefault="008B151C">
      <w:pPr>
        <w:tabs>
          <w:tab w:val="left" w:pos="1260"/>
        </w:tabs>
        <w:rPr>
          <w:ins w:id="325" w:author="Bedsole, Lisa K. [US-US]" w:date="2026-06-24T11:58:00Z" w16du:dateUtc="2026-06-24T15:58:00Z"/>
        </w:rPr>
        <w:pPrChange w:id="326" w:author="Bedsole, Lisa K. [US-US]" w:date="2026-06-24T11:58:00Z" w16du:dateUtc="2026-06-24T15:58:00Z">
          <w:pPr>
            <w:pStyle w:val="FHWABody"/>
          </w:pPr>
        </w:pPrChange>
      </w:pPr>
      <w:ins w:id="327" w:author="Bedsole, Lisa K. [US-US]" w:date="2026-06-24T11:58:00Z" w16du:dateUtc="2026-06-24T15:58:00Z">
        <w:r w:rsidRPr="008B151C">
          <w:t>AV</w:t>
        </w:r>
        <w:r w:rsidRPr="008B151C">
          <w:tab/>
          <w:t>automated vehicle</w:t>
        </w:r>
      </w:ins>
    </w:p>
    <w:p w14:paraId="04BCE446" w14:textId="77777777" w:rsidR="008B151C" w:rsidRPr="008B151C" w:rsidRDefault="008B151C">
      <w:pPr>
        <w:tabs>
          <w:tab w:val="left" w:pos="1260"/>
        </w:tabs>
        <w:rPr>
          <w:ins w:id="328" w:author="Bedsole, Lisa K. [US-US]" w:date="2026-06-24T11:58:00Z" w16du:dateUtc="2026-06-24T15:58:00Z"/>
        </w:rPr>
        <w:pPrChange w:id="329" w:author="Bedsole, Lisa K. [US-US]" w:date="2026-06-24T11:58:00Z" w16du:dateUtc="2026-06-24T15:58:00Z">
          <w:pPr>
            <w:pStyle w:val="FHWABody"/>
          </w:pPr>
        </w:pPrChange>
      </w:pPr>
      <w:ins w:id="330" w:author="Bedsole, Lisa K. [US-US]" w:date="2026-06-24T11:58:00Z" w16du:dateUtc="2026-06-24T15:58:00Z">
        <w:r w:rsidRPr="008B151C">
          <w:t>DOT</w:t>
        </w:r>
        <w:r w:rsidRPr="008B151C">
          <w:tab/>
          <w:t>department of transportation</w:t>
        </w:r>
      </w:ins>
    </w:p>
    <w:p w14:paraId="5D8DF415" w14:textId="77777777" w:rsidR="008B151C" w:rsidRPr="008B151C" w:rsidRDefault="008B151C">
      <w:pPr>
        <w:tabs>
          <w:tab w:val="left" w:pos="1260"/>
        </w:tabs>
        <w:rPr>
          <w:ins w:id="331" w:author="Bedsole, Lisa K. [US-US]" w:date="2026-06-24T11:58:00Z" w16du:dateUtc="2026-06-24T15:58:00Z"/>
        </w:rPr>
        <w:pPrChange w:id="332" w:author="Bedsole, Lisa K. [US-US]" w:date="2026-06-24T11:58:00Z" w16du:dateUtc="2026-06-24T15:58:00Z">
          <w:pPr>
            <w:pStyle w:val="FHWABody"/>
          </w:pPr>
        </w:pPrChange>
      </w:pPr>
      <w:ins w:id="333" w:author="Bedsole, Lisa K. [US-US]" w:date="2026-06-24T11:58:00Z" w16du:dateUtc="2026-06-24T15:58:00Z">
        <w:r w:rsidRPr="008B151C">
          <w:t>FHWA</w:t>
        </w:r>
        <w:r w:rsidRPr="008B151C">
          <w:tab/>
          <w:t>Federal Highway Administration</w:t>
        </w:r>
      </w:ins>
    </w:p>
    <w:p w14:paraId="71354A00" w14:textId="77777777" w:rsidR="00EB7151" w:rsidRDefault="00EB7151" w:rsidP="007812CC">
      <w:pPr>
        <w:tabs>
          <w:tab w:val="left" w:pos="1260"/>
        </w:tabs>
        <w:rPr>
          <w:ins w:id="334" w:author="Bedsole, Lisa K. [US-US]" w:date="2026-06-25T11:55:00Z" w16du:dateUtc="2026-06-25T15:55:00Z"/>
        </w:rPr>
      </w:pPr>
      <w:ins w:id="335" w:author="Bedsole, Lisa K. [US-US]" w:date="2026-06-25T11:54:00Z" w16du:dateUtc="2026-06-25T15:54:00Z">
        <w:r w:rsidRPr="00EB7151">
          <w:t>FP</w:t>
        </w:r>
        <w:r>
          <w:tab/>
        </w:r>
        <w:r w:rsidRPr="00EB7151">
          <w:t>false positive</w:t>
        </w:r>
      </w:ins>
    </w:p>
    <w:p w14:paraId="5CF88A82" w14:textId="77777777" w:rsidR="00EB7151" w:rsidRDefault="00EB7151" w:rsidP="007812CC">
      <w:pPr>
        <w:tabs>
          <w:tab w:val="left" w:pos="1260"/>
        </w:tabs>
        <w:rPr>
          <w:ins w:id="336" w:author="Bedsole, Lisa K. [US-US]" w:date="2026-06-25T11:55:00Z" w16du:dateUtc="2026-06-25T15:55:00Z"/>
        </w:rPr>
      </w:pPr>
      <w:ins w:id="337" w:author="Bedsole, Lisa K. [US-US]" w:date="2026-06-25T11:54:00Z" w16du:dateUtc="2026-06-25T15:54:00Z">
        <w:r w:rsidRPr="00EB7151">
          <w:t>FN</w:t>
        </w:r>
      </w:ins>
      <w:ins w:id="338" w:author="Bedsole, Lisa K. [US-US]" w:date="2026-06-25T11:55:00Z" w16du:dateUtc="2026-06-25T15:55:00Z">
        <w:r>
          <w:tab/>
        </w:r>
      </w:ins>
      <w:ins w:id="339" w:author="Bedsole, Lisa K. [US-US]" w:date="2026-06-25T11:54:00Z" w16du:dateUtc="2026-06-25T15:54:00Z">
        <w:r w:rsidRPr="00EB7151">
          <w:t>false negative</w:t>
        </w:r>
      </w:ins>
    </w:p>
    <w:p w14:paraId="29D9A226" w14:textId="7A9C65C1" w:rsidR="008B151C" w:rsidRPr="008B151C" w:rsidRDefault="008B151C">
      <w:pPr>
        <w:tabs>
          <w:tab w:val="left" w:pos="1260"/>
        </w:tabs>
        <w:rPr>
          <w:ins w:id="340" w:author="Bedsole, Lisa K. [US-US]" w:date="2026-06-24T11:58:00Z" w16du:dateUtc="2026-06-24T15:58:00Z"/>
        </w:rPr>
        <w:pPrChange w:id="341" w:author="Bedsole, Lisa K. [US-US]" w:date="2026-06-24T11:58:00Z" w16du:dateUtc="2026-06-24T15:58:00Z">
          <w:pPr>
            <w:pStyle w:val="FHWABody"/>
          </w:pPr>
        </w:pPrChange>
      </w:pPr>
      <w:ins w:id="342" w:author="Bedsole, Lisa K. [US-US]" w:date="2026-06-24T11:58:00Z" w16du:dateUtc="2026-06-24T15:58:00Z">
        <w:r w:rsidRPr="008B151C">
          <w:t>HD</w:t>
        </w:r>
        <w:r w:rsidRPr="008B151C">
          <w:tab/>
          <w:t>high-definition</w:t>
        </w:r>
      </w:ins>
    </w:p>
    <w:p w14:paraId="1D2E5A8F" w14:textId="77777777" w:rsidR="008B151C" w:rsidRPr="008B151C" w:rsidRDefault="008B151C">
      <w:pPr>
        <w:tabs>
          <w:tab w:val="left" w:pos="1260"/>
        </w:tabs>
        <w:rPr>
          <w:ins w:id="343" w:author="Bedsole, Lisa K. [US-US]" w:date="2026-06-24T11:58:00Z" w16du:dateUtc="2026-06-24T15:58:00Z"/>
        </w:rPr>
        <w:pPrChange w:id="344" w:author="Bedsole, Lisa K. [US-US]" w:date="2026-06-24T11:58:00Z" w16du:dateUtc="2026-06-24T15:58:00Z">
          <w:pPr>
            <w:pStyle w:val="FHWABody"/>
          </w:pPr>
        </w:pPrChange>
      </w:pPr>
      <w:ins w:id="345" w:author="Bedsole, Lisa K. [US-US]" w:date="2026-06-24T11:58:00Z" w16du:dateUtc="2026-06-24T15:58:00Z">
        <w:r w:rsidRPr="008B151C">
          <w:t>HPMS</w:t>
        </w:r>
        <w:r w:rsidRPr="008B151C">
          <w:tab/>
          <w:t>Highway Performance Monitoring System</w:t>
        </w:r>
      </w:ins>
    </w:p>
    <w:p w14:paraId="1654CFC2" w14:textId="77777777" w:rsidR="008B151C" w:rsidRPr="008B151C" w:rsidRDefault="008B151C">
      <w:pPr>
        <w:tabs>
          <w:tab w:val="left" w:pos="1260"/>
        </w:tabs>
        <w:rPr>
          <w:ins w:id="346" w:author="Bedsole, Lisa K. [US-US]" w:date="2026-06-24T11:58:00Z" w16du:dateUtc="2026-06-24T15:58:00Z"/>
        </w:rPr>
        <w:pPrChange w:id="347" w:author="Bedsole, Lisa K. [US-US]" w:date="2026-06-24T11:58:00Z" w16du:dateUtc="2026-06-24T15:58:00Z">
          <w:pPr>
            <w:pStyle w:val="FHWABody"/>
          </w:pPr>
        </w:pPrChange>
      </w:pPr>
      <w:ins w:id="348" w:author="Bedsole, Lisa K. [US-US]" w:date="2026-06-24T11:58:00Z" w16du:dateUtc="2026-06-24T15:58:00Z">
        <w:r w:rsidRPr="008B151C">
          <w:t>IOO</w:t>
        </w:r>
        <w:r w:rsidRPr="008B151C">
          <w:tab/>
          <w:t>infrastructure owner-operators</w:t>
        </w:r>
      </w:ins>
    </w:p>
    <w:p w14:paraId="4EB2F49B" w14:textId="77777777" w:rsidR="008B151C" w:rsidRPr="008B151C" w:rsidRDefault="008B151C">
      <w:pPr>
        <w:tabs>
          <w:tab w:val="left" w:pos="1260"/>
        </w:tabs>
        <w:rPr>
          <w:ins w:id="349" w:author="Bedsole, Lisa K. [US-US]" w:date="2026-06-24T11:58:00Z" w16du:dateUtc="2026-06-24T15:58:00Z"/>
        </w:rPr>
        <w:pPrChange w:id="350" w:author="Bedsole, Lisa K. [US-US]" w:date="2026-06-24T11:58:00Z" w16du:dateUtc="2026-06-24T15:58:00Z">
          <w:pPr>
            <w:pStyle w:val="FHWABody"/>
          </w:pPr>
        </w:pPrChange>
      </w:pPr>
      <w:ins w:id="351" w:author="Bedsole, Lisa K. [US-US]" w:date="2026-06-24T11:58:00Z" w16du:dateUtc="2026-06-24T15:58:00Z">
        <w:r w:rsidRPr="008B151C">
          <w:t>IoU</w:t>
        </w:r>
        <w:r w:rsidRPr="008B151C">
          <w:tab/>
          <w:t>Intersection over Union</w:t>
        </w:r>
      </w:ins>
    </w:p>
    <w:p w14:paraId="425EC1D0" w14:textId="77777777" w:rsidR="008B151C" w:rsidRPr="008B151C" w:rsidRDefault="008B151C">
      <w:pPr>
        <w:tabs>
          <w:tab w:val="left" w:pos="1260"/>
        </w:tabs>
        <w:rPr>
          <w:ins w:id="352" w:author="Bedsole, Lisa K. [US-US]" w:date="2026-06-24T11:58:00Z" w16du:dateUtc="2026-06-24T15:58:00Z"/>
        </w:rPr>
        <w:pPrChange w:id="353" w:author="Bedsole, Lisa K. [US-US]" w:date="2026-06-24T11:58:00Z" w16du:dateUtc="2026-06-24T15:58:00Z">
          <w:pPr>
            <w:pStyle w:val="FHWABody"/>
          </w:pPr>
        </w:pPrChange>
      </w:pPr>
      <w:ins w:id="354" w:author="Bedsole, Lisa K. [US-US]" w:date="2026-06-24T11:58:00Z" w16du:dateUtc="2026-06-24T15:58:00Z">
        <w:r w:rsidRPr="008B151C">
          <w:t>LiDAR</w:t>
        </w:r>
        <w:r w:rsidRPr="008B151C">
          <w:tab/>
          <w:t>light detection and ranging;</w:t>
        </w:r>
      </w:ins>
    </w:p>
    <w:p w14:paraId="483E2ACB" w14:textId="77777777" w:rsidR="008B151C" w:rsidRPr="008B151C" w:rsidRDefault="008B151C">
      <w:pPr>
        <w:tabs>
          <w:tab w:val="left" w:pos="1260"/>
        </w:tabs>
        <w:rPr>
          <w:ins w:id="355" w:author="Bedsole, Lisa K. [US-US]" w:date="2026-06-24T11:58:00Z" w16du:dateUtc="2026-06-24T15:58:00Z"/>
        </w:rPr>
        <w:pPrChange w:id="356" w:author="Bedsole, Lisa K. [US-US]" w:date="2026-06-24T11:58:00Z" w16du:dateUtc="2026-06-24T15:58:00Z">
          <w:pPr>
            <w:pStyle w:val="FHWABody"/>
          </w:pPr>
        </w:pPrChange>
      </w:pPr>
      <w:ins w:id="357" w:author="Bedsole, Lisa K. [US-US]" w:date="2026-06-24T11:58:00Z" w16du:dateUtc="2026-06-24T15:58:00Z">
        <w:r w:rsidRPr="008B151C">
          <w:t>MIRE</w:t>
        </w:r>
        <w:r w:rsidRPr="008B151C">
          <w:tab/>
          <w:t>Model Inventory of Roadway Elements</w:t>
        </w:r>
      </w:ins>
    </w:p>
    <w:p w14:paraId="13FC8C9C" w14:textId="77777777" w:rsidR="008B151C" w:rsidRPr="008B151C" w:rsidRDefault="008B151C">
      <w:pPr>
        <w:tabs>
          <w:tab w:val="left" w:pos="1260"/>
        </w:tabs>
        <w:rPr>
          <w:ins w:id="358" w:author="Bedsole, Lisa K. [US-US]" w:date="2026-06-24T11:58:00Z" w16du:dateUtc="2026-06-24T15:58:00Z"/>
        </w:rPr>
        <w:pPrChange w:id="359" w:author="Bedsole, Lisa K. [US-US]" w:date="2026-06-24T11:58:00Z" w16du:dateUtc="2026-06-24T15:58:00Z">
          <w:pPr>
            <w:pStyle w:val="FHWABody"/>
          </w:pPr>
        </w:pPrChange>
      </w:pPr>
      <w:ins w:id="360" w:author="Bedsole, Lisa K. [US-US]" w:date="2026-06-24T11:58:00Z" w16du:dateUtc="2026-06-24T15:58:00Z">
        <w:r w:rsidRPr="008B151C">
          <w:t>NBI/BIM</w:t>
        </w:r>
        <w:r w:rsidRPr="008B151C">
          <w:tab/>
          <w:t>National Bridge Inventory/Bridge Information Modeling</w:t>
        </w:r>
      </w:ins>
    </w:p>
    <w:p w14:paraId="5AAAEE7F" w14:textId="77777777" w:rsidR="008B151C" w:rsidRPr="008B151C" w:rsidRDefault="008B151C">
      <w:pPr>
        <w:tabs>
          <w:tab w:val="left" w:pos="1260"/>
        </w:tabs>
        <w:rPr>
          <w:ins w:id="361" w:author="Bedsole, Lisa K. [US-US]" w:date="2026-06-24T11:58:00Z" w16du:dateUtc="2026-06-24T15:58:00Z"/>
        </w:rPr>
        <w:pPrChange w:id="362" w:author="Bedsole, Lisa K. [US-US]" w:date="2026-06-24T11:58:00Z" w16du:dateUtc="2026-06-24T15:58:00Z">
          <w:pPr>
            <w:pStyle w:val="FHWABody"/>
          </w:pPr>
        </w:pPrChange>
      </w:pPr>
      <w:ins w:id="363" w:author="Bedsole, Lisa K. [US-US]" w:date="2026-06-24T11:58:00Z" w16du:dateUtc="2026-06-24T15:58:00Z">
        <w:r w:rsidRPr="008B151C">
          <w:t>NCHRP</w:t>
        </w:r>
        <w:r w:rsidRPr="008B151C">
          <w:tab/>
          <w:t>National Cooperative Highway Research Program</w:t>
        </w:r>
      </w:ins>
    </w:p>
    <w:p w14:paraId="6A8C7652" w14:textId="77777777" w:rsidR="008B151C" w:rsidRPr="008B151C" w:rsidRDefault="008B151C">
      <w:pPr>
        <w:tabs>
          <w:tab w:val="left" w:pos="1260"/>
        </w:tabs>
        <w:rPr>
          <w:ins w:id="364" w:author="Bedsole, Lisa K. [US-US]" w:date="2026-06-24T11:58:00Z" w16du:dateUtc="2026-06-24T15:58:00Z"/>
        </w:rPr>
        <w:pPrChange w:id="365" w:author="Bedsole, Lisa K. [US-US]" w:date="2026-06-24T11:58:00Z" w16du:dateUtc="2026-06-24T15:58:00Z">
          <w:pPr>
            <w:pStyle w:val="FHWABody"/>
          </w:pPr>
        </w:pPrChange>
      </w:pPr>
      <w:ins w:id="366" w:author="Bedsole, Lisa K. [US-US]" w:date="2026-06-24T11:58:00Z" w16du:dateUtc="2026-06-24T15:58:00Z">
        <w:r w:rsidRPr="008B151C">
          <w:t>NDS</w:t>
        </w:r>
        <w:r w:rsidRPr="008B151C">
          <w:tab/>
          <w:t>Naturalistic Driving Study</w:t>
        </w:r>
      </w:ins>
    </w:p>
    <w:p w14:paraId="29A40F1E" w14:textId="77777777" w:rsidR="008B151C" w:rsidRPr="008B151C" w:rsidRDefault="008B151C">
      <w:pPr>
        <w:tabs>
          <w:tab w:val="left" w:pos="1260"/>
        </w:tabs>
        <w:rPr>
          <w:ins w:id="367" w:author="Bedsole, Lisa K. [US-US]" w:date="2026-06-24T11:58:00Z" w16du:dateUtc="2026-06-24T15:58:00Z"/>
        </w:rPr>
        <w:pPrChange w:id="368" w:author="Bedsole, Lisa K. [US-US]" w:date="2026-06-24T11:58:00Z" w16du:dateUtc="2026-06-24T15:58:00Z">
          <w:pPr>
            <w:pStyle w:val="FHWABody"/>
          </w:pPr>
        </w:pPrChange>
      </w:pPr>
      <w:ins w:id="369" w:author="Bedsole, Lisa K. [US-US]" w:date="2026-06-24T11:58:00Z" w16du:dateUtc="2026-06-24T15:58:00Z">
        <w:r w:rsidRPr="008B151C">
          <w:t>OSM</w:t>
        </w:r>
        <w:r w:rsidRPr="008B151C">
          <w:tab/>
          <w:t>OpenStreetMap</w:t>
        </w:r>
      </w:ins>
    </w:p>
    <w:p w14:paraId="15E4B7E2" w14:textId="77777777" w:rsidR="008B151C" w:rsidRPr="008B151C" w:rsidRDefault="008B151C">
      <w:pPr>
        <w:tabs>
          <w:tab w:val="left" w:pos="1260"/>
        </w:tabs>
        <w:rPr>
          <w:ins w:id="370" w:author="Bedsole, Lisa K. [US-US]" w:date="2026-06-24T11:58:00Z" w16du:dateUtc="2026-06-24T15:58:00Z"/>
        </w:rPr>
        <w:pPrChange w:id="371" w:author="Bedsole, Lisa K. [US-US]" w:date="2026-06-24T11:58:00Z" w16du:dateUtc="2026-06-24T15:58:00Z">
          <w:pPr>
            <w:pStyle w:val="FHWABody"/>
          </w:pPr>
        </w:pPrChange>
      </w:pPr>
      <w:ins w:id="372" w:author="Bedsole, Lisa K. [US-US]" w:date="2026-06-24T11:58:00Z" w16du:dateUtc="2026-06-24T15:58:00Z">
        <w:r w:rsidRPr="008B151C">
          <w:t>RID</w:t>
        </w:r>
        <w:r w:rsidRPr="008B151C">
          <w:tab/>
          <w:t>Roadway Information Database</w:t>
        </w:r>
      </w:ins>
    </w:p>
    <w:p w14:paraId="026F259C" w14:textId="77777777" w:rsidR="008B151C" w:rsidRPr="008B151C" w:rsidRDefault="008B151C">
      <w:pPr>
        <w:tabs>
          <w:tab w:val="left" w:pos="1260"/>
        </w:tabs>
        <w:rPr>
          <w:ins w:id="373" w:author="Bedsole, Lisa K. [US-US]" w:date="2026-06-24T11:58:00Z" w16du:dateUtc="2026-06-24T15:58:00Z"/>
        </w:rPr>
        <w:pPrChange w:id="374" w:author="Bedsole, Lisa K. [US-US]" w:date="2026-06-24T11:58:00Z" w16du:dateUtc="2026-06-24T15:58:00Z">
          <w:pPr>
            <w:pStyle w:val="FHWABody"/>
          </w:pPr>
        </w:pPrChange>
      </w:pPr>
      <w:ins w:id="375" w:author="Bedsole, Lisa K. [US-US]" w:date="2026-06-24T11:58:00Z" w16du:dateUtc="2026-06-24T15:58:00Z">
        <w:r w:rsidRPr="008B151C">
          <w:t>ROAD</w:t>
        </w:r>
        <w:r w:rsidRPr="008B151C">
          <w:tab/>
          <w:t>Real-World Operational Assessment Data</w:t>
        </w:r>
      </w:ins>
    </w:p>
    <w:p w14:paraId="7D02703D" w14:textId="77777777" w:rsidR="008B151C" w:rsidRPr="008B151C" w:rsidRDefault="008B151C">
      <w:pPr>
        <w:tabs>
          <w:tab w:val="left" w:pos="1260"/>
        </w:tabs>
        <w:rPr>
          <w:ins w:id="376" w:author="Bedsole, Lisa K. [US-US]" w:date="2026-06-24T11:58:00Z" w16du:dateUtc="2026-06-24T15:58:00Z"/>
        </w:rPr>
        <w:pPrChange w:id="377" w:author="Bedsole, Lisa K. [US-US]" w:date="2026-06-24T11:58:00Z" w16du:dateUtc="2026-06-24T15:58:00Z">
          <w:pPr>
            <w:pStyle w:val="FHWABody"/>
          </w:pPr>
        </w:pPrChange>
      </w:pPr>
      <w:ins w:id="378" w:author="Bedsole, Lisa K. [US-US]" w:date="2026-06-24T11:58:00Z" w16du:dateUtc="2026-06-24T15:58:00Z">
        <w:r w:rsidRPr="008B151C">
          <w:t>SCNN</w:t>
        </w:r>
        <w:r w:rsidRPr="008B151C">
          <w:tab/>
          <w:t>Spatial Convolutional Neural Network</w:t>
        </w:r>
      </w:ins>
    </w:p>
    <w:p w14:paraId="6198D88F" w14:textId="77777777" w:rsidR="008B151C" w:rsidRPr="008B151C" w:rsidRDefault="008B151C">
      <w:pPr>
        <w:tabs>
          <w:tab w:val="left" w:pos="1260"/>
        </w:tabs>
        <w:rPr>
          <w:ins w:id="379" w:author="Bedsole, Lisa K. [US-US]" w:date="2026-06-24T11:58:00Z" w16du:dateUtc="2026-06-24T15:58:00Z"/>
        </w:rPr>
        <w:pPrChange w:id="380" w:author="Bedsole, Lisa K. [US-US]" w:date="2026-06-24T11:58:00Z" w16du:dateUtc="2026-06-24T15:58:00Z">
          <w:pPr>
            <w:pStyle w:val="FHWABody"/>
          </w:pPr>
        </w:pPrChange>
      </w:pPr>
      <w:ins w:id="381" w:author="Bedsole, Lisa K. [US-US]" w:date="2026-06-24T11:58:00Z" w16du:dateUtc="2026-06-24T15:58:00Z">
        <w:r w:rsidRPr="008B151C">
          <w:t>SHRP 2</w:t>
        </w:r>
        <w:r w:rsidRPr="008B151C">
          <w:tab/>
          <w:t>Second Strategic Highway Research Program</w:t>
        </w:r>
      </w:ins>
    </w:p>
    <w:p w14:paraId="06564F35" w14:textId="31BDD552" w:rsidR="00EB7151" w:rsidRDefault="00EB7151" w:rsidP="007812CC">
      <w:pPr>
        <w:tabs>
          <w:tab w:val="left" w:pos="1260"/>
        </w:tabs>
        <w:rPr>
          <w:ins w:id="382" w:author="Bedsole, Lisa K. [US-US]" w:date="2026-06-25T11:54:00Z" w16du:dateUtc="2026-06-25T15:54:00Z"/>
        </w:rPr>
      </w:pPr>
      <w:ins w:id="383" w:author="Bedsole, Lisa K. [US-US]" w:date="2026-06-25T11:54:00Z" w16du:dateUtc="2026-06-25T15:54:00Z">
        <w:r w:rsidRPr="00EB7151">
          <w:t>TP</w:t>
        </w:r>
        <w:r>
          <w:tab/>
        </w:r>
        <w:r w:rsidRPr="00EB7151">
          <w:t>true positive</w:t>
        </w:r>
      </w:ins>
    </w:p>
    <w:p w14:paraId="5387BB94" w14:textId="08281FBD" w:rsidR="00DE0071" w:rsidRPr="00DE0071" w:rsidRDefault="008B151C">
      <w:pPr>
        <w:tabs>
          <w:tab w:val="left" w:pos="1260"/>
        </w:tabs>
        <w:pPrChange w:id="384" w:author="Bedsole, Lisa K. [US-US]" w:date="2026-06-24T09:48:00Z" w16du:dateUtc="2026-06-24T13:48:00Z">
          <w:pPr>
            <w:pStyle w:val="FHWAPreheading"/>
          </w:pPr>
        </w:pPrChange>
      </w:pPr>
      <w:ins w:id="385" w:author="Bedsole, Lisa K. [US-US]" w:date="2026-06-24T11:58:00Z" w16du:dateUtc="2026-06-24T15:58:00Z">
        <w:r w:rsidRPr="008B151C">
          <w:t>UTC</w:t>
        </w:r>
        <w:r w:rsidRPr="008B151C">
          <w:tab/>
          <w:t>University Transportation Center</w:t>
        </w:r>
      </w:ins>
    </w:p>
    <w:p w14:paraId="60F5F659" w14:textId="2644F2B5" w:rsidR="00930408" w:rsidRDefault="00930408">
      <w:pPr>
        <w:spacing w:after="480"/>
        <w:rPr>
          <w:del w:id="386" w:author="Bedsole, Lisa K. [US-US]" w:date="2026-06-24T12:11:00Z" w16du:dateUtc="2026-06-24T16:11:00Z"/>
          <w:b/>
        </w:rPr>
        <w:pPrChange w:id="387" w:author="Bedsole, Lisa K. [US-US]" w:date="2026-06-25T08:09:00Z" w16du:dateUtc="2026-06-25T12:09:00Z">
          <w:pPr>
            <w:spacing w:after="480"/>
            <w:jc w:val="center"/>
          </w:pPr>
        </w:pPrChange>
      </w:pPr>
    </w:p>
    <w:p w14:paraId="56F8AB3E" w14:textId="5E688E76" w:rsidR="00930408" w:rsidRDefault="00930408" w:rsidP="00930408">
      <w:pPr>
        <w:rPr>
          <w:del w:id="388" w:author="Bedsole, Lisa K. [US-US]" w:date="2026-06-24T12:11:00Z" w16du:dateUtc="2026-06-24T16:11:00Z"/>
        </w:rPr>
      </w:pPr>
    </w:p>
    <w:p w14:paraId="1CCE4D7B" w14:textId="28D03094" w:rsidR="00930408" w:rsidRDefault="00930408" w:rsidP="00930408">
      <w:pPr>
        <w:rPr>
          <w:del w:id="389" w:author="Bedsole, Lisa K. [US-US]" w:date="2026-06-24T12:11:00Z" w16du:dateUtc="2026-06-24T16:11:00Z"/>
        </w:rPr>
      </w:pPr>
    </w:p>
    <w:p w14:paraId="317F2700" w14:textId="1C28A82F" w:rsidR="00930408" w:rsidRDefault="00930408" w:rsidP="00930408">
      <w:pPr>
        <w:rPr>
          <w:del w:id="390" w:author="Bedsole, Lisa K. [US-US]" w:date="2026-06-24T12:11:00Z" w16du:dateUtc="2026-06-24T16:11:00Z"/>
        </w:rPr>
      </w:pPr>
    </w:p>
    <w:p w14:paraId="7607F121" w14:textId="63DC692A" w:rsidR="00930408" w:rsidRDefault="00930408" w:rsidP="00930408">
      <w:pPr>
        <w:rPr>
          <w:del w:id="391" w:author="Bedsole, Lisa K. [US-US]" w:date="2026-06-24T12:11:00Z" w16du:dateUtc="2026-06-24T16:11:00Z"/>
        </w:rPr>
      </w:pPr>
    </w:p>
    <w:p w14:paraId="29BA7FCB" w14:textId="2F802A8A" w:rsidR="00930408" w:rsidRDefault="00930408" w:rsidP="00930408">
      <w:pPr>
        <w:rPr>
          <w:del w:id="392" w:author="Bedsole, Lisa K. [US-US]" w:date="2026-06-24T12:11:00Z" w16du:dateUtc="2026-06-24T16:11:00Z"/>
        </w:rPr>
      </w:pPr>
    </w:p>
    <w:p w14:paraId="72C54B83" w14:textId="3CFB3B7D" w:rsidR="00930408" w:rsidRDefault="00930408" w:rsidP="00930408">
      <w:pPr>
        <w:rPr>
          <w:del w:id="393" w:author="Bedsole, Lisa K. [US-US]" w:date="2026-06-24T12:11:00Z" w16du:dateUtc="2026-06-24T16:11:00Z"/>
        </w:rPr>
      </w:pPr>
    </w:p>
    <w:p w14:paraId="15EEC658" w14:textId="4B6CB4CE" w:rsidR="00930408" w:rsidRDefault="00930408" w:rsidP="00930408">
      <w:pPr>
        <w:rPr>
          <w:del w:id="394" w:author="Bedsole, Lisa K. [US-US]" w:date="2026-06-24T12:11:00Z" w16du:dateUtc="2026-06-24T16:11:00Z"/>
        </w:rPr>
      </w:pPr>
    </w:p>
    <w:p w14:paraId="043BEB39" w14:textId="6C7236A1" w:rsidR="00930408" w:rsidRDefault="00930408" w:rsidP="00930408">
      <w:pPr>
        <w:rPr>
          <w:del w:id="395" w:author="Bedsole, Lisa K. [US-US]" w:date="2026-06-24T12:11:00Z" w16du:dateUtc="2026-06-24T16:11:00Z"/>
        </w:rPr>
      </w:pPr>
    </w:p>
    <w:p w14:paraId="09BBA79A" w14:textId="4F33F7C5" w:rsidR="00930408" w:rsidRDefault="00930408" w:rsidP="00930408">
      <w:pPr>
        <w:rPr>
          <w:del w:id="396" w:author="Bedsole, Lisa K. [US-US]" w:date="2026-06-24T12:11:00Z" w16du:dateUtc="2026-06-24T16:11:00Z"/>
        </w:rPr>
      </w:pPr>
    </w:p>
    <w:p w14:paraId="7F1973C4" w14:textId="02B2D336" w:rsidR="00930408" w:rsidRDefault="00930408" w:rsidP="00930408">
      <w:pPr>
        <w:rPr>
          <w:del w:id="397" w:author="Bedsole, Lisa K. [US-US]" w:date="2026-06-24T12:11:00Z" w16du:dateUtc="2026-06-24T16:11:00Z"/>
        </w:rPr>
      </w:pPr>
    </w:p>
    <w:p w14:paraId="0E7B2895" w14:textId="59C3A5C5" w:rsidR="00930408" w:rsidRDefault="00930408" w:rsidP="00930408">
      <w:pPr>
        <w:rPr>
          <w:del w:id="398" w:author="Bedsole, Lisa K. [US-US]" w:date="2026-06-24T12:11:00Z" w16du:dateUtc="2026-06-24T16:11:00Z"/>
        </w:rPr>
      </w:pPr>
    </w:p>
    <w:p w14:paraId="25D091B4" w14:textId="3DD4F527" w:rsidR="00930408" w:rsidRDefault="00930408" w:rsidP="00930408">
      <w:pPr>
        <w:rPr>
          <w:del w:id="399" w:author="Bedsole, Lisa K. [US-US]" w:date="2026-06-24T12:11:00Z" w16du:dateUtc="2026-06-24T16:11:00Z"/>
        </w:rPr>
      </w:pPr>
    </w:p>
    <w:p w14:paraId="4D727B5C" w14:textId="79CD04BC" w:rsidR="00930408" w:rsidRDefault="00930408" w:rsidP="00930408">
      <w:pPr>
        <w:rPr>
          <w:del w:id="400" w:author="Bedsole, Lisa K. [US-US]" w:date="2026-06-24T12:11:00Z" w16du:dateUtc="2026-06-24T16:11:00Z"/>
        </w:rPr>
      </w:pPr>
    </w:p>
    <w:p w14:paraId="3BF35183" w14:textId="697ADF24" w:rsidR="00930408" w:rsidRDefault="00930408" w:rsidP="00930408">
      <w:pPr>
        <w:rPr>
          <w:del w:id="401" w:author="Bedsole, Lisa K. [US-US]" w:date="2026-06-24T12:11:00Z" w16du:dateUtc="2026-06-24T16:11:00Z"/>
        </w:rPr>
      </w:pPr>
    </w:p>
    <w:p w14:paraId="008AE74F" w14:textId="66D354F2" w:rsidR="00930408" w:rsidRDefault="00930408" w:rsidP="00930408">
      <w:pPr>
        <w:rPr>
          <w:del w:id="402" w:author="Bedsole, Lisa K. [US-US]" w:date="2026-06-24T12:11:00Z" w16du:dateUtc="2026-06-24T16:11:00Z"/>
        </w:rPr>
      </w:pPr>
    </w:p>
    <w:p w14:paraId="6BD87792" w14:textId="5102600D" w:rsidR="00930408" w:rsidRDefault="00930408" w:rsidP="00930408">
      <w:pPr>
        <w:rPr>
          <w:del w:id="403" w:author="Bedsole, Lisa K. [US-US]" w:date="2026-06-24T12:11:00Z" w16du:dateUtc="2026-06-24T16:11:00Z"/>
        </w:rPr>
      </w:pPr>
    </w:p>
    <w:p w14:paraId="6A700CE1" w14:textId="0F4F7ECC" w:rsidR="00930408" w:rsidRDefault="00930408" w:rsidP="00930408">
      <w:pPr>
        <w:rPr>
          <w:del w:id="404" w:author="Bedsole, Lisa K. [US-US]" w:date="2026-06-24T12:11:00Z" w16du:dateUtc="2026-06-24T16:11:00Z"/>
        </w:rPr>
      </w:pPr>
    </w:p>
    <w:p w14:paraId="67AB0E3E" w14:textId="01E9E4B6" w:rsidR="00930408" w:rsidRDefault="00930408" w:rsidP="00930408">
      <w:pPr>
        <w:rPr>
          <w:del w:id="405" w:author="Bedsole, Lisa K. [US-US]" w:date="2026-06-24T12:11:00Z" w16du:dateUtc="2026-06-24T16:11:00Z"/>
        </w:rPr>
      </w:pPr>
    </w:p>
    <w:p w14:paraId="284E600E" w14:textId="64A6CAE8" w:rsidR="00930408" w:rsidRDefault="00930408" w:rsidP="00930408">
      <w:pPr>
        <w:rPr>
          <w:del w:id="406" w:author="Bedsole, Lisa K. [US-US]" w:date="2026-06-24T12:11:00Z" w16du:dateUtc="2026-06-24T16:11:00Z"/>
        </w:rPr>
      </w:pPr>
    </w:p>
    <w:p w14:paraId="61C7B268" w14:textId="36D20EE5" w:rsidR="00930408" w:rsidRDefault="00930408" w:rsidP="00930408">
      <w:pPr>
        <w:rPr>
          <w:del w:id="407" w:author="Bedsole, Lisa K. [US-US]" w:date="2026-06-24T12:11:00Z" w16du:dateUtc="2026-06-24T16:11:00Z"/>
        </w:rPr>
      </w:pPr>
    </w:p>
    <w:p w14:paraId="451417E6" w14:textId="04AD4B21" w:rsidR="00930408" w:rsidRDefault="00930408" w:rsidP="00930408">
      <w:pPr>
        <w:rPr>
          <w:del w:id="408" w:author="Bedsole, Lisa K. [US-US]" w:date="2026-06-24T12:11:00Z" w16du:dateUtc="2026-06-24T16:11:00Z"/>
        </w:rPr>
      </w:pPr>
    </w:p>
    <w:p w14:paraId="2EE59D69" w14:textId="0BB30087" w:rsidR="00930408" w:rsidRDefault="00930408" w:rsidP="00930408">
      <w:pPr>
        <w:rPr>
          <w:del w:id="409" w:author="Bedsole, Lisa K. [US-US]" w:date="2026-06-24T12:11:00Z" w16du:dateUtc="2026-06-24T16:11:00Z"/>
        </w:rPr>
      </w:pPr>
    </w:p>
    <w:p w14:paraId="39D48A3B" w14:textId="212324F2" w:rsidR="00930408" w:rsidRDefault="00930408" w:rsidP="00930408">
      <w:pPr>
        <w:rPr>
          <w:del w:id="410" w:author="Bedsole, Lisa K. [US-US]" w:date="2026-06-24T12:11:00Z" w16du:dateUtc="2026-06-24T16:11:00Z"/>
        </w:rPr>
      </w:pPr>
    </w:p>
    <w:p w14:paraId="29C7BF0B" w14:textId="55777D4F" w:rsidR="00930408" w:rsidRDefault="00930408" w:rsidP="00930408">
      <w:pPr>
        <w:rPr>
          <w:del w:id="411" w:author="Bedsole, Lisa K. [US-US]" w:date="2026-06-24T12:11:00Z" w16du:dateUtc="2026-06-24T16:11:00Z"/>
        </w:rPr>
      </w:pPr>
    </w:p>
    <w:p w14:paraId="6EF8D904" w14:textId="39053C7F" w:rsidR="00930408" w:rsidRDefault="00930408" w:rsidP="00930408">
      <w:pPr>
        <w:rPr>
          <w:del w:id="412" w:author="Bedsole, Lisa K. [US-US]" w:date="2026-06-24T12:11:00Z" w16du:dateUtc="2026-06-24T16:11:00Z"/>
        </w:rPr>
      </w:pPr>
    </w:p>
    <w:p w14:paraId="5BAA6E5B" w14:textId="4E896D74" w:rsidR="00930408" w:rsidRDefault="00930408" w:rsidP="00930408">
      <w:pPr>
        <w:rPr>
          <w:del w:id="413" w:author="Bedsole, Lisa K. [US-US]" w:date="2026-06-24T12:11:00Z" w16du:dateUtc="2026-06-24T16:11:00Z"/>
        </w:rPr>
      </w:pPr>
    </w:p>
    <w:p w14:paraId="3458754C" w14:textId="1A76ACA5" w:rsidR="00930408" w:rsidRDefault="00930408" w:rsidP="00930408">
      <w:pPr>
        <w:rPr>
          <w:del w:id="414" w:author="Bedsole, Lisa K. [US-US]" w:date="2026-06-24T12:11:00Z" w16du:dateUtc="2026-06-24T16:11:00Z"/>
        </w:rPr>
      </w:pPr>
    </w:p>
    <w:p w14:paraId="4098AF17" w14:textId="40B7155C" w:rsidR="00930408" w:rsidRDefault="00930408" w:rsidP="00930408">
      <w:pPr>
        <w:rPr>
          <w:del w:id="415" w:author="Bedsole, Lisa K. [US-US]" w:date="2026-06-24T12:11:00Z" w16du:dateUtc="2026-06-24T16:11:00Z"/>
        </w:rPr>
      </w:pPr>
    </w:p>
    <w:p w14:paraId="3C81CDF6" w14:textId="07090ABD" w:rsidR="00930408" w:rsidRDefault="00930408" w:rsidP="00930408">
      <w:pPr>
        <w:rPr>
          <w:del w:id="416" w:author="Bedsole, Lisa K. [US-US]" w:date="2026-06-24T12:11:00Z" w16du:dateUtc="2026-06-24T16:11:00Z"/>
        </w:rPr>
      </w:pPr>
    </w:p>
    <w:p w14:paraId="5AC73094" w14:textId="49713AE1" w:rsidR="00930408" w:rsidRDefault="00930408" w:rsidP="00930408">
      <w:pPr>
        <w:rPr>
          <w:del w:id="417" w:author="Bedsole, Lisa K. [US-US]" w:date="2026-06-24T12:11:00Z" w16du:dateUtc="2026-06-24T16:11:00Z"/>
        </w:rPr>
      </w:pPr>
    </w:p>
    <w:p w14:paraId="269F9248" w14:textId="2558CE84" w:rsidR="00930408" w:rsidRDefault="00930408" w:rsidP="00930408">
      <w:pPr>
        <w:rPr>
          <w:del w:id="418" w:author="Bedsole, Lisa K. [US-US]" w:date="2026-06-24T12:11:00Z" w16du:dateUtc="2026-06-24T16:11:00Z"/>
        </w:rPr>
      </w:pPr>
    </w:p>
    <w:p w14:paraId="52BB98F1" w14:textId="53DAF9B1" w:rsidR="00930408" w:rsidRDefault="00930408" w:rsidP="00930408">
      <w:pPr>
        <w:rPr>
          <w:del w:id="419" w:author="Bedsole, Lisa K. [US-US]" w:date="2026-06-24T12:11:00Z" w16du:dateUtc="2026-06-24T16:11:00Z"/>
        </w:rPr>
      </w:pPr>
    </w:p>
    <w:p w14:paraId="01E725A7" w14:textId="781BDCBF" w:rsidR="00930408" w:rsidRDefault="00930408" w:rsidP="00930408">
      <w:pPr>
        <w:rPr>
          <w:del w:id="420" w:author="Bedsole, Lisa K. [US-US]" w:date="2026-06-24T12:11:00Z" w16du:dateUtc="2026-06-24T16:11:00Z"/>
        </w:rPr>
      </w:pPr>
    </w:p>
    <w:p w14:paraId="1B9C31D1" w14:textId="4C6AFC6F" w:rsidR="00930408" w:rsidRDefault="00930408" w:rsidP="00930408">
      <w:pPr>
        <w:rPr>
          <w:del w:id="421" w:author="Bedsole, Lisa K. [US-US]" w:date="2026-06-24T12:11:00Z" w16du:dateUtc="2026-06-24T16:11:00Z"/>
        </w:rPr>
      </w:pPr>
    </w:p>
    <w:p w14:paraId="522FD09B" w14:textId="70C35446" w:rsidR="00930408" w:rsidRDefault="00930408" w:rsidP="00930408">
      <w:pPr>
        <w:rPr>
          <w:del w:id="422" w:author="Bedsole, Lisa K. [US-US]" w:date="2026-06-24T12:11:00Z" w16du:dateUtc="2026-06-24T16:11:00Z"/>
        </w:rPr>
      </w:pPr>
    </w:p>
    <w:p w14:paraId="0F62A533" w14:textId="0488CE0C" w:rsidR="00930408" w:rsidRDefault="00930408" w:rsidP="00930408">
      <w:pPr>
        <w:rPr>
          <w:del w:id="423" w:author="Bedsole, Lisa K. [US-US]" w:date="2026-06-24T12:11:00Z" w16du:dateUtc="2026-06-24T16:11:00Z"/>
        </w:rPr>
      </w:pPr>
    </w:p>
    <w:p w14:paraId="566855AA" w14:textId="49E17073" w:rsidR="00930408" w:rsidRDefault="00930408" w:rsidP="00930408">
      <w:pPr>
        <w:rPr>
          <w:del w:id="424" w:author="Bedsole, Lisa K. [US-US]" w:date="2026-06-24T12:11:00Z" w16du:dateUtc="2026-06-24T16:11:00Z"/>
        </w:rPr>
      </w:pPr>
    </w:p>
    <w:p w14:paraId="7BAB472D" w14:textId="01E52956" w:rsidR="00930408" w:rsidRDefault="00930408" w:rsidP="00930408">
      <w:pPr>
        <w:rPr>
          <w:del w:id="425" w:author="Bedsole, Lisa K. [US-US]" w:date="2026-06-24T12:11:00Z" w16du:dateUtc="2026-06-24T16:11:00Z"/>
        </w:rPr>
      </w:pPr>
    </w:p>
    <w:p w14:paraId="74D6832E" w14:textId="3D6ED52A" w:rsidR="00930408" w:rsidRDefault="00930408" w:rsidP="00930408">
      <w:pPr>
        <w:rPr>
          <w:del w:id="426" w:author="Bedsole, Lisa K. [US-US]" w:date="2026-06-24T12:11:00Z" w16du:dateUtc="2026-06-24T16:11:00Z"/>
        </w:rPr>
      </w:pPr>
    </w:p>
    <w:p w14:paraId="64736309" w14:textId="77777777" w:rsidR="00930408" w:rsidRDefault="00930408" w:rsidP="00930408"/>
    <w:p w14:paraId="39AB3CB1" w14:textId="77777777" w:rsidR="00930408" w:rsidRDefault="00930408" w:rsidP="00930408">
      <w:pPr>
        <w:sectPr w:rsidR="00930408" w:rsidSect="0089551F">
          <w:endnotePr>
            <w:numFmt w:val="decimal"/>
          </w:endnotePr>
          <w:pgSz w:w="12240" w:h="15840"/>
          <w:pgMar w:top="1440" w:right="1440" w:bottom="1440" w:left="1440" w:header="720" w:footer="720" w:gutter="0"/>
          <w:pgNumType w:fmt="lowerRoman" w:start="3"/>
          <w:cols w:space="720"/>
          <w:docGrid w:linePitch="360"/>
        </w:sectPr>
      </w:pPr>
    </w:p>
    <w:p w14:paraId="794425C5" w14:textId="3FE1E669" w:rsidR="002229DF" w:rsidRDefault="00CC705B" w:rsidP="00E61A2F">
      <w:pPr>
        <w:pStyle w:val="FHWAChapterHeading"/>
      </w:pPr>
      <w:bookmarkStart w:id="427" w:name="_Toc233357879"/>
      <w:r w:rsidRPr="00CC705B">
        <w:lastRenderedPageBreak/>
        <w:t>C</w:t>
      </w:r>
      <w:r w:rsidR="009D5E92">
        <w:t>hapter</w:t>
      </w:r>
      <w:r w:rsidRPr="00CC705B">
        <w:t xml:space="preserve"> 1. </w:t>
      </w:r>
      <w:r w:rsidR="009D5E92">
        <w:t>Introduction</w:t>
      </w:r>
      <w:bookmarkEnd w:id="427"/>
    </w:p>
    <w:p w14:paraId="34DD512E" w14:textId="66C6F458" w:rsidR="00A708C8" w:rsidRDefault="0047549E" w:rsidP="00E61A2F">
      <w:pPr>
        <w:pStyle w:val="FHWABody"/>
      </w:pPr>
      <w:r w:rsidRPr="0047549E">
        <w:t xml:space="preserve">This chapter introduces the purpose and scope of the </w:t>
      </w:r>
      <w:ins w:id="428" w:author="Bedsole, Lisa K. [US-US]" w:date="2026-06-24T09:49:00Z" w16du:dateUtc="2026-06-24T13:49:00Z">
        <w:r w:rsidR="00422C68" w:rsidRPr="0047549E">
          <w:t>pavement marking pilot analysis</w:t>
        </w:r>
        <w:r w:rsidR="00422C68" w:rsidRPr="00422C68">
          <w:t xml:space="preserve"> </w:t>
        </w:r>
        <w:r w:rsidR="00422C68">
          <w:t xml:space="preserve">for the project entitled, </w:t>
        </w:r>
      </w:ins>
      <w:r w:rsidR="006E4757" w:rsidRPr="00BE712F">
        <w:t>“</w:t>
      </w:r>
      <w:r w:rsidR="00933797" w:rsidRPr="00BE712F">
        <w:t>Real-World Operational Assessment Data (ROAD)</w:t>
      </w:r>
      <w:r w:rsidRPr="00BE712F">
        <w:t xml:space="preserve"> </w:t>
      </w:r>
      <w:r w:rsidR="006E4757" w:rsidRPr="00BE712F">
        <w:t>of Physical Road Elements for Automated Driving Systems (ADS) Readiness”</w:t>
      </w:r>
      <w:ins w:id="429" w:author="Bedsole, Lisa K. [US-US]" w:date="2026-06-24T09:52:00Z" w16du:dateUtc="2026-06-24T13:52:00Z">
        <w:r w:rsidR="00B72B77">
          <w:t xml:space="preserve"> (ROAD Readiness)</w:t>
        </w:r>
        <w:r w:rsidR="00EF3DA9">
          <w:t>.</w:t>
        </w:r>
      </w:ins>
      <w:del w:id="430" w:author="Bedsole, Lisa K. [US-US]" w:date="2026-06-24T09:49:00Z" w16du:dateUtc="2026-06-24T13:49:00Z">
        <w:r w:rsidRPr="0047549E" w:rsidDel="00422C68">
          <w:delText xml:space="preserve"> project’s pavement marking pilot analysis.</w:delText>
        </w:r>
      </w:del>
      <w:r w:rsidRPr="0047549E">
        <w:t xml:space="preserve"> It summarizes the project background, relevant findings from previous research phases, the study objectives, the overall approach, the intended audience, and the organization of the report.</w:t>
      </w:r>
    </w:p>
    <w:p w14:paraId="675BACA2" w14:textId="77777777" w:rsidR="00C94E6D" w:rsidRDefault="00C94E6D" w:rsidP="00C94E6D">
      <w:pPr>
        <w:pStyle w:val="FHWAH1"/>
      </w:pPr>
      <w:bookmarkStart w:id="431" w:name="_Toc224038049"/>
      <w:commentRangeStart w:id="432"/>
      <w:del w:id="433" w:author="Bedsole, Lisa K. [US-US]" w:date="2026-06-25T07:56:00Z" w16du:dateUtc="2026-06-25T11:56:00Z">
        <w:r>
          <w:delText xml:space="preserve">1.1 </w:delText>
        </w:r>
        <w:bookmarkStart w:id="434" w:name="_Toc233357880"/>
        <w:commentRangeEnd w:id="432"/>
        <w:r w:rsidR="00ED44CB" w:rsidDel="00547C99">
          <w:rPr>
            <w:rStyle w:val="CommentReference"/>
            <w:sz w:val="24"/>
            <w:szCs w:val="24"/>
          </w:rPr>
          <w:commentReference w:id="432"/>
        </w:r>
      </w:del>
      <w:r>
        <w:t>Background</w:t>
      </w:r>
      <w:bookmarkEnd w:id="431"/>
      <w:bookmarkEnd w:id="434"/>
    </w:p>
    <w:p w14:paraId="494067FD" w14:textId="59EF1124" w:rsidR="00703138" w:rsidRDefault="00913453" w:rsidP="00703138">
      <w:pPr>
        <w:pStyle w:val="FHWABody"/>
      </w:pPr>
      <w:r w:rsidRPr="00913453">
        <w:t xml:space="preserve">Understanding how roadway infrastructure affects the performance of ADS is an important priority for the Federal Highway Administration (FHWA). As ADS technologies continue to evolve, transportation agencies need better insight into how physical roadway elements, such as pavement surfaces, pavement markings, cross-section and geometry, traffic </w:t>
      </w:r>
      <w:r w:rsidR="00EF1D96" w:rsidRPr="00913453">
        <w:t xml:space="preserve">signals, </w:t>
      </w:r>
      <w:r w:rsidRPr="00913453">
        <w:t>traffic signs, lighting systems, and roadway structures, affect the ability of ADS-equipped vehicles to perceive and navigate the roadway environment. This understanding can help infrastructure owner-operators (IOOs) make informed decisions about infrastructure design, maintenance, and data management practices that support ADS deployment.</w:t>
      </w:r>
    </w:p>
    <w:p w14:paraId="46E224C9" w14:textId="08EF567F" w:rsidR="00703138" w:rsidRDefault="0088446A" w:rsidP="003C570C">
      <w:pPr>
        <w:pStyle w:val="FHWABody"/>
      </w:pPr>
      <w:r w:rsidRPr="0088446A">
        <w:t xml:space="preserve">FHWA has supported several research initiatives focused on the relationship between roadway infrastructure and ADS performance. The previous phase of this research, </w:t>
      </w:r>
      <w:ins w:id="435" w:author="Bedsole, Lisa K. [US-US]" w:date="2026-06-25T08:14:00Z" w16du:dateUtc="2026-06-25T12:14:00Z">
        <w:r w:rsidR="00C305AD">
          <w:t xml:space="preserve">which focused on </w:t>
        </w:r>
      </w:ins>
      <w:del w:id="436" w:author="Bedsole, Lisa K. [US-US]" w:date="2026-06-25T08:14:00Z" w16du:dateUtc="2026-06-25T12:14:00Z">
        <w:r w:rsidRPr="0088446A">
          <w:delText xml:space="preserve">the </w:delText>
        </w:r>
      </w:del>
      <w:r w:rsidRPr="00BE712F">
        <w:t>“Road Features for Automated Driving Systems Readiness Framework, Inventory, and Condition Assessment Development</w:t>
      </w:r>
      <w:ins w:id="437" w:author="Bedsole, Lisa K. [US-US]" w:date="2026-06-25T08:14:00Z" w16du:dateUtc="2026-06-25T12:14:00Z">
        <w:r w:rsidR="00C305AD">
          <w:t>,</w:t>
        </w:r>
      </w:ins>
      <w:r w:rsidRPr="00BE712F">
        <w:t>”</w:t>
      </w:r>
      <w:del w:id="438" w:author="Bedsole, Lisa K. [US-US]" w:date="2026-06-25T08:14:00Z" w16du:dateUtc="2026-06-25T12:14:00Z">
        <w:r w:rsidRPr="00476A88">
          <w:delText xml:space="preserve"> </w:delText>
        </w:r>
        <w:r w:rsidRPr="0088446A">
          <w:delText>project,</w:delText>
        </w:r>
      </w:del>
      <w:r w:rsidRPr="0088446A">
        <w:t xml:space="preserve"> considered how specific roadway elements and operational scenarios may affect ADS perception and navigation</w:t>
      </w:r>
      <w:r w:rsidRPr="0088446A">
        <w:rPr>
          <w:highlight w:val="yellow"/>
        </w:rPr>
        <w:t xml:space="preserve"> </w:t>
      </w:r>
      <w:r w:rsidR="00386B6C" w:rsidRPr="00386B6C">
        <w:rPr>
          <w:highlight w:val="yellow"/>
        </w:rPr>
        <w:t>(Soleimaniamiri et al., in publication)</w:t>
      </w:r>
      <w:r w:rsidR="00E15FCD" w:rsidRPr="00E15FCD">
        <w:t xml:space="preserve">. </w:t>
      </w:r>
      <w:r w:rsidR="003C570C" w:rsidRPr="003C570C">
        <w:t>As part of that project, a series of technical memoranda documented a structured taxonomy of roadway elements, relevant infrastructure attributes, priority operational scenarios, and assessment approaches to support evaluation of infrastructure readiness for ADS operation.</w:t>
      </w:r>
    </w:p>
    <w:p w14:paraId="6CA9FE9F" w14:textId="2AF3811E" w:rsidR="00703138" w:rsidRDefault="001E7ECC" w:rsidP="00703138">
      <w:pPr>
        <w:pStyle w:val="FHWABody"/>
      </w:pPr>
      <w:r>
        <w:t>This</w:t>
      </w:r>
      <w:r w:rsidRPr="001E7ECC">
        <w:t xml:space="preserve"> project</w:t>
      </w:r>
      <w:del w:id="439" w:author="Bedsole, Lisa K. [US-US]" w:date="2026-06-24T09:52:00Z" w16du:dateUtc="2026-06-24T13:52:00Z">
        <w:r w:rsidDel="00EF3DA9">
          <w:delText xml:space="preserve">, </w:delText>
        </w:r>
        <w:r w:rsidRPr="00D341F0" w:rsidDel="00EF3DA9">
          <w:rPr>
            <w:rPrChange w:id="440" w:author="Bedsole, Lisa K. [US-US]" w:date="2026-06-24T09:51:00Z" w16du:dateUtc="2026-06-24T13:51:00Z">
              <w:rPr>
                <w:i/>
                <w:iCs/>
              </w:rPr>
            </w:rPrChange>
          </w:rPr>
          <w:delText>“Real-World Operational Assessment Data (ROAD) of Physical Road Elements for Automated Driving Systems (ADS) Readiness”</w:delText>
        </w:r>
      </w:del>
      <w:del w:id="441" w:author="Bedsole, Lisa K. [US-US]" w:date="2026-06-24T09:51:00Z" w16du:dateUtc="2026-06-24T13:51:00Z">
        <w:r w:rsidRPr="00D341F0" w:rsidDel="00D341F0">
          <w:delText>,</w:delText>
        </w:r>
      </w:del>
      <w:r w:rsidRPr="001E7ECC">
        <w:t xml:space="preserve"> </w:t>
      </w:r>
      <w:r w:rsidR="003C570C" w:rsidRPr="003C570C">
        <w:t xml:space="preserve">builds on these earlier efforts by further examining the relationship between roadway infrastructure and ADS performance and by identifying data sources and analysis methods that can support infrastructure-focused ADS readiness assessments. A previous phase of this project reviewed past and ongoing studies related to ADS and </w:t>
      </w:r>
      <w:r w:rsidR="00EB2E60" w:rsidRPr="003C570C">
        <w:t>advanced driver assistance systems</w:t>
      </w:r>
      <w:r w:rsidR="003C570C" w:rsidRPr="003C570C">
        <w:t xml:space="preserve"> (ADAS), identified datasets that capture roadway elements relevant to ADS operation, and compiled a directory of publicly and privately available datasets for preliminary assessment.</w:t>
      </w:r>
    </w:p>
    <w:p w14:paraId="42FAB0B2" w14:textId="04807DC6" w:rsidR="00C94E6D" w:rsidRDefault="004935C6" w:rsidP="00771525">
      <w:pPr>
        <w:pStyle w:val="FHWABody"/>
      </w:pPr>
      <w:r w:rsidRPr="004935C6">
        <w:t>This report builds on that dataset review by analyzing selected</w:t>
      </w:r>
      <w:ins w:id="442" w:author="Bedsole, Lisa K. [US-US]" w:date="2026-06-25T08:21:00Z" w16du:dateUtc="2026-06-25T12:21:00Z">
        <w:r w:rsidR="00B15EA3">
          <w:t>,</w:t>
        </w:r>
      </w:ins>
      <w:r w:rsidRPr="004935C6">
        <w:t xml:space="preserve"> publicly available imagery datasets to better understand how pavement markings appear in real-world roadway environments and what infrastructure-related information can reasonably be extracted from these data. The analysis is intended to evaluate the potential of existing imagery datasets to support pavement</w:t>
      </w:r>
      <w:ins w:id="443" w:author="Bedsole, Lisa K. [US-US]" w:date="2026-06-25T08:39:00Z" w16du:dateUtc="2026-06-25T12:39:00Z">
        <w:r w:rsidR="001F29EE">
          <w:t>-</w:t>
        </w:r>
      </w:ins>
      <w:del w:id="444" w:author="Bedsole, Lisa K. [US-US]" w:date="2026-06-25T08:39:00Z" w16du:dateUtc="2026-06-25T12:39:00Z">
        <w:r w:rsidRPr="004935C6">
          <w:delText xml:space="preserve"> </w:delText>
        </w:r>
      </w:del>
      <w:r w:rsidRPr="004935C6">
        <w:t>marking assessment and inform future data collection and analysis activities related to ADS readiness.</w:t>
      </w:r>
    </w:p>
    <w:p w14:paraId="26598172" w14:textId="77777777" w:rsidR="00C94E6D" w:rsidRPr="00160F9B" w:rsidRDefault="00C94E6D" w:rsidP="00C94E6D">
      <w:pPr>
        <w:pStyle w:val="FHWAH1"/>
      </w:pPr>
      <w:bookmarkStart w:id="445" w:name="_Toc224038050"/>
      <w:del w:id="446" w:author="Bedsole, Lisa K. [US-US]" w:date="2026-06-25T07:56:00Z" w16du:dateUtc="2026-06-25T11:56:00Z">
        <w:r w:rsidRPr="00160F9B">
          <w:delText xml:space="preserve">1.2 </w:delText>
        </w:r>
      </w:del>
      <w:bookmarkStart w:id="447" w:name="_Toc233357881"/>
      <w:r w:rsidRPr="00160F9B">
        <w:t>Summary of Previous Phase Findings</w:t>
      </w:r>
      <w:bookmarkEnd w:id="445"/>
      <w:bookmarkEnd w:id="447"/>
    </w:p>
    <w:p w14:paraId="52C7B1A7" w14:textId="1FBD30E0" w:rsidR="00C94E6D" w:rsidRDefault="007D6178" w:rsidP="00C94E6D">
      <w:pPr>
        <w:pStyle w:val="FHWABody"/>
      </w:pPr>
      <w:r w:rsidRPr="007D6178">
        <w:t xml:space="preserve">The previous phase of this research established the analytical foundation for evaluating roadway infrastructure readiness for ADS. That work identified physical roadway elements, infrastructure attributes, operational scenarios, and assessment approaches that can influence ADS perception, </w:t>
      </w:r>
      <w:r w:rsidRPr="007D6178">
        <w:lastRenderedPageBreak/>
        <w:t>localization, planning, and control. These findings are carried forward in this report to support the pavement marking pilot analysis.</w:t>
      </w:r>
    </w:p>
    <w:p w14:paraId="1A7DC3B5" w14:textId="14CB9BBB" w:rsidR="00160F9B" w:rsidRDefault="00A81343" w:rsidP="00C94E6D">
      <w:pPr>
        <w:pStyle w:val="FHWABody"/>
      </w:pPr>
      <w:r>
        <w:fldChar w:fldCharType="begin"/>
      </w:r>
      <w:r>
        <w:instrText xml:space="preserve"> REF _Ref225226957 \h </w:instrText>
      </w:r>
      <w:r>
        <w:fldChar w:fldCharType="separate"/>
      </w:r>
      <w:r>
        <w:t xml:space="preserve">Figure </w:t>
      </w:r>
      <w:r>
        <w:rPr>
          <w:noProof/>
        </w:rPr>
        <w:t>1</w:t>
      </w:r>
      <w:r>
        <w:fldChar w:fldCharType="end"/>
      </w:r>
      <w:r w:rsidR="00626AB7" w:rsidRPr="00626AB7">
        <w:t xml:space="preserve"> summarizes the relationship between the previous phase outcomes and the broader ADS-infrastructure integration ecosystem. The previous phase produced a roadway element taxonomy, priority operational scenarios, and assessment tools. These outcomes support </w:t>
      </w:r>
      <w:r w:rsidR="00626AB7">
        <w:t>IOO</w:t>
      </w:r>
      <w:r w:rsidR="00626AB7" w:rsidRPr="00626AB7">
        <w:t xml:space="preserve"> applications, FHWA and national coordination needs, and future research directions related to ADS readiness.</w:t>
      </w:r>
    </w:p>
    <w:p w14:paraId="261E0304" w14:textId="041013A7" w:rsidR="007B7134" w:rsidRDefault="00A74B10" w:rsidP="007B7134">
      <w:pPr>
        <w:pStyle w:val="FHWAFigure"/>
      </w:pPr>
      <w:commentRangeStart w:id="448"/>
      <w:commentRangeStart w:id="449"/>
      <w:r>
        <w:rPr>
          <w:noProof/>
        </w:rPr>
        <w:drawing>
          <wp:inline distT="0" distB="0" distL="0" distR="0" wp14:anchorId="77CE9A66" wp14:editId="60865145">
            <wp:extent cx="5943600" cy="2920711"/>
            <wp:effectExtent l="0" t="0" r="0" b="0"/>
            <wp:docPr id="123126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0286" name="Picture 1231260286"/>
                    <pic:cNvPicPr/>
                  </pic:nvPicPr>
                  <pic:blipFill rotWithShape="1">
                    <a:blip r:embed="rId21" cstate="print">
                      <a:extLst>
                        <a:ext uri="{28A0092B-C50C-407E-A947-70E740481C1C}">
                          <a14:useLocalDpi xmlns:a14="http://schemas.microsoft.com/office/drawing/2010/main" val="0"/>
                        </a:ext>
                      </a:extLst>
                    </a:blip>
                    <a:srcRect t="12639"/>
                    <a:stretch>
                      <a:fillRect/>
                    </a:stretch>
                  </pic:blipFill>
                  <pic:spPr bwMode="auto">
                    <a:xfrm>
                      <a:off x="0" y="0"/>
                      <a:ext cx="5943600" cy="2920711"/>
                    </a:xfrm>
                    <a:prstGeom prst="rect">
                      <a:avLst/>
                    </a:prstGeom>
                    <a:ln>
                      <a:noFill/>
                    </a:ln>
                    <a:extLst>
                      <a:ext uri="{53640926-AAD7-44D8-BBD7-CCE9431645EC}">
                        <a14:shadowObscured xmlns:a14="http://schemas.microsoft.com/office/drawing/2010/main"/>
                      </a:ext>
                    </a:extLst>
                  </pic:spPr>
                </pic:pic>
              </a:graphicData>
            </a:graphic>
          </wp:inline>
        </w:drawing>
      </w:r>
      <w:commentRangeEnd w:id="448"/>
      <w:r w:rsidR="00412222">
        <w:rPr>
          <w:rStyle w:val="CommentReference"/>
          <w:sz w:val="24"/>
          <w:szCs w:val="24"/>
        </w:rPr>
        <w:commentReference w:id="448"/>
      </w:r>
      <w:commentRangeEnd w:id="449"/>
      <w:r w:rsidR="00CE0F7E">
        <w:rPr>
          <w:rStyle w:val="CommentReference"/>
          <w:sz w:val="24"/>
          <w:szCs w:val="24"/>
        </w:rPr>
        <w:commentReference w:id="449"/>
      </w:r>
    </w:p>
    <w:p w14:paraId="68668A5D" w14:textId="752A2C20" w:rsidR="007B7134" w:rsidRDefault="007B7134" w:rsidP="007B7134">
      <w:pPr>
        <w:pStyle w:val="FHWASource"/>
      </w:pPr>
      <w:r>
        <w:t>Source: FHWA.</w:t>
      </w:r>
      <w:ins w:id="450" w:author="Bedsole, Lisa K. [US-US]" w:date="2026-06-24T09:55:00Z" w16du:dateUtc="2026-06-24T13:55:00Z">
        <w:r w:rsidR="008B660B">
          <w:br/>
          <w:t>AI = artificial intelligence.</w:t>
        </w:r>
      </w:ins>
    </w:p>
    <w:p w14:paraId="40D710CA" w14:textId="02078983" w:rsidR="007B7134" w:rsidRDefault="007B7134" w:rsidP="007B7134">
      <w:pPr>
        <w:pStyle w:val="FHWACaptionFigure"/>
      </w:pPr>
      <w:bookmarkStart w:id="451" w:name="_Ref225226957"/>
      <w:bookmarkStart w:id="452" w:name="_Toc225780587"/>
      <w:bookmarkStart w:id="453" w:name="_Toc233002941"/>
      <w:bookmarkStart w:id="454" w:name="_Toc233194661"/>
      <w:bookmarkStart w:id="455" w:name="_Toc233357849"/>
      <w:r>
        <w:t xml:space="preserve">Figure </w:t>
      </w:r>
      <w:r>
        <w:fldChar w:fldCharType="begin"/>
      </w:r>
      <w:r>
        <w:instrText>SEQ Figure \* ARABIC</w:instrText>
      </w:r>
      <w:r>
        <w:fldChar w:fldCharType="separate"/>
      </w:r>
      <w:r w:rsidR="00C02892">
        <w:rPr>
          <w:noProof/>
        </w:rPr>
        <w:t>1</w:t>
      </w:r>
      <w:r>
        <w:fldChar w:fldCharType="end"/>
      </w:r>
      <w:bookmarkEnd w:id="451"/>
      <w:r>
        <w:t xml:space="preserve">. </w:t>
      </w:r>
      <w:r w:rsidR="00241293">
        <w:t>Illustration</w:t>
      </w:r>
      <w:r>
        <w:t xml:space="preserve">. </w:t>
      </w:r>
      <w:bookmarkEnd w:id="452"/>
      <w:r w:rsidR="00241293" w:rsidRPr="00241293">
        <w:t xml:space="preserve">ADS-infrastructure integration </w:t>
      </w:r>
      <w:commentRangeStart w:id="456"/>
      <w:r w:rsidR="00241293" w:rsidRPr="00241293">
        <w:t>ecosystem</w:t>
      </w:r>
      <w:commentRangeEnd w:id="456"/>
      <w:r w:rsidR="00F370F9" w:rsidRPr="00241293">
        <w:rPr>
          <w:rStyle w:val="CommentReference"/>
          <w:sz w:val="24"/>
          <w:szCs w:val="24"/>
        </w:rPr>
        <w:commentReference w:id="456"/>
      </w:r>
      <w:r w:rsidR="00241293" w:rsidRPr="00241293">
        <w:t>.</w:t>
      </w:r>
      <w:bookmarkEnd w:id="453"/>
      <w:bookmarkEnd w:id="454"/>
      <w:bookmarkEnd w:id="455"/>
    </w:p>
    <w:p w14:paraId="258F2232" w14:textId="77777777" w:rsidR="003365BB" w:rsidRDefault="003365BB" w:rsidP="003365BB">
      <w:pPr>
        <w:pStyle w:val="FHWAH2"/>
      </w:pPr>
      <w:del w:id="457" w:author="Bedsole, Lisa K. [US-US]" w:date="2026-06-25T07:56:00Z" w16du:dateUtc="2026-06-25T11:56:00Z">
        <w:r>
          <w:delText xml:space="preserve">1.2.1 </w:delText>
        </w:r>
      </w:del>
      <w:bookmarkStart w:id="458" w:name="_Toc233357882"/>
      <w:r>
        <w:t>Roadway Elements Relevant to ADS Readiness</w:t>
      </w:r>
      <w:bookmarkEnd w:id="458"/>
    </w:p>
    <w:p w14:paraId="75D181A4" w14:textId="77777777" w:rsidR="00CE0F7E" w:rsidRDefault="003365BB" w:rsidP="003365BB">
      <w:pPr>
        <w:pStyle w:val="FHWABody"/>
        <w:rPr>
          <w:ins w:id="459" w:author="Soleimaniamiri, Saeid [US-IR]" w:date="2026-06-25T10:56:00Z" w16du:dateUtc="2026-06-25T14:56:00Z"/>
        </w:rPr>
      </w:pPr>
      <w:r>
        <w:t xml:space="preserve">The previous phase organized roadway infrastructure into seven physical roadway elements that may influence ADS operation: </w:t>
      </w:r>
    </w:p>
    <w:p w14:paraId="6B1D457B" w14:textId="278698A8" w:rsidR="00CE0F7E" w:rsidRDefault="00BE712F" w:rsidP="00BE712F">
      <w:pPr>
        <w:pStyle w:val="FHWABody"/>
        <w:numPr>
          <w:ilvl w:val="0"/>
          <w:numId w:val="51"/>
        </w:numPr>
        <w:rPr>
          <w:ins w:id="460" w:author="Soleimaniamiri, Saeid [US-IR]" w:date="2026-06-25T10:56:00Z" w16du:dateUtc="2026-06-25T14:56:00Z"/>
        </w:rPr>
      </w:pPr>
      <w:ins w:id="461" w:author="Soleimaniamiri, Saeid [US-IR]" w:date="2026-06-25T11:10:00Z" w16du:dateUtc="2026-06-25T15:10:00Z">
        <w:r>
          <w:t>P</w:t>
        </w:r>
      </w:ins>
      <w:commentRangeStart w:id="462"/>
      <w:del w:id="463" w:author="Soleimaniamiri, Saeid [US-IR]" w:date="2026-06-25T11:10:00Z" w16du:dateUtc="2026-06-25T15:10:00Z">
        <w:r w:rsidR="003365BB">
          <w:delText>p</w:delText>
        </w:r>
      </w:del>
      <w:r w:rsidR="003365BB">
        <w:t>avement surfaces</w:t>
      </w:r>
      <w:ins w:id="464" w:author="Soleimaniamiri, Saeid [US-IR]" w:date="2026-06-25T10:56:00Z" w16du:dateUtc="2026-06-25T14:56:00Z">
        <w:r w:rsidR="00514E6D">
          <w:t>.</w:t>
        </w:r>
      </w:ins>
      <w:del w:id="465" w:author="Soleimaniamiri, Saeid [US-IR]" w:date="2026-06-25T10:56:00Z" w16du:dateUtc="2026-06-25T14:56:00Z">
        <w:r w:rsidR="003365BB">
          <w:delText>,</w:delText>
        </w:r>
      </w:del>
    </w:p>
    <w:p w14:paraId="48802476" w14:textId="5A18907C" w:rsidR="00514E6D" w:rsidRDefault="003365BB" w:rsidP="00BE712F">
      <w:pPr>
        <w:pStyle w:val="FHWABody"/>
        <w:numPr>
          <w:ilvl w:val="0"/>
          <w:numId w:val="51"/>
        </w:numPr>
        <w:rPr>
          <w:ins w:id="466" w:author="Soleimaniamiri, Saeid [US-IR]" w:date="2026-06-25T10:56:00Z" w16du:dateUtc="2026-06-25T14:56:00Z"/>
        </w:rPr>
      </w:pPr>
      <w:del w:id="467" w:author="Soleimaniamiri, Saeid [US-IR]" w:date="2026-06-25T10:56:00Z" w16du:dateUtc="2026-06-25T14:56:00Z">
        <w:r>
          <w:delText xml:space="preserve"> </w:delText>
        </w:r>
      </w:del>
      <w:ins w:id="468" w:author="Soleimaniamiri, Saeid [US-IR]" w:date="2026-06-25T11:10:00Z" w16du:dateUtc="2026-06-25T15:10:00Z">
        <w:r w:rsidR="00BE712F">
          <w:t>P</w:t>
        </w:r>
      </w:ins>
      <w:del w:id="469" w:author="Soleimaniamiri, Saeid [US-IR]" w:date="2026-06-25T11:10:00Z" w16du:dateUtc="2026-06-25T15:10:00Z">
        <w:r>
          <w:delText>p</w:delText>
        </w:r>
      </w:del>
      <w:r>
        <w:t>avement markings</w:t>
      </w:r>
      <w:ins w:id="470" w:author="Soleimaniamiri, Saeid [US-IR]" w:date="2026-06-25T10:56:00Z" w16du:dateUtc="2026-06-25T14:56:00Z">
        <w:r w:rsidR="00514E6D">
          <w:t>.</w:t>
        </w:r>
      </w:ins>
    </w:p>
    <w:p w14:paraId="04D2B462" w14:textId="61B05D9C" w:rsidR="00514E6D" w:rsidRDefault="003365BB" w:rsidP="00BE712F">
      <w:pPr>
        <w:pStyle w:val="FHWABody"/>
        <w:numPr>
          <w:ilvl w:val="0"/>
          <w:numId w:val="51"/>
        </w:numPr>
        <w:rPr>
          <w:ins w:id="471" w:author="Soleimaniamiri, Saeid [US-IR]" w:date="2026-06-25T10:56:00Z" w16du:dateUtc="2026-06-25T14:56:00Z"/>
        </w:rPr>
      </w:pPr>
      <w:del w:id="472" w:author="Soleimaniamiri, Saeid [US-IR]" w:date="2026-06-25T10:56:00Z" w16du:dateUtc="2026-06-25T14:56:00Z">
        <w:r>
          <w:delText xml:space="preserve">, </w:delText>
        </w:r>
      </w:del>
      <w:ins w:id="473" w:author="Soleimaniamiri, Saeid [US-IR]" w:date="2026-06-25T11:10:00Z" w16du:dateUtc="2026-06-25T15:10:00Z">
        <w:r w:rsidR="00BE712F">
          <w:t>C</w:t>
        </w:r>
      </w:ins>
      <w:del w:id="474" w:author="Soleimaniamiri, Saeid [US-IR]" w:date="2026-06-25T11:10:00Z" w16du:dateUtc="2026-06-25T15:10:00Z">
        <w:r>
          <w:delText>c</w:delText>
        </w:r>
      </w:del>
      <w:r>
        <w:t>ross-section and geometry</w:t>
      </w:r>
      <w:ins w:id="475" w:author="Soleimaniamiri, Saeid [US-IR]" w:date="2026-06-25T10:56:00Z" w16du:dateUtc="2026-06-25T14:56:00Z">
        <w:r w:rsidR="00514E6D">
          <w:t>.</w:t>
        </w:r>
      </w:ins>
    </w:p>
    <w:p w14:paraId="5F78AC51" w14:textId="59B114DE" w:rsidR="00514E6D" w:rsidRDefault="003365BB" w:rsidP="00BE712F">
      <w:pPr>
        <w:pStyle w:val="FHWABody"/>
        <w:numPr>
          <w:ilvl w:val="0"/>
          <w:numId w:val="51"/>
        </w:numPr>
        <w:rPr>
          <w:ins w:id="476" w:author="Soleimaniamiri, Saeid [US-IR]" w:date="2026-06-25T10:56:00Z" w16du:dateUtc="2026-06-25T14:56:00Z"/>
        </w:rPr>
      </w:pPr>
      <w:del w:id="477" w:author="Soleimaniamiri, Saeid [US-IR]" w:date="2026-06-25T10:56:00Z" w16du:dateUtc="2026-06-25T14:56:00Z">
        <w:r>
          <w:delText xml:space="preserve">, </w:delText>
        </w:r>
      </w:del>
      <w:ins w:id="478" w:author="Soleimaniamiri, Saeid [US-IR]" w:date="2026-06-25T11:10:00Z" w16du:dateUtc="2026-06-25T15:10:00Z">
        <w:r w:rsidR="00BE712F">
          <w:t>T</w:t>
        </w:r>
      </w:ins>
      <w:del w:id="479" w:author="Soleimaniamiri, Saeid [US-IR]" w:date="2026-06-25T11:10:00Z" w16du:dateUtc="2026-06-25T15:10:00Z">
        <w:r>
          <w:delText>t</w:delText>
        </w:r>
      </w:del>
      <w:r>
        <w:t>raffic signals</w:t>
      </w:r>
      <w:ins w:id="480" w:author="Soleimaniamiri, Saeid [US-IR]" w:date="2026-06-25T10:57:00Z" w16du:dateUtc="2026-06-25T14:57:00Z">
        <w:r w:rsidR="00514E6D">
          <w:t>.</w:t>
        </w:r>
      </w:ins>
    </w:p>
    <w:p w14:paraId="4EEACB8E" w14:textId="12FEFD52" w:rsidR="00514E6D" w:rsidRDefault="003365BB" w:rsidP="00BE712F">
      <w:pPr>
        <w:pStyle w:val="FHWABody"/>
        <w:numPr>
          <w:ilvl w:val="0"/>
          <w:numId w:val="51"/>
        </w:numPr>
        <w:rPr>
          <w:ins w:id="481" w:author="Soleimaniamiri, Saeid [US-IR]" w:date="2026-06-25T10:57:00Z" w16du:dateUtc="2026-06-25T14:57:00Z"/>
        </w:rPr>
      </w:pPr>
      <w:del w:id="482" w:author="Soleimaniamiri, Saeid [US-IR]" w:date="2026-06-25T10:56:00Z" w16du:dateUtc="2026-06-25T14:56:00Z">
        <w:r>
          <w:delText xml:space="preserve">, </w:delText>
        </w:r>
      </w:del>
      <w:ins w:id="483" w:author="Soleimaniamiri, Saeid [US-IR]" w:date="2026-06-25T11:10:00Z" w16du:dateUtc="2026-06-25T15:10:00Z">
        <w:r w:rsidR="00BE712F">
          <w:t>T</w:t>
        </w:r>
      </w:ins>
      <w:del w:id="484" w:author="Soleimaniamiri, Saeid [US-IR]" w:date="2026-06-25T11:10:00Z" w16du:dateUtc="2026-06-25T15:10:00Z">
        <w:r>
          <w:delText>t</w:delText>
        </w:r>
      </w:del>
      <w:r>
        <w:t>raffic signs</w:t>
      </w:r>
      <w:del w:id="485" w:author="Soleimaniamiri, Saeid [US-IR]" w:date="2026-06-25T10:57:00Z" w16du:dateUtc="2026-06-25T14:57:00Z">
        <w:r>
          <w:delText xml:space="preserve">, </w:delText>
        </w:r>
      </w:del>
      <w:ins w:id="486" w:author="Soleimaniamiri, Saeid [US-IR]" w:date="2026-06-25T10:57:00Z" w16du:dateUtc="2026-06-25T14:57:00Z">
        <w:r w:rsidR="00514E6D">
          <w:t>.</w:t>
        </w:r>
      </w:ins>
    </w:p>
    <w:p w14:paraId="20969F88" w14:textId="03536C5C" w:rsidR="00514E6D" w:rsidRDefault="00BE712F" w:rsidP="00BE712F">
      <w:pPr>
        <w:pStyle w:val="FHWABody"/>
        <w:numPr>
          <w:ilvl w:val="0"/>
          <w:numId w:val="51"/>
        </w:numPr>
        <w:rPr>
          <w:ins w:id="487" w:author="Soleimaniamiri, Saeid [US-IR]" w:date="2026-06-25T10:57:00Z" w16du:dateUtc="2026-06-25T14:57:00Z"/>
        </w:rPr>
      </w:pPr>
      <w:ins w:id="488" w:author="Soleimaniamiri, Saeid [US-IR]" w:date="2026-06-25T11:10:00Z" w16du:dateUtc="2026-06-25T15:10:00Z">
        <w:r>
          <w:t>L</w:t>
        </w:r>
      </w:ins>
      <w:del w:id="489" w:author="Soleimaniamiri, Saeid [US-IR]" w:date="2026-06-25T11:10:00Z" w16du:dateUtc="2026-06-25T15:10:00Z">
        <w:r w:rsidR="003365BB">
          <w:delText>l</w:delText>
        </w:r>
      </w:del>
      <w:r w:rsidR="003365BB">
        <w:t>ighting systems</w:t>
      </w:r>
      <w:ins w:id="490" w:author="Soleimaniamiri, Saeid [US-IR]" w:date="2026-06-25T10:57:00Z" w16du:dateUtc="2026-06-25T14:57:00Z">
        <w:r w:rsidR="00514E6D">
          <w:t>.</w:t>
        </w:r>
      </w:ins>
    </w:p>
    <w:p w14:paraId="1A924215" w14:textId="6BD6D69D" w:rsidR="00514E6D" w:rsidRDefault="003365BB" w:rsidP="00BE712F">
      <w:pPr>
        <w:pStyle w:val="FHWABody"/>
        <w:numPr>
          <w:ilvl w:val="0"/>
          <w:numId w:val="51"/>
        </w:numPr>
        <w:rPr>
          <w:ins w:id="491" w:author="Soleimaniamiri, Saeid [US-IR]" w:date="2026-06-25T10:57:00Z" w16du:dateUtc="2026-06-25T14:57:00Z"/>
        </w:rPr>
      </w:pPr>
      <w:del w:id="492" w:author="Soleimaniamiri, Saeid [US-IR]" w:date="2026-06-25T10:57:00Z" w16du:dateUtc="2026-06-25T14:57:00Z">
        <w:r>
          <w:delText xml:space="preserve">, and </w:delText>
        </w:r>
      </w:del>
      <w:ins w:id="493" w:author="Soleimaniamiri, Saeid [US-IR]" w:date="2026-06-25T11:10:00Z" w16du:dateUtc="2026-06-25T15:10:00Z">
        <w:r w:rsidR="00BE712F">
          <w:t>R</w:t>
        </w:r>
      </w:ins>
      <w:del w:id="494" w:author="Soleimaniamiri, Saeid [US-IR]" w:date="2026-06-25T11:10:00Z" w16du:dateUtc="2026-06-25T15:10:00Z">
        <w:r>
          <w:delText>r</w:delText>
        </w:r>
      </w:del>
      <w:r>
        <w:t>oadway structures.</w:t>
      </w:r>
      <w:commentRangeEnd w:id="462"/>
      <w:r w:rsidR="00C769F1">
        <w:rPr>
          <w:rStyle w:val="CommentReference"/>
          <w:sz w:val="24"/>
          <w:szCs w:val="24"/>
        </w:rPr>
        <w:commentReference w:id="462"/>
      </w:r>
    </w:p>
    <w:p w14:paraId="7CDA4F18" w14:textId="5A8AD174" w:rsidR="003365BB" w:rsidRDefault="003365BB" w:rsidP="003365BB">
      <w:pPr>
        <w:pStyle w:val="FHWABody"/>
      </w:pPr>
      <w:del w:id="495" w:author="Soleimaniamiri, Saeid [US-IR]" w:date="2026-06-25T10:57:00Z" w16du:dateUtc="2026-06-25T14:57:00Z">
        <w:r>
          <w:lastRenderedPageBreak/>
          <w:delText xml:space="preserve"> </w:delText>
        </w:r>
      </w:del>
      <w:r>
        <w:t>These elements represent physical infrastructure features that ADS-equipped vehicles may need to perceive, interpret, or account for when operating in the roadway environment.</w:t>
      </w:r>
    </w:p>
    <w:p w14:paraId="0685B4BC" w14:textId="039CEC6A" w:rsidR="00160F9B" w:rsidRDefault="00F04CDC" w:rsidP="003365BB">
      <w:pPr>
        <w:pStyle w:val="FHWABody"/>
      </w:pPr>
      <w:r>
        <w:fldChar w:fldCharType="begin"/>
      </w:r>
      <w:r>
        <w:instrText xml:space="preserve"> REF _Ref231348547 \h </w:instrText>
      </w:r>
      <w:r>
        <w:fldChar w:fldCharType="separate"/>
      </w:r>
      <w:r w:rsidRPr="00D961DB">
        <w:t xml:space="preserve">Table </w:t>
      </w:r>
      <w:r>
        <w:rPr>
          <w:noProof/>
        </w:rPr>
        <w:t>1</w:t>
      </w:r>
      <w:r>
        <w:fldChar w:fldCharType="end"/>
      </w:r>
      <w:r w:rsidR="003365BB">
        <w:t xml:space="preserve"> summarizes the seven roadway elements and their relevance to ADS readiness. The table is intended to provide a concise reference for the roadway element framework used throughout this report.</w:t>
      </w:r>
    </w:p>
    <w:p w14:paraId="773FB8D7" w14:textId="65099DE0" w:rsidR="00A81343" w:rsidRPr="00D961DB" w:rsidRDefault="00A81343" w:rsidP="00A81343">
      <w:pPr>
        <w:pStyle w:val="FHWACaptionTable"/>
      </w:pPr>
      <w:bookmarkStart w:id="496" w:name="_Ref231348547"/>
      <w:bookmarkStart w:id="497" w:name="_Toc233357861"/>
      <w:r w:rsidRPr="00D961DB">
        <w:t xml:space="preserve">Table </w:t>
      </w:r>
      <w:r>
        <w:fldChar w:fldCharType="begin"/>
      </w:r>
      <w:r>
        <w:instrText>SEQ Table \* ARABIC</w:instrText>
      </w:r>
      <w:r>
        <w:fldChar w:fldCharType="separate"/>
      </w:r>
      <w:r w:rsidR="00715450">
        <w:rPr>
          <w:noProof/>
        </w:rPr>
        <w:t>1</w:t>
      </w:r>
      <w:r>
        <w:fldChar w:fldCharType="end"/>
      </w:r>
      <w:bookmarkEnd w:id="496"/>
      <w:r w:rsidRPr="00D961DB">
        <w:t xml:space="preserve">. </w:t>
      </w:r>
      <w:r w:rsidR="00E82FF3" w:rsidRPr="00E82FF3">
        <w:rPr>
          <w:lang w:bidi="en-US"/>
        </w:rPr>
        <w:t>Roadway elements relevant to ADS readiness.</w:t>
      </w:r>
      <w:bookmarkEnd w:id="497"/>
    </w:p>
    <w:tbl>
      <w:tblPr>
        <w:tblStyle w:val="FHWATableNormal"/>
        <w:tblW w:w="9216" w:type="dxa"/>
        <w:tblLook w:val="04A0" w:firstRow="1" w:lastRow="0" w:firstColumn="1" w:lastColumn="0" w:noHBand="0" w:noVBand="1"/>
      </w:tblPr>
      <w:tblGrid>
        <w:gridCol w:w="2016"/>
        <w:gridCol w:w="3168"/>
        <w:gridCol w:w="4032"/>
      </w:tblGrid>
      <w:tr w:rsidR="001B3542" w14:paraId="1C196E27" w14:textId="77777777" w:rsidTr="00BE712F">
        <w:trPr>
          <w:cnfStyle w:val="100000000000" w:firstRow="1" w:lastRow="0" w:firstColumn="0" w:lastColumn="0" w:oddVBand="0" w:evenVBand="0" w:oddHBand="0" w:evenHBand="0" w:firstRowFirstColumn="0" w:firstRowLastColumn="0" w:lastRowFirstColumn="0" w:lastRowLastColumn="0"/>
          <w:trHeight w:val="674"/>
        </w:trPr>
        <w:tc>
          <w:tcPr>
            <w:tcW w:w="2016" w:type="dxa"/>
          </w:tcPr>
          <w:p w14:paraId="62A2F854" w14:textId="69CA948A" w:rsidR="001B3542" w:rsidRDefault="001B3542" w:rsidP="001B3542">
            <w:pPr>
              <w:pStyle w:val="FHWATableColumnHeading"/>
              <w:rPr>
                <w:lang w:bidi="en-US"/>
              </w:rPr>
            </w:pPr>
            <w:r w:rsidRPr="00DF7849">
              <w:t>Roadway Element</w:t>
            </w:r>
          </w:p>
        </w:tc>
        <w:tc>
          <w:tcPr>
            <w:tcW w:w="3168" w:type="dxa"/>
          </w:tcPr>
          <w:p w14:paraId="211DA1D5" w14:textId="1BB15DF5" w:rsidR="001B3542" w:rsidRDefault="001B3542" w:rsidP="001B3542">
            <w:pPr>
              <w:pStyle w:val="FHWATableColumnHeading"/>
              <w:rPr>
                <w:lang w:bidi="en-US"/>
              </w:rPr>
            </w:pPr>
            <w:r w:rsidRPr="00DF7849">
              <w:t>Definition or Scope</w:t>
            </w:r>
          </w:p>
        </w:tc>
        <w:tc>
          <w:tcPr>
            <w:tcW w:w="4032" w:type="dxa"/>
          </w:tcPr>
          <w:p w14:paraId="08D630C3" w14:textId="764F71AD" w:rsidR="001B3542" w:rsidRDefault="001B3542" w:rsidP="001B3542">
            <w:pPr>
              <w:pStyle w:val="FHWATableColumnHeading"/>
              <w:rPr>
                <w:lang w:bidi="en-US"/>
              </w:rPr>
            </w:pPr>
            <w:r w:rsidRPr="00DF7849">
              <w:t xml:space="preserve">Relevance to </w:t>
            </w:r>
            <w:ins w:id="498" w:author="Bedsole, Lisa K. [US-US]" w:date="2026-06-24T09:55:00Z" w16du:dateUtc="2026-06-24T13:55:00Z">
              <w:r w:rsidR="008B660B" w:rsidRPr="00C920D4">
                <w:t xml:space="preserve">Automated Driving Systems </w:t>
              </w:r>
              <w:r w:rsidR="008B660B">
                <w:t>(</w:t>
              </w:r>
            </w:ins>
            <w:r w:rsidRPr="00DF7849">
              <w:t>ADS</w:t>
            </w:r>
            <w:ins w:id="499" w:author="Bedsole, Lisa K. [US-US]" w:date="2026-06-24T09:55:00Z" w16du:dateUtc="2026-06-24T13:55:00Z">
              <w:r w:rsidR="008B660B">
                <w:t>)</w:t>
              </w:r>
            </w:ins>
            <w:r w:rsidRPr="00DF7849">
              <w:t xml:space="preserve"> Readiness</w:t>
            </w:r>
          </w:p>
        </w:tc>
      </w:tr>
      <w:tr w:rsidR="001B3542" w14:paraId="39557DA6" w14:textId="77777777" w:rsidTr="00BE712F">
        <w:tc>
          <w:tcPr>
            <w:tcW w:w="2016" w:type="dxa"/>
          </w:tcPr>
          <w:p w14:paraId="16A38252" w14:textId="66EA4E23" w:rsidR="001B3542" w:rsidRDefault="001B3542" w:rsidP="001B3542">
            <w:pPr>
              <w:pStyle w:val="FHWATableBodyText"/>
              <w:rPr>
                <w:lang w:bidi="en-US"/>
              </w:rPr>
            </w:pPr>
            <w:r w:rsidRPr="00DF7849">
              <w:t>Pavement surfaces</w:t>
            </w:r>
          </w:p>
        </w:tc>
        <w:tc>
          <w:tcPr>
            <w:tcW w:w="3168" w:type="dxa"/>
          </w:tcPr>
          <w:p w14:paraId="19CB4774" w14:textId="45C47034" w:rsidR="001B3542" w:rsidRDefault="001B3542" w:rsidP="001B3542">
            <w:pPr>
              <w:pStyle w:val="FHWATableBodyText"/>
              <w:rPr>
                <w:lang w:bidi="en-US"/>
              </w:rPr>
            </w:pPr>
            <w:r w:rsidRPr="00DF7849">
              <w:t>Travel surfaces used by vehicles and other roadway users, including paved and unpaved surfaces.</w:t>
            </w:r>
          </w:p>
        </w:tc>
        <w:tc>
          <w:tcPr>
            <w:tcW w:w="4032" w:type="dxa"/>
          </w:tcPr>
          <w:p w14:paraId="2680E171" w14:textId="1C114C6A" w:rsidR="001B3542" w:rsidRDefault="001B3542" w:rsidP="001B3542">
            <w:pPr>
              <w:pStyle w:val="FHWATableBodyText"/>
              <w:rPr>
                <w:lang w:bidi="en-US"/>
              </w:rPr>
            </w:pPr>
            <w:r w:rsidRPr="00DF7849">
              <w:t>Surface condition can affect vehicle control, ride quality, sensor noise, and the ability to detect surface features used for perception or localization.</w:t>
            </w:r>
          </w:p>
        </w:tc>
      </w:tr>
      <w:tr w:rsidR="001B3542" w14:paraId="0D68CF67" w14:textId="77777777" w:rsidTr="00BE712F">
        <w:tc>
          <w:tcPr>
            <w:tcW w:w="2016" w:type="dxa"/>
          </w:tcPr>
          <w:p w14:paraId="1FC21BBA" w14:textId="5EAD49F6" w:rsidR="001B3542" w:rsidRDefault="001B3542" w:rsidP="001B3542">
            <w:pPr>
              <w:pStyle w:val="FHWATableBodyText"/>
              <w:rPr>
                <w:lang w:bidi="en-US"/>
              </w:rPr>
            </w:pPr>
            <w:r w:rsidRPr="00DF7849">
              <w:t>Pavement markings</w:t>
            </w:r>
          </w:p>
        </w:tc>
        <w:tc>
          <w:tcPr>
            <w:tcW w:w="3168" w:type="dxa"/>
          </w:tcPr>
          <w:p w14:paraId="74AE80EA" w14:textId="38FB38D6" w:rsidR="001B3542" w:rsidRDefault="001B3542" w:rsidP="001B3542">
            <w:pPr>
              <w:pStyle w:val="FHWATableBodyText"/>
              <w:rPr>
                <w:lang w:bidi="en-US"/>
              </w:rPr>
            </w:pPr>
            <w:r w:rsidRPr="00DF7849">
              <w:t>Surface-applied traffic control devices, including lane lines, edge lines, crosswalks, arrows, stop bars, and other markings.</w:t>
            </w:r>
          </w:p>
        </w:tc>
        <w:tc>
          <w:tcPr>
            <w:tcW w:w="4032" w:type="dxa"/>
          </w:tcPr>
          <w:p w14:paraId="659482BF" w14:textId="18C034C0" w:rsidR="001B3542" w:rsidRDefault="001B3542" w:rsidP="001B3542">
            <w:pPr>
              <w:pStyle w:val="FHWATableBodyText"/>
              <w:rPr>
                <w:lang w:bidi="en-US"/>
              </w:rPr>
            </w:pPr>
            <w:r w:rsidRPr="00DF7849">
              <w:t>Markings support lane-level perception, lane keeping, path interpretation, and identification of travel lanes, turning movements, and pedestrian crossings.</w:t>
            </w:r>
          </w:p>
        </w:tc>
      </w:tr>
      <w:tr w:rsidR="001B3542" w14:paraId="3E6ABEDA" w14:textId="77777777" w:rsidTr="00BE712F">
        <w:tc>
          <w:tcPr>
            <w:tcW w:w="2016" w:type="dxa"/>
          </w:tcPr>
          <w:p w14:paraId="52B24B60" w14:textId="20B45669" w:rsidR="001B3542" w:rsidRDefault="001B3542" w:rsidP="001B3542">
            <w:pPr>
              <w:pStyle w:val="FHWATableBodyText"/>
              <w:rPr>
                <w:lang w:bidi="en-US"/>
              </w:rPr>
            </w:pPr>
            <w:r w:rsidRPr="00DF7849">
              <w:t>Cross-section and geometry</w:t>
            </w:r>
          </w:p>
        </w:tc>
        <w:tc>
          <w:tcPr>
            <w:tcW w:w="3168" w:type="dxa"/>
          </w:tcPr>
          <w:p w14:paraId="1D029172" w14:textId="4163B783" w:rsidR="001B3542" w:rsidRDefault="001B3542" w:rsidP="001B3542">
            <w:pPr>
              <w:pStyle w:val="FHWATableBodyText"/>
              <w:rPr>
                <w:lang w:bidi="en-US"/>
              </w:rPr>
            </w:pPr>
            <w:r w:rsidRPr="00DF7849">
              <w:t>Physical roadway layout and geometric features, including lane width, shoulders, medians, curves, grades, ramps, and auxiliary lanes.</w:t>
            </w:r>
          </w:p>
        </w:tc>
        <w:tc>
          <w:tcPr>
            <w:tcW w:w="4032" w:type="dxa"/>
          </w:tcPr>
          <w:p w14:paraId="069287A7" w14:textId="2983ED5D" w:rsidR="001B3542" w:rsidRDefault="001B3542" w:rsidP="001B3542">
            <w:pPr>
              <w:pStyle w:val="FHWATableBodyText"/>
              <w:rPr>
                <w:lang w:bidi="en-US"/>
              </w:rPr>
            </w:pPr>
            <w:r w:rsidRPr="00DF7849">
              <w:t>Geometry affects path planning, lane positioning, sight distance, merge behavior, and the complexity of roadway navigation.</w:t>
            </w:r>
          </w:p>
        </w:tc>
      </w:tr>
      <w:tr w:rsidR="001B3542" w14:paraId="5667ADEF" w14:textId="77777777" w:rsidTr="00BE712F">
        <w:tc>
          <w:tcPr>
            <w:tcW w:w="2016" w:type="dxa"/>
          </w:tcPr>
          <w:p w14:paraId="6620DA28" w14:textId="4535DB48" w:rsidR="001B3542" w:rsidRDefault="001B3542" w:rsidP="001B3542">
            <w:pPr>
              <w:pStyle w:val="FHWATableBodyText"/>
              <w:rPr>
                <w:lang w:bidi="en-US"/>
              </w:rPr>
            </w:pPr>
            <w:r w:rsidRPr="00DF7849">
              <w:t>Traffic signals</w:t>
            </w:r>
          </w:p>
        </w:tc>
        <w:tc>
          <w:tcPr>
            <w:tcW w:w="3168" w:type="dxa"/>
          </w:tcPr>
          <w:p w14:paraId="155E311C" w14:textId="3E2A3279" w:rsidR="001B3542" w:rsidRDefault="001B3542" w:rsidP="001B3542">
            <w:pPr>
              <w:pStyle w:val="FHWATableBodyText"/>
              <w:rPr>
                <w:lang w:bidi="en-US"/>
              </w:rPr>
            </w:pPr>
            <w:r w:rsidRPr="00DF7849">
              <w:t>Power-operated traffic control devices used to assign right-of-way and direct traffic movements.</w:t>
            </w:r>
          </w:p>
        </w:tc>
        <w:tc>
          <w:tcPr>
            <w:tcW w:w="4032" w:type="dxa"/>
          </w:tcPr>
          <w:p w14:paraId="598ECD52" w14:textId="73DF1336" w:rsidR="001B3542" w:rsidRDefault="001B3542" w:rsidP="001B3542">
            <w:pPr>
              <w:pStyle w:val="FHWATableBodyText"/>
              <w:rPr>
                <w:lang w:bidi="en-US"/>
              </w:rPr>
            </w:pPr>
            <w:r w:rsidRPr="00DF7849">
              <w:t>Signal visibility, placement, phasing, and operating condition affect ADS interpretation of right-of-way and movement permissions.</w:t>
            </w:r>
          </w:p>
        </w:tc>
      </w:tr>
      <w:tr w:rsidR="001B3542" w14:paraId="636749CA" w14:textId="77777777" w:rsidTr="00BE712F">
        <w:tc>
          <w:tcPr>
            <w:tcW w:w="2016" w:type="dxa"/>
          </w:tcPr>
          <w:p w14:paraId="08E9591F" w14:textId="4FF0F4DA" w:rsidR="001B3542" w:rsidRDefault="001B3542" w:rsidP="001B3542">
            <w:pPr>
              <w:pStyle w:val="FHWATableBodyText"/>
              <w:rPr>
                <w:lang w:bidi="en-US"/>
              </w:rPr>
            </w:pPr>
            <w:r w:rsidRPr="00DF7849">
              <w:t>Traffic signs</w:t>
            </w:r>
          </w:p>
        </w:tc>
        <w:tc>
          <w:tcPr>
            <w:tcW w:w="3168" w:type="dxa"/>
          </w:tcPr>
          <w:p w14:paraId="7B0C9E4D" w14:textId="69EE414F" w:rsidR="001B3542" w:rsidRDefault="001B3542" w:rsidP="001B3542">
            <w:pPr>
              <w:pStyle w:val="FHWATableBodyText"/>
              <w:rPr>
                <w:lang w:bidi="en-US"/>
              </w:rPr>
            </w:pPr>
            <w:r w:rsidRPr="00DF7849">
              <w:t>Traffic control devices that communicate regulatory, warning, guide, construction, school zone, service, or incident-related information.</w:t>
            </w:r>
          </w:p>
        </w:tc>
        <w:tc>
          <w:tcPr>
            <w:tcW w:w="4032" w:type="dxa"/>
          </w:tcPr>
          <w:p w14:paraId="2E21D7F9" w14:textId="744C6609" w:rsidR="001B3542" w:rsidRDefault="001B3542" w:rsidP="001B3542">
            <w:pPr>
              <w:pStyle w:val="FHWATableBodyText"/>
              <w:rPr>
                <w:lang w:bidi="en-US"/>
              </w:rPr>
            </w:pPr>
            <w:r w:rsidRPr="00DF7849">
              <w:t>Sign visibility, placement, condition, and message clarity affect ADS understanding of speed limits, restrictions, warnings, routing, and roadway rules.</w:t>
            </w:r>
          </w:p>
        </w:tc>
      </w:tr>
      <w:tr w:rsidR="001B3542" w14:paraId="51B7EFE2" w14:textId="77777777" w:rsidTr="00BE712F">
        <w:tc>
          <w:tcPr>
            <w:tcW w:w="2016" w:type="dxa"/>
          </w:tcPr>
          <w:p w14:paraId="0C86BE86" w14:textId="31F36E84" w:rsidR="001B3542" w:rsidRDefault="001B3542" w:rsidP="001B3542">
            <w:pPr>
              <w:pStyle w:val="FHWATableBodyText"/>
              <w:rPr>
                <w:lang w:bidi="en-US"/>
              </w:rPr>
            </w:pPr>
            <w:r w:rsidRPr="00DF7849">
              <w:t>Lighting systems</w:t>
            </w:r>
          </w:p>
        </w:tc>
        <w:tc>
          <w:tcPr>
            <w:tcW w:w="3168" w:type="dxa"/>
          </w:tcPr>
          <w:p w14:paraId="2847E2FD" w14:textId="62E3928C" w:rsidR="001B3542" w:rsidRDefault="001B3542" w:rsidP="001B3542">
            <w:pPr>
              <w:pStyle w:val="FHWATableBodyText"/>
              <w:rPr>
                <w:lang w:bidi="en-US"/>
              </w:rPr>
            </w:pPr>
            <w:r w:rsidRPr="00DF7849">
              <w:t>Infrastructure intended to illuminate the roadway environment during nighttime or low-light conditions.</w:t>
            </w:r>
          </w:p>
        </w:tc>
        <w:tc>
          <w:tcPr>
            <w:tcW w:w="4032" w:type="dxa"/>
          </w:tcPr>
          <w:p w14:paraId="68DBC240" w14:textId="4F79E178" w:rsidR="001B3542" w:rsidRDefault="001B3542" w:rsidP="001B3542">
            <w:pPr>
              <w:pStyle w:val="FHWATableBodyText"/>
              <w:rPr>
                <w:lang w:bidi="en-US"/>
              </w:rPr>
            </w:pPr>
            <w:r w:rsidRPr="00DF7849">
              <w:t>Lighting affects camera-based perception, visibility of roadway elements, object detection, and consistency of nighttime ADS performance.</w:t>
            </w:r>
          </w:p>
        </w:tc>
      </w:tr>
      <w:tr w:rsidR="001B3542" w14:paraId="15A75518" w14:textId="77777777" w:rsidTr="00BE712F">
        <w:tc>
          <w:tcPr>
            <w:tcW w:w="2016" w:type="dxa"/>
          </w:tcPr>
          <w:p w14:paraId="187A9AC1" w14:textId="11CBA5EB" w:rsidR="001B3542" w:rsidRDefault="001B3542" w:rsidP="001B3542">
            <w:pPr>
              <w:pStyle w:val="FHWATableBodyText"/>
              <w:rPr>
                <w:lang w:bidi="en-US"/>
              </w:rPr>
            </w:pPr>
            <w:r w:rsidRPr="00DF7849">
              <w:t>Roadway structures</w:t>
            </w:r>
          </w:p>
        </w:tc>
        <w:tc>
          <w:tcPr>
            <w:tcW w:w="3168" w:type="dxa"/>
          </w:tcPr>
          <w:p w14:paraId="328F95F0" w14:textId="4CA8DC5F" w:rsidR="001B3542" w:rsidRDefault="001B3542" w:rsidP="001B3542">
            <w:pPr>
              <w:pStyle w:val="FHWATableBodyText"/>
              <w:rPr>
                <w:lang w:bidi="en-US"/>
              </w:rPr>
            </w:pPr>
            <w:r w:rsidRPr="00DF7849">
              <w:t>Bridges, tunnels, overpasses, gantries, culverts, retaining walls, and similar infrastructure.</w:t>
            </w:r>
          </w:p>
        </w:tc>
        <w:tc>
          <w:tcPr>
            <w:tcW w:w="4032" w:type="dxa"/>
          </w:tcPr>
          <w:p w14:paraId="4977D807" w14:textId="051B049A" w:rsidR="001B3542" w:rsidRDefault="001B3542" w:rsidP="001B3542">
            <w:pPr>
              <w:pStyle w:val="FHWATableBodyText"/>
              <w:rPr>
                <w:lang w:bidi="en-US"/>
              </w:rPr>
            </w:pPr>
            <w:r w:rsidRPr="00DF7849">
              <w:t>Structures can affect localization, line of sight, clearance, lane availability, sensor performance, and operational constraints.</w:t>
            </w:r>
          </w:p>
        </w:tc>
      </w:tr>
    </w:tbl>
    <w:p w14:paraId="4F78374F" w14:textId="57E8E210" w:rsidR="00A81343" w:rsidDel="008B660B" w:rsidRDefault="00A81343" w:rsidP="00A81343">
      <w:pPr>
        <w:pStyle w:val="FHWANote"/>
        <w:spacing w:before="60"/>
        <w:rPr>
          <w:del w:id="500" w:author="Bedsole, Lisa K. [US-US]" w:date="2026-06-24T09:55:00Z" w16du:dateUtc="2026-06-24T13:55:00Z"/>
        </w:rPr>
      </w:pPr>
    </w:p>
    <w:p w14:paraId="79FBA9BA" w14:textId="2056843E" w:rsidR="00160F9B" w:rsidRDefault="004439FB" w:rsidP="00BE712F">
      <w:pPr>
        <w:pStyle w:val="FHWABody"/>
        <w:spacing w:before="240"/>
      </w:pPr>
      <w:r w:rsidRPr="004439FB">
        <w:t>Although all seven roadway elements are relevant to ADS readiness, this report applies the framework to pavement markings. Pavement markings were selected for the pilot analysis because they are visible in roadway imagery and are relevant to lane-level perception, lane tracking, and path interpretation.</w:t>
      </w:r>
    </w:p>
    <w:p w14:paraId="19000F66" w14:textId="77777777" w:rsidR="00117479" w:rsidRDefault="00117479" w:rsidP="00117479">
      <w:pPr>
        <w:pStyle w:val="FHWAH2"/>
      </w:pPr>
      <w:del w:id="501" w:author="Bedsole, Lisa K. [US-US]" w:date="2026-06-25T07:56:00Z" w16du:dateUtc="2026-06-25T11:56:00Z">
        <w:r>
          <w:lastRenderedPageBreak/>
          <w:delText xml:space="preserve">1.2.2 </w:delText>
        </w:r>
      </w:del>
      <w:bookmarkStart w:id="502" w:name="_Toc233357883"/>
      <w:r>
        <w:t>Infrastructure Attributes Used for Evaluation</w:t>
      </w:r>
      <w:bookmarkEnd w:id="502"/>
    </w:p>
    <w:p w14:paraId="495DFB05" w14:textId="77777777" w:rsidR="00514E6D" w:rsidRDefault="00117479" w:rsidP="00117479">
      <w:pPr>
        <w:pStyle w:val="FHWABody"/>
        <w:rPr>
          <w:ins w:id="503" w:author="Soleimaniamiri, Saeid [US-IR]" w:date="2026-06-25T10:57:00Z" w16du:dateUtc="2026-06-25T14:57:00Z"/>
        </w:rPr>
      </w:pPr>
      <w:r>
        <w:t>The previous phase also identified four infrastructure attributes for evaluating roadway elements:</w:t>
      </w:r>
    </w:p>
    <w:p w14:paraId="47167706" w14:textId="619A401F" w:rsidR="00514E6D" w:rsidRDefault="00117479" w:rsidP="00BE712F">
      <w:pPr>
        <w:pStyle w:val="FHWABody"/>
        <w:numPr>
          <w:ilvl w:val="0"/>
          <w:numId w:val="52"/>
        </w:numPr>
        <w:rPr>
          <w:ins w:id="504" w:author="Soleimaniamiri, Saeid [US-IR]" w:date="2026-06-25T10:57:00Z" w16du:dateUtc="2026-06-25T14:57:00Z"/>
        </w:rPr>
      </w:pPr>
      <w:del w:id="505" w:author="Soleimaniamiri, Saeid [US-IR]" w:date="2026-06-25T10:57:00Z" w16du:dateUtc="2026-06-25T14:57:00Z">
        <w:r>
          <w:delText xml:space="preserve"> </w:delText>
        </w:r>
      </w:del>
      <w:ins w:id="506" w:author="Soleimaniamiri, Saeid [US-IR]" w:date="2026-06-25T11:10:00Z" w16du:dateUtc="2026-06-25T15:10:00Z">
        <w:r w:rsidR="00BE712F">
          <w:t>P</w:t>
        </w:r>
      </w:ins>
      <w:commentRangeStart w:id="507"/>
      <w:del w:id="508" w:author="Soleimaniamiri, Saeid [US-IR]" w:date="2026-06-25T11:10:00Z" w16du:dateUtc="2026-06-25T15:10:00Z">
        <w:r>
          <w:delText>p</w:delText>
        </w:r>
      </w:del>
      <w:r>
        <w:t>resence</w:t>
      </w:r>
    </w:p>
    <w:p w14:paraId="36CB2CE7" w14:textId="3E7BEA73" w:rsidR="00514E6D" w:rsidRDefault="00117479" w:rsidP="00BE712F">
      <w:pPr>
        <w:pStyle w:val="FHWABody"/>
        <w:numPr>
          <w:ilvl w:val="0"/>
          <w:numId w:val="52"/>
        </w:numPr>
        <w:rPr>
          <w:ins w:id="509" w:author="Soleimaniamiri, Saeid [US-IR]" w:date="2026-06-25T10:57:00Z" w16du:dateUtc="2026-06-25T14:57:00Z"/>
        </w:rPr>
      </w:pPr>
      <w:del w:id="510" w:author="Soleimaniamiri, Saeid [US-IR]" w:date="2026-06-25T10:57:00Z" w16du:dateUtc="2026-06-25T14:57:00Z">
        <w:r>
          <w:delText xml:space="preserve">, </w:delText>
        </w:r>
      </w:del>
      <w:ins w:id="511" w:author="Soleimaniamiri, Saeid [US-IR]" w:date="2026-06-25T11:10:00Z" w16du:dateUtc="2026-06-25T15:10:00Z">
        <w:r w:rsidR="00BE712F">
          <w:t>L</w:t>
        </w:r>
      </w:ins>
      <w:del w:id="512" w:author="Soleimaniamiri, Saeid [US-IR]" w:date="2026-06-25T11:10:00Z" w16du:dateUtc="2026-06-25T15:10:00Z">
        <w:r>
          <w:delText>l</w:delText>
        </w:r>
      </w:del>
      <w:r>
        <w:t>ocation</w:t>
      </w:r>
    </w:p>
    <w:p w14:paraId="70F9480D" w14:textId="52A35773" w:rsidR="00514E6D" w:rsidRDefault="00117479" w:rsidP="00BE712F">
      <w:pPr>
        <w:pStyle w:val="FHWABody"/>
        <w:numPr>
          <w:ilvl w:val="0"/>
          <w:numId w:val="52"/>
        </w:numPr>
        <w:rPr>
          <w:ins w:id="513" w:author="Soleimaniamiri, Saeid [US-IR]" w:date="2026-06-25T10:58:00Z" w16du:dateUtc="2026-06-25T14:58:00Z"/>
        </w:rPr>
      </w:pPr>
      <w:del w:id="514" w:author="Soleimaniamiri, Saeid [US-IR]" w:date="2026-06-25T10:57:00Z" w16du:dateUtc="2026-06-25T14:57:00Z">
        <w:r>
          <w:delText xml:space="preserve">, </w:delText>
        </w:r>
      </w:del>
      <w:ins w:id="515" w:author="Soleimaniamiri, Saeid [US-IR]" w:date="2026-06-25T11:10:00Z" w16du:dateUtc="2026-06-25T15:10:00Z">
        <w:r w:rsidR="00BE712F">
          <w:t>D</w:t>
        </w:r>
      </w:ins>
      <w:del w:id="516" w:author="Soleimaniamiri, Saeid [US-IR]" w:date="2026-06-25T11:10:00Z" w16du:dateUtc="2026-06-25T15:10:00Z">
        <w:r>
          <w:delText>d</w:delText>
        </w:r>
      </w:del>
      <w:r>
        <w:t>esign</w:t>
      </w:r>
      <w:ins w:id="517" w:author="Soleimaniamiri, Saeid [US-IR]" w:date="2026-06-25T10:58:00Z" w16du:dateUtc="2026-06-25T14:58:00Z">
        <w:r w:rsidR="00514E6D">
          <w:t>.</w:t>
        </w:r>
      </w:ins>
      <w:del w:id="518" w:author="Soleimaniamiri, Saeid [US-IR]" w:date="2026-06-25T10:58:00Z" w16du:dateUtc="2026-06-25T14:58:00Z">
        <w:r w:rsidDel="00514E6D">
          <w:delText xml:space="preserve">, </w:delText>
        </w:r>
      </w:del>
    </w:p>
    <w:p w14:paraId="73A99C2A" w14:textId="334FD6CB" w:rsidR="00514E6D" w:rsidRDefault="00117479" w:rsidP="00BE712F">
      <w:pPr>
        <w:pStyle w:val="FHWABody"/>
        <w:numPr>
          <w:ilvl w:val="0"/>
          <w:numId w:val="52"/>
        </w:numPr>
        <w:rPr>
          <w:ins w:id="519" w:author="Soleimaniamiri, Saeid [US-IR]" w:date="2026-06-25T10:57:00Z" w16du:dateUtc="2026-06-25T14:57:00Z"/>
        </w:rPr>
      </w:pPr>
      <w:del w:id="520" w:author="Soleimaniamiri, Saeid [US-IR]" w:date="2026-06-25T10:58:00Z" w16du:dateUtc="2026-06-25T14:58:00Z">
        <w:r>
          <w:delText xml:space="preserve">and </w:delText>
        </w:r>
      </w:del>
      <w:ins w:id="521" w:author="Soleimaniamiri, Saeid [US-IR]" w:date="2026-06-25T11:10:00Z" w16du:dateUtc="2026-06-25T15:10:00Z">
        <w:r w:rsidR="00BE712F">
          <w:t>S</w:t>
        </w:r>
      </w:ins>
      <w:del w:id="522" w:author="Soleimaniamiri, Saeid [US-IR]" w:date="2026-06-25T11:10:00Z" w16du:dateUtc="2026-06-25T15:10:00Z">
        <w:r>
          <w:delText>s</w:delText>
        </w:r>
      </w:del>
      <w:r>
        <w:t>tatus.</w:t>
      </w:r>
      <w:commentRangeEnd w:id="507"/>
      <w:r w:rsidR="00F91BCA">
        <w:rPr>
          <w:rStyle w:val="CommentReference"/>
          <w:sz w:val="24"/>
          <w:szCs w:val="24"/>
        </w:rPr>
        <w:commentReference w:id="507"/>
      </w:r>
    </w:p>
    <w:p w14:paraId="7A39D5E9" w14:textId="362CE713" w:rsidR="00117479" w:rsidRDefault="00117479" w:rsidP="00117479">
      <w:pPr>
        <w:pStyle w:val="FHWABody"/>
      </w:pPr>
      <w:del w:id="523" w:author="Soleimaniamiri, Saeid [US-IR]" w:date="2026-06-25T10:57:00Z" w16du:dateUtc="2026-06-25T14:57:00Z">
        <w:r>
          <w:delText xml:space="preserve"> </w:delText>
        </w:r>
      </w:del>
      <w:r>
        <w:t xml:space="preserve">These attributes provide a consistent way to describe </w:t>
      </w:r>
      <w:del w:id="524" w:author="Bedsole, Lisa K. [US-US]" w:date="2026-06-25T08:26:00Z" w16du:dateUtc="2026-06-25T12:26:00Z">
        <w:r>
          <w:delText xml:space="preserve">what </w:delText>
        </w:r>
      </w:del>
      <w:ins w:id="525" w:author="Bedsole, Lisa K. [US-US]" w:date="2026-06-25T08:26:00Z" w16du:dateUtc="2026-06-25T12:26:00Z">
        <w:r w:rsidR="00804F90">
          <w:t xml:space="preserve">the </w:t>
        </w:r>
      </w:ins>
      <w:r>
        <w:t xml:space="preserve">information </w:t>
      </w:r>
      <w:ins w:id="526" w:author="Bedsole, Lisa K. [US-US]" w:date="2026-06-25T08:26:00Z" w16du:dateUtc="2026-06-25T12:26:00Z">
        <w:r w:rsidR="00804F90">
          <w:t xml:space="preserve">that </w:t>
        </w:r>
      </w:ins>
      <w:r>
        <w:t>is available about a roadway element and how that information may be relevant to ADS operation.</w:t>
      </w:r>
    </w:p>
    <w:p w14:paraId="0AC240BA" w14:textId="7054BCDF" w:rsidR="00A81343" w:rsidRDefault="00DA0B42" w:rsidP="00117479">
      <w:pPr>
        <w:pStyle w:val="FHWABody"/>
      </w:pPr>
      <w:r>
        <w:fldChar w:fldCharType="begin"/>
      </w:r>
      <w:r>
        <w:instrText xml:space="preserve"> REF _Ref231348944 \h </w:instrText>
      </w:r>
      <w:r>
        <w:fldChar w:fldCharType="separate"/>
      </w:r>
      <w:r w:rsidRPr="00D961DB">
        <w:t xml:space="preserve">Table </w:t>
      </w:r>
      <w:r>
        <w:rPr>
          <w:noProof/>
        </w:rPr>
        <w:t>2</w:t>
      </w:r>
      <w:r>
        <w:fldChar w:fldCharType="end"/>
      </w:r>
      <w:r w:rsidR="00117479">
        <w:t xml:space="preserve"> summarizes the four attributes and explains how they apply to pavement markings in this pilot analysis.</w:t>
      </w:r>
    </w:p>
    <w:p w14:paraId="209FC0B4" w14:textId="49313903" w:rsidR="00F04CDC" w:rsidRPr="00D961DB" w:rsidRDefault="00F04CDC" w:rsidP="00F04CDC">
      <w:pPr>
        <w:pStyle w:val="FHWACaptionTable"/>
      </w:pPr>
      <w:bookmarkStart w:id="527" w:name="_Ref231348944"/>
      <w:bookmarkStart w:id="528" w:name="_Toc233357862"/>
      <w:r w:rsidRPr="00D961DB">
        <w:t xml:space="preserve">Table </w:t>
      </w:r>
      <w:r>
        <w:fldChar w:fldCharType="begin"/>
      </w:r>
      <w:r>
        <w:instrText>SEQ Table \* ARABIC</w:instrText>
      </w:r>
      <w:r>
        <w:fldChar w:fldCharType="separate"/>
      </w:r>
      <w:r w:rsidR="00715450">
        <w:rPr>
          <w:noProof/>
        </w:rPr>
        <w:t>2</w:t>
      </w:r>
      <w:r>
        <w:fldChar w:fldCharType="end"/>
      </w:r>
      <w:bookmarkEnd w:id="527"/>
      <w:r w:rsidRPr="00D961DB">
        <w:t xml:space="preserve">. </w:t>
      </w:r>
      <w:r w:rsidR="009B0535" w:rsidRPr="009B0535">
        <w:rPr>
          <w:lang w:bidi="en-US"/>
        </w:rPr>
        <w:t>Infrastructure attributes used to evaluate roadway elements.</w:t>
      </w:r>
      <w:bookmarkEnd w:id="528"/>
    </w:p>
    <w:tbl>
      <w:tblPr>
        <w:tblStyle w:val="FHWATableNormal"/>
        <w:tblW w:w="9504" w:type="dxa"/>
        <w:tblLook w:val="04A0" w:firstRow="1" w:lastRow="0" w:firstColumn="1" w:lastColumn="0" w:noHBand="0" w:noVBand="1"/>
      </w:tblPr>
      <w:tblGrid>
        <w:gridCol w:w="1440"/>
        <w:gridCol w:w="3600"/>
        <w:gridCol w:w="4464"/>
      </w:tblGrid>
      <w:tr w:rsidR="009B0535" w14:paraId="6A9D0FFD" w14:textId="77777777" w:rsidTr="00BE712F">
        <w:trPr>
          <w:cnfStyle w:val="100000000000" w:firstRow="1" w:lastRow="0" w:firstColumn="0" w:lastColumn="0" w:oddVBand="0" w:evenVBand="0" w:oddHBand="0" w:evenHBand="0" w:firstRowFirstColumn="0" w:firstRowLastColumn="0" w:lastRowFirstColumn="0" w:lastRowLastColumn="0"/>
          <w:trHeight w:val="674"/>
        </w:trPr>
        <w:tc>
          <w:tcPr>
            <w:tcW w:w="1440" w:type="dxa"/>
          </w:tcPr>
          <w:p w14:paraId="2BB06E5E" w14:textId="5B046925" w:rsidR="009B0535" w:rsidRDefault="009B0535" w:rsidP="009B0535">
            <w:pPr>
              <w:pStyle w:val="FHWATableColumnHeading"/>
              <w:rPr>
                <w:lang w:bidi="en-US"/>
              </w:rPr>
            </w:pPr>
            <w:r w:rsidRPr="0077705F">
              <w:t>Attribute</w:t>
            </w:r>
          </w:p>
        </w:tc>
        <w:tc>
          <w:tcPr>
            <w:tcW w:w="3600" w:type="dxa"/>
          </w:tcPr>
          <w:p w14:paraId="2A86CFBC" w14:textId="5342A5A1" w:rsidR="009B0535" w:rsidRDefault="009B0535" w:rsidP="009B0535">
            <w:pPr>
              <w:pStyle w:val="FHWATableColumnHeading"/>
              <w:rPr>
                <w:lang w:bidi="en-US"/>
              </w:rPr>
            </w:pPr>
            <w:r w:rsidRPr="0077705F">
              <w:t>General Meaning</w:t>
            </w:r>
          </w:p>
        </w:tc>
        <w:tc>
          <w:tcPr>
            <w:tcW w:w="4464" w:type="dxa"/>
          </w:tcPr>
          <w:p w14:paraId="10DC32FF" w14:textId="3ED8EEA0" w:rsidR="009B0535" w:rsidRDefault="009B0535" w:rsidP="009B0535">
            <w:pPr>
              <w:pStyle w:val="FHWATableColumnHeading"/>
              <w:rPr>
                <w:lang w:bidi="en-US"/>
              </w:rPr>
            </w:pPr>
            <w:r w:rsidRPr="0077705F">
              <w:t>Application to Pavement Markings</w:t>
            </w:r>
          </w:p>
        </w:tc>
      </w:tr>
      <w:tr w:rsidR="009B0535" w14:paraId="3B3B2014" w14:textId="77777777" w:rsidTr="00BE712F">
        <w:tc>
          <w:tcPr>
            <w:tcW w:w="1440" w:type="dxa"/>
          </w:tcPr>
          <w:p w14:paraId="267B5552" w14:textId="23474180" w:rsidR="009B0535" w:rsidRDefault="009B0535" w:rsidP="009B0535">
            <w:pPr>
              <w:pStyle w:val="FHWATableBodyText"/>
              <w:rPr>
                <w:lang w:bidi="en-US"/>
              </w:rPr>
            </w:pPr>
            <w:r w:rsidRPr="0077705F">
              <w:t>Presence</w:t>
            </w:r>
          </w:p>
        </w:tc>
        <w:tc>
          <w:tcPr>
            <w:tcW w:w="3600" w:type="dxa"/>
          </w:tcPr>
          <w:p w14:paraId="648500A8" w14:textId="7FA88903" w:rsidR="009B0535" w:rsidRDefault="009B0535" w:rsidP="009B0535">
            <w:pPr>
              <w:pStyle w:val="FHWATableBodyText"/>
              <w:rPr>
                <w:lang w:bidi="en-US"/>
              </w:rPr>
            </w:pPr>
            <w:r w:rsidRPr="0077705F">
              <w:t>Whether the roadway element exists and is available within the roadway environment.</w:t>
            </w:r>
          </w:p>
        </w:tc>
        <w:tc>
          <w:tcPr>
            <w:tcW w:w="4464" w:type="dxa"/>
          </w:tcPr>
          <w:p w14:paraId="5D770D03" w14:textId="7F9D3D29" w:rsidR="009B0535" w:rsidRDefault="009B0535" w:rsidP="009B0535">
            <w:pPr>
              <w:pStyle w:val="FHWATableBodyText"/>
              <w:rPr>
                <w:lang w:bidi="en-US"/>
              </w:rPr>
            </w:pPr>
            <w:r w:rsidRPr="0077705F">
              <w:t>Whether lane lines, edge lines, crosswalks, arrows, stop bars, or other pavement markings are visible in the imagery.</w:t>
            </w:r>
          </w:p>
        </w:tc>
      </w:tr>
      <w:tr w:rsidR="009B0535" w14:paraId="48EC83C8" w14:textId="77777777" w:rsidTr="00BE712F">
        <w:tc>
          <w:tcPr>
            <w:tcW w:w="1440" w:type="dxa"/>
          </w:tcPr>
          <w:p w14:paraId="664A7FFF" w14:textId="4E403E83" w:rsidR="009B0535" w:rsidRDefault="009B0535" w:rsidP="009B0535">
            <w:pPr>
              <w:pStyle w:val="FHWATableBodyText"/>
              <w:rPr>
                <w:lang w:bidi="en-US"/>
              </w:rPr>
            </w:pPr>
            <w:r w:rsidRPr="0077705F">
              <w:t>Location</w:t>
            </w:r>
          </w:p>
        </w:tc>
        <w:tc>
          <w:tcPr>
            <w:tcW w:w="3600" w:type="dxa"/>
          </w:tcPr>
          <w:p w14:paraId="531D4695" w14:textId="11AB01BB" w:rsidR="009B0535" w:rsidRDefault="009B0535" w:rsidP="009B0535">
            <w:pPr>
              <w:pStyle w:val="FHWATableBodyText"/>
              <w:rPr>
                <w:lang w:bidi="en-US"/>
              </w:rPr>
            </w:pPr>
            <w:r w:rsidRPr="0077705F">
              <w:t>Where the roadway element is positioned relative to the roadway, lanes, travel path, or surrounding infrastructure.</w:t>
            </w:r>
          </w:p>
        </w:tc>
        <w:tc>
          <w:tcPr>
            <w:tcW w:w="4464" w:type="dxa"/>
          </w:tcPr>
          <w:p w14:paraId="2529A004" w14:textId="686E2A1D" w:rsidR="009B0535" w:rsidRDefault="009B0535" w:rsidP="009B0535">
            <w:pPr>
              <w:pStyle w:val="FHWATableBodyText"/>
              <w:rPr>
                <w:lang w:bidi="en-US"/>
              </w:rPr>
            </w:pPr>
            <w:r w:rsidRPr="0077705F">
              <w:t>Whether markings can be associated with lane boundaries, travel lanes, intersections, merges, ramps, or other visible roadway contexts.</w:t>
            </w:r>
          </w:p>
        </w:tc>
      </w:tr>
      <w:tr w:rsidR="009B0535" w14:paraId="138D96A0" w14:textId="77777777" w:rsidTr="00BE712F">
        <w:tc>
          <w:tcPr>
            <w:tcW w:w="1440" w:type="dxa"/>
          </w:tcPr>
          <w:p w14:paraId="348870B0" w14:textId="655289CD" w:rsidR="009B0535" w:rsidRDefault="009B0535" w:rsidP="009B0535">
            <w:pPr>
              <w:pStyle w:val="FHWATableBodyText"/>
              <w:rPr>
                <w:lang w:bidi="en-US"/>
              </w:rPr>
            </w:pPr>
            <w:r w:rsidRPr="0077705F">
              <w:t>Design</w:t>
            </w:r>
          </w:p>
        </w:tc>
        <w:tc>
          <w:tcPr>
            <w:tcW w:w="3600" w:type="dxa"/>
          </w:tcPr>
          <w:p w14:paraId="7157F264" w14:textId="2A7D7390" w:rsidR="009B0535" w:rsidRDefault="009B0535" w:rsidP="009B0535">
            <w:pPr>
              <w:pStyle w:val="FHWATableBodyText"/>
              <w:rPr>
                <w:lang w:bidi="en-US"/>
              </w:rPr>
            </w:pPr>
            <w:r w:rsidRPr="0077705F">
              <w:t>The physical or operational characteristics of the element, such as type, configuration, pattern, dimensions, or placement.</w:t>
            </w:r>
          </w:p>
        </w:tc>
        <w:tc>
          <w:tcPr>
            <w:tcW w:w="4464" w:type="dxa"/>
          </w:tcPr>
          <w:p w14:paraId="55FADA17" w14:textId="29C718FB" w:rsidR="009B0535" w:rsidRDefault="009B0535" w:rsidP="009B0535">
            <w:pPr>
              <w:pStyle w:val="FHWATableBodyText"/>
              <w:rPr>
                <w:lang w:bidi="en-US"/>
              </w:rPr>
            </w:pPr>
            <w:r w:rsidRPr="0077705F">
              <w:t>Whether marking type, pattern, layout, continuity, and configuration can be interpreted from the image.</w:t>
            </w:r>
          </w:p>
        </w:tc>
      </w:tr>
      <w:tr w:rsidR="009B0535" w14:paraId="04B0B5D1" w14:textId="77777777" w:rsidTr="00BE712F">
        <w:tc>
          <w:tcPr>
            <w:tcW w:w="1440" w:type="dxa"/>
          </w:tcPr>
          <w:p w14:paraId="39D82BAD" w14:textId="56161B77" w:rsidR="009B0535" w:rsidRDefault="009B0535" w:rsidP="009B0535">
            <w:pPr>
              <w:pStyle w:val="FHWATableBodyText"/>
              <w:rPr>
                <w:lang w:bidi="en-US"/>
              </w:rPr>
            </w:pPr>
            <w:r w:rsidRPr="0077705F">
              <w:t>Status</w:t>
            </w:r>
          </w:p>
        </w:tc>
        <w:tc>
          <w:tcPr>
            <w:tcW w:w="3600" w:type="dxa"/>
          </w:tcPr>
          <w:p w14:paraId="3510647D" w14:textId="29288C9B" w:rsidR="009B0535" w:rsidRDefault="009B0535" w:rsidP="009B0535">
            <w:pPr>
              <w:pStyle w:val="FHWATableBodyText"/>
              <w:rPr>
                <w:lang w:bidi="en-US"/>
              </w:rPr>
            </w:pPr>
            <w:r w:rsidRPr="0077705F">
              <w:t>The current condition or operational state of the element.</w:t>
            </w:r>
          </w:p>
        </w:tc>
        <w:tc>
          <w:tcPr>
            <w:tcW w:w="4464" w:type="dxa"/>
          </w:tcPr>
          <w:p w14:paraId="50EBE4AE" w14:textId="13A6F120" w:rsidR="009B0535" w:rsidRDefault="009B0535" w:rsidP="009B0535">
            <w:pPr>
              <w:pStyle w:val="FHWATableBodyText"/>
              <w:rPr>
                <w:lang w:bidi="en-US"/>
              </w:rPr>
            </w:pPr>
            <w:r w:rsidRPr="0077705F">
              <w:t>Whether markings appear faded, missing, obscured, temporary, inconsistent, or otherwise difficult to detect from the available imagery.</w:t>
            </w:r>
          </w:p>
        </w:tc>
      </w:tr>
    </w:tbl>
    <w:p w14:paraId="261CB389" w14:textId="1C355888" w:rsidR="00F04CDC" w:rsidDel="008B660B" w:rsidRDefault="00F04CDC" w:rsidP="00F04CDC">
      <w:pPr>
        <w:pStyle w:val="FHWANote"/>
        <w:spacing w:before="60"/>
        <w:rPr>
          <w:del w:id="529" w:author="Bedsole, Lisa K. [US-US]" w:date="2026-06-24T09:55:00Z" w16du:dateUtc="2026-06-24T13:55:00Z"/>
        </w:rPr>
      </w:pPr>
    </w:p>
    <w:p w14:paraId="193FF219" w14:textId="7747FDA8" w:rsidR="00A81343" w:rsidRDefault="008D0133" w:rsidP="00BE712F">
      <w:pPr>
        <w:pStyle w:val="FHWABody"/>
        <w:spacing w:before="240"/>
      </w:pPr>
      <w:r w:rsidRPr="008D0133">
        <w:t>These attributes are useful for this report because they distinguish between different types of information that may or may not be available from public imagery. For example, an image may show that a lane line is present, but may not provide enough information to measure retroreflectivity or confirm whether the marking meets design standards. Similarly, an image may show faded or missing markings, but may not provide sufficient context to determine whether the condition is temporary, recurring, or representative of the broader roadway segment.</w:t>
      </w:r>
    </w:p>
    <w:p w14:paraId="5FBCAEB5" w14:textId="77777777" w:rsidR="007468F7" w:rsidRDefault="007468F7" w:rsidP="007468F7">
      <w:pPr>
        <w:pStyle w:val="FHWAH2"/>
      </w:pPr>
      <w:del w:id="530" w:author="Bedsole, Lisa K. [US-US]" w:date="2026-06-25T07:56:00Z" w16du:dateUtc="2026-06-25T11:56:00Z">
        <w:r>
          <w:lastRenderedPageBreak/>
          <w:delText xml:space="preserve">1.2.3 </w:delText>
        </w:r>
      </w:del>
      <w:bookmarkStart w:id="531" w:name="_Toc233357884"/>
      <w:r>
        <w:t>Operational Scenarios Relevant to ADS Performance</w:t>
      </w:r>
      <w:bookmarkEnd w:id="531"/>
    </w:p>
    <w:p w14:paraId="32114231" w14:textId="77777777" w:rsidR="007468F7" w:rsidRDefault="007468F7" w:rsidP="007468F7">
      <w:pPr>
        <w:pStyle w:val="FHWABody"/>
      </w:pPr>
      <w:r>
        <w:t>The previous phase also identified operational scenarios where roadway infrastructure may be especially important for ADS performance. These scenarios are important because ADS operation depends not only on individual roadway elements, but also on how those elements interact within specific roadway contexts. For example, pavement markings may be easier to interpret on a straight roadway segment than at an intersection, work zone, or complex merge area where markings, signs, geometry, and other road users interact.</w:t>
      </w:r>
    </w:p>
    <w:p w14:paraId="5559A6F3" w14:textId="629ACB65" w:rsidR="00A81343" w:rsidRDefault="00DA0B42" w:rsidP="007468F7">
      <w:pPr>
        <w:pStyle w:val="FHWABody"/>
      </w:pPr>
      <w:r>
        <w:fldChar w:fldCharType="begin"/>
      </w:r>
      <w:r>
        <w:instrText xml:space="preserve"> REF _Ref231348952 \h </w:instrText>
      </w:r>
      <w:r>
        <w:fldChar w:fldCharType="separate"/>
      </w:r>
      <w:r w:rsidRPr="00D961DB">
        <w:t xml:space="preserve">Table </w:t>
      </w:r>
      <w:r>
        <w:rPr>
          <w:noProof/>
        </w:rPr>
        <w:t>3</w:t>
      </w:r>
      <w:r>
        <w:fldChar w:fldCharType="end"/>
      </w:r>
      <w:r w:rsidR="007468F7">
        <w:t xml:space="preserve"> summarizes the operational scenarios carried forward from the previous phase and explains their relevance to the pavement marking pilot analysis.</w:t>
      </w:r>
    </w:p>
    <w:p w14:paraId="5EA74DC1" w14:textId="56E3139B" w:rsidR="009F5658" w:rsidRPr="00D961DB" w:rsidRDefault="009F5658" w:rsidP="009F5658">
      <w:pPr>
        <w:pStyle w:val="FHWACaptionTable"/>
      </w:pPr>
      <w:bookmarkStart w:id="532" w:name="_Ref231348952"/>
      <w:bookmarkStart w:id="533" w:name="_Toc233357863"/>
      <w:r w:rsidRPr="00D961DB">
        <w:t xml:space="preserve">Table </w:t>
      </w:r>
      <w:r>
        <w:fldChar w:fldCharType="begin"/>
      </w:r>
      <w:r>
        <w:instrText>SEQ Table \* ARABIC</w:instrText>
      </w:r>
      <w:r>
        <w:fldChar w:fldCharType="separate"/>
      </w:r>
      <w:r w:rsidR="00715450">
        <w:rPr>
          <w:noProof/>
        </w:rPr>
        <w:t>3</w:t>
      </w:r>
      <w:r>
        <w:fldChar w:fldCharType="end"/>
      </w:r>
      <w:bookmarkEnd w:id="532"/>
      <w:r w:rsidRPr="00D961DB">
        <w:t xml:space="preserve">. </w:t>
      </w:r>
      <w:r w:rsidR="00DA0B42" w:rsidRPr="00DA0B42">
        <w:rPr>
          <w:lang w:bidi="en-US"/>
        </w:rPr>
        <w:t>Operational scenarios relevant to ADS performance.</w:t>
      </w:r>
      <w:bookmarkEnd w:id="533"/>
    </w:p>
    <w:tbl>
      <w:tblPr>
        <w:tblStyle w:val="FHWATableNormal"/>
        <w:tblW w:w="9504" w:type="dxa"/>
        <w:tblLook w:val="04A0" w:firstRow="1" w:lastRow="0" w:firstColumn="1" w:lastColumn="0" w:noHBand="0" w:noVBand="1"/>
      </w:tblPr>
      <w:tblGrid>
        <w:gridCol w:w="2016"/>
        <w:gridCol w:w="3649"/>
        <w:gridCol w:w="3839"/>
      </w:tblGrid>
      <w:tr w:rsidR="00DA0B42" w14:paraId="45163495" w14:textId="77777777" w:rsidTr="00BE712F">
        <w:trPr>
          <w:cnfStyle w:val="100000000000" w:firstRow="1" w:lastRow="0" w:firstColumn="0" w:lastColumn="0" w:oddVBand="0" w:evenVBand="0" w:oddHBand="0" w:evenHBand="0" w:firstRowFirstColumn="0" w:firstRowLastColumn="0" w:lastRowFirstColumn="0" w:lastRowLastColumn="0"/>
          <w:trHeight w:val="674"/>
        </w:trPr>
        <w:tc>
          <w:tcPr>
            <w:tcW w:w="2016" w:type="dxa"/>
          </w:tcPr>
          <w:p w14:paraId="535EDBCD" w14:textId="602446F2" w:rsidR="00DA0B42" w:rsidRDefault="00DA0B42" w:rsidP="00DA0B42">
            <w:pPr>
              <w:pStyle w:val="FHWATableColumnHeading"/>
              <w:rPr>
                <w:lang w:bidi="en-US"/>
              </w:rPr>
            </w:pPr>
            <w:r w:rsidRPr="00BB1514">
              <w:t>Operational Scenario</w:t>
            </w:r>
          </w:p>
        </w:tc>
        <w:tc>
          <w:tcPr>
            <w:tcW w:w="3649" w:type="dxa"/>
          </w:tcPr>
          <w:p w14:paraId="79231685" w14:textId="5B6925F3" w:rsidR="00DA0B42" w:rsidRDefault="00DA0B42" w:rsidP="00DA0B42">
            <w:pPr>
              <w:pStyle w:val="FHWATableColumnHeading"/>
              <w:rPr>
                <w:lang w:bidi="en-US"/>
              </w:rPr>
            </w:pPr>
            <w:r w:rsidRPr="00BB1514">
              <w:t xml:space="preserve">Why the Scenario Is Relevant to </w:t>
            </w:r>
            <w:ins w:id="534" w:author="Bedsole, Lisa K. [US-US]" w:date="2026-06-24T09:56:00Z" w16du:dateUtc="2026-06-24T13:56:00Z">
              <w:r w:rsidR="008B660B" w:rsidRPr="00C920D4">
                <w:t>Automated Driving Systems</w:t>
              </w:r>
            </w:ins>
            <w:del w:id="535" w:author="Bedsole, Lisa K. [US-US]" w:date="2026-06-24T09:56:00Z" w16du:dateUtc="2026-06-24T13:56:00Z">
              <w:r w:rsidRPr="00BB1514" w:rsidDel="008B660B">
                <w:delText>ADS</w:delText>
              </w:r>
            </w:del>
          </w:p>
        </w:tc>
        <w:tc>
          <w:tcPr>
            <w:tcW w:w="3839" w:type="dxa"/>
          </w:tcPr>
          <w:p w14:paraId="5223DE5B" w14:textId="467AC5A3" w:rsidR="00DA0B42" w:rsidRDefault="00DA0B42" w:rsidP="00DA0B42">
            <w:pPr>
              <w:pStyle w:val="FHWATableColumnHeading"/>
              <w:rPr>
                <w:lang w:bidi="en-US"/>
              </w:rPr>
            </w:pPr>
            <w:r w:rsidRPr="00BB1514">
              <w:t>Relevance to Pavement Marking Analysis</w:t>
            </w:r>
          </w:p>
        </w:tc>
      </w:tr>
      <w:tr w:rsidR="00DA0B42" w14:paraId="6B7AC16C" w14:textId="77777777" w:rsidTr="00BE712F">
        <w:tc>
          <w:tcPr>
            <w:tcW w:w="2016" w:type="dxa"/>
          </w:tcPr>
          <w:p w14:paraId="7FEC04B4" w14:textId="6EFCCED6" w:rsidR="00DA0B42" w:rsidRDefault="00DA0B42" w:rsidP="00DA0B42">
            <w:pPr>
              <w:pStyle w:val="FHWATableBodyText"/>
              <w:rPr>
                <w:lang w:bidi="en-US"/>
              </w:rPr>
            </w:pPr>
            <w:r w:rsidRPr="00BB1514">
              <w:t>Intersections</w:t>
            </w:r>
          </w:p>
        </w:tc>
        <w:tc>
          <w:tcPr>
            <w:tcW w:w="3649" w:type="dxa"/>
          </w:tcPr>
          <w:p w14:paraId="1C7D5FA9" w14:textId="7397D2A9" w:rsidR="00DA0B42" w:rsidRDefault="00DA0B42" w:rsidP="00DA0B42">
            <w:pPr>
              <w:pStyle w:val="FHWATableBodyText"/>
              <w:rPr>
                <w:lang w:bidi="en-US"/>
              </w:rPr>
            </w:pPr>
            <w:r w:rsidRPr="00BB1514">
              <w:t>Intersections include multiple movements, changing right-of-way, vulnerable road users, traffic control devices, and complex lane configurations.</w:t>
            </w:r>
          </w:p>
        </w:tc>
        <w:tc>
          <w:tcPr>
            <w:tcW w:w="3839" w:type="dxa"/>
          </w:tcPr>
          <w:p w14:paraId="10CB8A06" w14:textId="2279A564" w:rsidR="00DA0B42" w:rsidRDefault="00DA0B42" w:rsidP="00DA0B42">
            <w:pPr>
              <w:pStyle w:val="FHWATableBodyText"/>
              <w:rPr>
                <w:lang w:bidi="en-US"/>
              </w:rPr>
            </w:pPr>
            <w:r w:rsidRPr="00BB1514">
              <w:t>Markings such as stop bars, turn arrows, lane lines, crosswalks, and guide lines can support path interpretation and movement decisions.</w:t>
            </w:r>
          </w:p>
        </w:tc>
      </w:tr>
      <w:tr w:rsidR="00DA0B42" w14:paraId="36AF4C29" w14:textId="77777777" w:rsidTr="00BE712F">
        <w:tc>
          <w:tcPr>
            <w:tcW w:w="2016" w:type="dxa"/>
          </w:tcPr>
          <w:p w14:paraId="5F5B43BE" w14:textId="2FCABAE1" w:rsidR="00DA0B42" w:rsidRDefault="00DA0B42" w:rsidP="00DA0B42">
            <w:pPr>
              <w:pStyle w:val="FHWATableBodyText"/>
              <w:rPr>
                <w:lang w:bidi="en-US"/>
              </w:rPr>
            </w:pPr>
            <w:r w:rsidRPr="00BB1514">
              <w:t>Roundabouts</w:t>
            </w:r>
          </w:p>
        </w:tc>
        <w:tc>
          <w:tcPr>
            <w:tcW w:w="3649" w:type="dxa"/>
          </w:tcPr>
          <w:p w14:paraId="4B42C570" w14:textId="52050E51" w:rsidR="00DA0B42" w:rsidRDefault="00DA0B42" w:rsidP="00DA0B42">
            <w:pPr>
              <w:pStyle w:val="FHWATableBodyText"/>
              <w:rPr>
                <w:lang w:bidi="en-US"/>
              </w:rPr>
            </w:pPr>
            <w:r w:rsidRPr="00BB1514">
              <w:t xml:space="preserve">Roundabouts </w:t>
            </w:r>
            <w:del w:id="536" w:author="Bedsole, Lisa K. [US-US]" w:date="2026-06-24T14:07:00Z" w16du:dateUtc="2026-06-24T18:07:00Z">
              <w:r w:rsidRPr="00BB1514">
                <w:delText xml:space="preserve">require </w:delText>
              </w:r>
            </w:del>
            <w:ins w:id="537" w:author="Bedsole, Lisa K. [US-US]" w:date="2026-06-24T14:07:00Z" w16du:dateUtc="2026-06-24T18:07:00Z">
              <w:r w:rsidR="005B7105">
                <w:t>entail</w:t>
              </w:r>
              <w:r w:rsidR="005B7105" w:rsidRPr="00BB1514">
                <w:t xml:space="preserve"> </w:t>
              </w:r>
            </w:ins>
            <w:r w:rsidRPr="00BB1514">
              <w:t>continuous navigation through curved geometry, yield-controlled entries, and circulating traffic.</w:t>
            </w:r>
          </w:p>
        </w:tc>
        <w:tc>
          <w:tcPr>
            <w:tcW w:w="3839" w:type="dxa"/>
          </w:tcPr>
          <w:p w14:paraId="5B9D255D" w14:textId="5C0ED691" w:rsidR="00DA0B42" w:rsidRDefault="00DA0B42" w:rsidP="00DA0B42">
            <w:pPr>
              <w:pStyle w:val="FHWATableBodyText"/>
              <w:rPr>
                <w:lang w:bidi="en-US"/>
              </w:rPr>
            </w:pPr>
            <w:r w:rsidRPr="00BB1514">
              <w:t>Lane markings, yield lines, crosswalks, and splitter island markings can affect lane positioning and entry/exit interpretation.</w:t>
            </w:r>
          </w:p>
        </w:tc>
      </w:tr>
      <w:tr w:rsidR="00DA0B42" w14:paraId="79014789" w14:textId="77777777" w:rsidTr="00BE712F">
        <w:tc>
          <w:tcPr>
            <w:tcW w:w="2016" w:type="dxa"/>
          </w:tcPr>
          <w:p w14:paraId="7E097F88" w14:textId="404A5630" w:rsidR="00DA0B42" w:rsidRDefault="00DA0B42" w:rsidP="00DA0B42">
            <w:pPr>
              <w:pStyle w:val="FHWATableBodyText"/>
              <w:rPr>
                <w:lang w:bidi="en-US"/>
              </w:rPr>
            </w:pPr>
            <w:r w:rsidRPr="00BB1514">
              <w:t>Ramps and merges</w:t>
            </w:r>
          </w:p>
        </w:tc>
        <w:tc>
          <w:tcPr>
            <w:tcW w:w="3649" w:type="dxa"/>
          </w:tcPr>
          <w:p w14:paraId="4D6E7EEA" w14:textId="7ED93D49" w:rsidR="00DA0B42" w:rsidRDefault="00DA0B42" w:rsidP="00DA0B42">
            <w:pPr>
              <w:pStyle w:val="FHWATableBodyText"/>
              <w:rPr>
                <w:lang w:bidi="en-US"/>
              </w:rPr>
            </w:pPr>
            <w:r w:rsidRPr="00BB1514">
              <w:t>Ramps and merge areas include speed differentials, lane transitions, acceleration and deceleration lanes, and changing geometry.</w:t>
            </w:r>
          </w:p>
        </w:tc>
        <w:tc>
          <w:tcPr>
            <w:tcW w:w="3839" w:type="dxa"/>
          </w:tcPr>
          <w:p w14:paraId="2307B040" w14:textId="6F110F28" w:rsidR="00DA0B42" w:rsidRDefault="00DA0B42" w:rsidP="00DA0B42">
            <w:pPr>
              <w:pStyle w:val="FHWATableBodyText"/>
              <w:rPr>
                <w:lang w:bidi="en-US"/>
              </w:rPr>
            </w:pPr>
            <w:r w:rsidRPr="00BB1514">
              <w:t>Lane lines, gore markings, edge lines, and merge-area markings can support lane tracking and path planning.</w:t>
            </w:r>
          </w:p>
        </w:tc>
      </w:tr>
      <w:tr w:rsidR="00DA0B42" w14:paraId="68EC5C89" w14:textId="77777777" w:rsidTr="00BE712F">
        <w:tc>
          <w:tcPr>
            <w:tcW w:w="2016" w:type="dxa"/>
          </w:tcPr>
          <w:p w14:paraId="41224D21" w14:textId="7C7F5243" w:rsidR="00DA0B42" w:rsidRDefault="00DA0B42" w:rsidP="00DA0B42">
            <w:pPr>
              <w:pStyle w:val="FHWATableBodyText"/>
              <w:rPr>
                <w:lang w:bidi="en-US"/>
              </w:rPr>
            </w:pPr>
            <w:r w:rsidRPr="00BB1514">
              <w:t>At-grade rail crossings</w:t>
            </w:r>
          </w:p>
        </w:tc>
        <w:tc>
          <w:tcPr>
            <w:tcW w:w="3649" w:type="dxa"/>
          </w:tcPr>
          <w:p w14:paraId="5BF5B64A" w14:textId="3B83C15C" w:rsidR="00DA0B42" w:rsidRDefault="00DA0B42" w:rsidP="00DA0B42">
            <w:pPr>
              <w:pStyle w:val="FHWATableBodyText"/>
              <w:rPr>
                <w:lang w:bidi="en-US"/>
              </w:rPr>
            </w:pPr>
            <w:r w:rsidRPr="00BB1514">
              <w:t>At-grade rail crossings combine roadway, rail, warning devices, and traffic control elements in a safety-critical setting.</w:t>
            </w:r>
          </w:p>
        </w:tc>
        <w:tc>
          <w:tcPr>
            <w:tcW w:w="3839" w:type="dxa"/>
          </w:tcPr>
          <w:p w14:paraId="7C5F23C6" w14:textId="489DCB5A" w:rsidR="00DA0B42" w:rsidRDefault="00DA0B42" w:rsidP="00DA0B42">
            <w:pPr>
              <w:pStyle w:val="FHWATableBodyText"/>
              <w:rPr>
                <w:lang w:bidi="en-US"/>
              </w:rPr>
            </w:pPr>
            <w:r w:rsidRPr="00BB1514">
              <w:t>Stop lines, crossing markings, lane lines, and related pavement markings can support recognition of the crossing area and stopping location.</w:t>
            </w:r>
          </w:p>
        </w:tc>
      </w:tr>
      <w:tr w:rsidR="00DA0B42" w14:paraId="46763343" w14:textId="77777777" w:rsidTr="00BE712F">
        <w:tc>
          <w:tcPr>
            <w:tcW w:w="2016" w:type="dxa"/>
          </w:tcPr>
          <w:p w14:paraId="4EA6EC7A" w14:textId="688F08DF" w:rsidR="00DA0B42" w:rsidRDefault="00DA0B42" w:rsidP="00DA0B42">
            <w:pPr>
              <w:pStyle w:val="FHWATableBodyText"/>
              <w:rPr>
                <w:lang w:bidi="en-US"/>
              </w:rPr>
            </w:pPr>
            <w:r w:rsidRPr="00BB1514">
              <w:t>Tolling stations</w:t>
            </w:r>
          </w:p>
        </w:tc>
        <w:tc>
          <w:tcPr>
            <w:tcW w:w="3649" w:type="dxa"/>
          </w:tcPr>
          <w:p w14:paraId="74CAF60F" w14:textId="5254304C" w:rsidR="00DA0B42" w:rsidRDefault="00DA0B42" w:rsidP="00DA0B42">
            <w:pPr>
              <w:pStyle w:val="FHWATableBodyText"/>
              <w:rPr>
                <w:lang w:bidi="en-US"/>
              </w:rPr>
            </w:pPr>
            <w:r w:rsidRPr="00BB1514">
              <w:t>Tolling areas may include lane assignment, channelization, gantries, booths, and transitions between open-road and controlled-lane environments.</w:t>
            </w:r>
          </w:p>
        </w:tc>
        <w:tc>
          <w:tcPr>
            <w:tcW w:w="3839" w:type="dxa"/>
          </w:tcPr>
          <w:p w14:paraId="294E9350" w14:textId="02CDB2EC" w:rsidR="00DA0B42" w:rsidRDefault="00DA0B42" w:rsidP="00DA0B42">
            <w:pPr>
              <w:pStyle w:val="FHWATableBodyText"/>
              <w:rPr>
                <w:lang w:bidi="en-US"/>
              </w:rPr>
            </w:pPr>
            <w:r w:rsidRPr="00BB1514">
              <w:t>Lane-use markings, channelization markings, and lane boundary markings can affect navigation through tolling areas.</w:t>
            </w:r>
          </w:p>
        </w:tc>
      </w:tr>
      <w:tr w:rsidR="00DA0B42" w14:paraId="1CB69410" w14:textId="77777777" w:rsidTr="00BE712F">
        <w:tc>
          <w:tcPr>
            <w:tcW w:w="2016" w:type="dxa"/>
          </w:tcPr>
          <w:p w14:paraId="36BB1D0F" w14:textId="2855BD03" w:rsidR="00DA0B42" w:rsidRDefault="00DA0B42" w:rsidP="00DA0B42">
            <w:pPr>
              <w:pStyle w:val="FHWATableBodyText"/>
              <w:rPr>
                <w:lang w:bidi="en-US"/>
              </w:rPr>
            </w:pPr>
            <w:r w:rsidRPr="00BB1514">
              <w:t>Work zones</w:t>
            </w:r>
          </w:p>
        </w:tc>
        <w:tc>
          <w:tcPr>
            <w:tcW w:w="3649" w:type="dxa"/>
          </w:tcPr>
          <w:p w14:paraId="43568E5C" w14:textId="7C40D52F" w:rsidR="00DA0B42" w:rsidRDefault="00DA0B42" w:rsidP="00DA0B42">
            <w:pPr>
              <w:pStyle w:val="FHWATableBodyText"/>
              <w:rPr>
                <w:lang w:bidi="en-US"/>
              </w:rPr>
            </w:pPr>
            <w:r w:rsidRPr="00BB1514">
              <w:t>Work zones often include temporary, changing, or non</w:t>
            </w:r>
            <w:del w:id="538" w:author="Bedsole, Lisa K. [US-US]" w:date="2026-06-24T14:24:00Z" w16du:dateUtc="2026-06-24T18:24:00Z">
              <w:r w:rsidRPr="00BB1514">
                <w:delText>-</w:delText>
              </w:r>
            </w:del>
            <w:r w:rsidRPr="00BB1514">
              <w:t>standard traffic control and roadway configurations.</w:t>
            </w:r>
          </w:p>
        </w:tc>
        <w:tc>
          <w:tcPr>
            <w:tcW w:w="3839" w:type="dxa"/>
          </w:tcPr>
          <w:p w14:paraId="6AA024F4" w14:textId="5E3F6CA6" w:rsidR="00DA0B42" w:rsidRDefault="00DA0B42" w:rsidP="00DA0B42">
            <w:pPr>
              <w:pStyle w:val="FHWATableBodyText"/>
              <w:rPr>
                <w:lang w:bidi="en-US"/>
              </w:rPr>
            </w:pPr>
            <w:r w:rsidRPr="00BB1514">
              <w:t>Temporary markings, removed or covered markings, conflicting markings, and channelization can create challenges for lane detection and path interpretation.</w:t>
            </w:r>
          </w:p>
        </w:tc>
      </w:tr>
      <w:tr w:rsidR="00DA0B42" w14:paraId="64ED530A" w14:textId="77777777" w:rsidTr="00BE712F">
        <w:tc>
          <w:tcPr>
            <w:tcW w:w="2016" w:type="dxa"/>
          </w:tcPr>
          <w:p w14:paraId="3F996AF4" w14:textId="423810D2" w:rsidR="00DA0B42" w:rsidRDefault="00DA0B42" w:rsidP="00DA0B42">
            <w:pPr>
              <w:pStyle w:val="FHWATableBodyText"/>
              <w:rPr>
                <w:lang w:bidi="en-US"/>
              </w:rPr>
            </w:pPr>
            <w:r w:rsidRPr="00BB1514">
              <w:t>Managed lanes</w:t>
            </w:r>
          </w:p>
        </w:tc>
        <w:tc>
          <w:tcPr>
            <w:tcW w:w="3649" w:type="dxa"/>
          </w:tcPr>
          <w:p w14:paraId="7BA8F5C4" w14:textId="7BEA0D12" w:rsidR="00DA0B42" w:rsidRDefault="00DA0B42" w:rsidP="00DA0B42">
            <w:pPr>
              <w:pStyle w:val="FHWATableBodyText"/>
              <w:rPr>
                <w:lang w:bidi="en-US"/>
              </w:rPr>
            </w:pPr>
            <w:r w:rsidRPr="00BB1514">
              <w:t>Managed lanes include special-use lanes, access restrictions, lane separation, and variable operational rules.</w:t>
            </w:r>
          </w:p>
        </w:tc>
        <w:tc>
          <w:tcPr>
            <w:tcW w:w="3839" w:type="dxa"/>
          </w:tcPr>
          <w:p w14:paraId="1BE96C52" w14:textId="5D046200" w:rsidR="00DA0B42" w:rsidRDefault="00DA0B42" w:rsidP="00DA0B42">
            <w:pPr>
              <w:pStyle w:val="FHWATableBodyText"/>
              <w:rPr>
                <w:lang w:bidi="en-US"/>
              </w:rPr>
            </w:pPr>
            <w:r w:rsidRPr="00BB1514">
              <w:t>Lane markings, buffer markings, access markings, and pavement symbols can indicate lane use and access points.</w:t>
            </w:r>
          </w:p>
        </w:tc>
      </w:tr>
      <w:tr w:rsidR="00DA0B42" w14:paraId="0AAEB219" w14:textId="77777777" w:rsidTr="00BE712F">
        <w:tc>
          <w:tcPr>
            <w:tcW w:w="2016" w:type="dxa"/>
          </w:tcPr>
          <w:p w14:paraId="7F978AE2" w14:textId="0C307A96" w:rsidR="00DA0B42" w:rsidRDefault="00DA0B42" w:rsidP="00DA0B42">
            <w:pPr>
              <w:pStyle w:val="FHWATableBodyText"/>
              <w:rPr>
                <w:lang w:bidi="en-US"/>
              </w:rPr>
            </w:pPr>
            <w:r w:rsidRPr="00BB1514">
              <w:lastRenderedPageBreak/>
              <w:t>Rural or isolated roadways</w:t>
            </w:r>
          </w:p>
        </w:tc>
        <w:tc>
          <w:tcPr>
            <w:tcW w:w="3649" w:type="dxa"/>
          </w:tcPr>
          <w:p w14:paraId="73B801A6" w14:textId="3ADB8523" w:rsidR="00DA0B42" w:rsidRDefault="00DA0B42" w:rsidP="00DA0B42">
            <w:pPr>
              <w:pStyle w:val="FHWATableBodyText"/>
              <w:rPr>
                <w:lang w:bidi="en-US"/>
              </w:rPr>
            </w:pPr>
            <w:r w:rsidRPr="00BB1514">
              <w:t>Rural roads may have limited markings, inconsistent shoulders, lower lighting, and fewer supporting traffic control devices.</w:t>
            </w:r>
          </w:p>
        </w:tc>
        <w:tc>
          <w:tcPr>
            <w:tcW w:w="3839" w:type="dxa"/>
          </w:tcPr>
          <w:p w14:paraId="75243FC0" w14:textId="3B37B3AE" w:rsidR="00DA0B42" w:rsidRDefault="00DA0B42" w:rsidP="00DA0B42">
            <w:pPr>
              <w:pStyle w:val="FHWATableBodyText"/>
              <w:rPr>
                <w:lang w:bidi="en-US"/>
              </w:rPr>
            </w:pPr>
            <w:r w:rsidRPr="00BB1514">
              <w:t xml:space="preserve">Edge lines, centerlines, shoulder markings, and missing or faded markings can strongly affect lane-level interpretation in </w:t>
            </w:r>
            <w:del w:id="539" w:author="Bedsole, Lisa K. [US-US]" w:date="2026-06-25T08:32:00Z" w16du:dateUtc="2026-06-25T12:32:00Z">
              <w:r w:rsidRPr="00BB1514">
                <w:delText>these environments</w:delText>
              </w:r>
            </w:del>
            <w:ins w:id="540" w:author="Bedsole, Lisa K. [US-US]" w:date="2026-06-25T08:32:00Z" w16du:dateUtc="2026-06-25T12:32:00Z">
              <w:r w:rsidR="00F971DC">
                <w:t>rural or isolated roadway contexts</w:t>
              </w:r>
            </w:ins>
            <w:r w:rsidRPr="00BB1514">
              <w:t>.</w:t>
            </w:r>
          </w:p>
        </w:tc>
      </w:tr>
    </w:tbl>
    <w:p w14:paraId="6AF31A9B" w14:textId="45920F48" w:rsidR="009F5658" w:rsidDel="00F238DA" w:rsidRDefault="009F5658" w:rsidP="009F5658">
      <w:pPr>
        <w:pStyle w:val="FHWANote"/>
        <w:spacing w:before="60"/>
        <w:rPr>
          <w:del w:id="541" w:author="Bedsole, Lisa K. [US-US]" w:date="2026-06-24T09:56:00Z" w16du:dateUtc="2026-06-24T13:56:00Z"/>
        </w:rPr>
      </w:pPr>
    </w:p>
    <w:p w14:paraId="3F06CCB6" w14:textId="77777777" w:rsidR="00781EE6" w:rsidRDefault="00781EE6" w:rsidP="00BE712F">
      <w:pPr>
        <w:pStyle w:val="FHWABody"/>
        <w:spacing w:before="240"/>
      </w:pPr>
      <w:r>
        <w:t>These scenarios provide a useful framework for reviewing public imagery datasets and interpreting pilot analysis results. The pilot analysis does not attempt to evaluate every scenario in equal detail. Instead, it uses the scenario framework to determine whether selected datasets include roadway contexts that are relevant to ADS operation and to identify where public imagery may be insufficient for infrastructure readiness assessment.</w:t>
      </w:r>
    </w:p>
    <w:p w14:paraId="7FCF7A80" w14:textId="179F01B9" w:rsidR="00A81343" w:rsidRDefault="00781EE6" w:rsidP="00781EE6">
      <w:pPr>
        <w:pStyle w:val="FHWABody"/>
      </w:pPr>
      <w:r>
        <w:t>Together, the roadway elements, infrastructure attributes, and operational scenarios from the previous phase provide the foundation for this report. The pavement</w:t>
      </w:r>
      <w:ins w:id="542" w:author="Bedsole, Lisa K. [US-US]" w:date="2026-06-25T08:41:00Z" w16du:dateUtc="2026-06-25T12:41:00Z">
        <w:r w:rsidR="00355567">
          <w:t>-</w:t>
        </w:r>
      </w:ins>
      <w:del w:id="543" w:author="Bedsole, Lisa K. [US-US]" w:date="2026-06-25T08:41:00Z" w16du:dateUtc="2026-06-25T12:41:00Z">
        <w:r>
          <w:delText xml:space="preserve"> </w:delText>
        </w:r>
      </w:del>
      <w:r>
        <w:t xml:space="preserve">marking pilot analysis applies this foundation to one roadway element in order to evaluate the usefulness and limitations of </w:t>
      </w:r>
      <w:commentRangeStart w:id="544"/>
      <w:commentRangeStart w:id="545"/>
      <w:r>
        <w:t>publicly available</w:t>
      </w:r>
      <w:commentRangeEnd w:id="544"/>
      <w:r w:rsidR="00726F8A">
        <w:rPr>
          <w:rStyle w:val="CommentReference"/>
          <w:sz w:val="24"/>
          <w:szCs w:val="24"/>
        </w:rPr>
        <w:commentReference w:id="544"/>
      </w:r>
      <w:commentRangeEnd w:id="545"/>
      <w:r w:rsidR="00FF6BB3">
        <w:rPr>
          <w:rStyle w:val="CommentReference"/>
          <w:sz w:val="24"/>
          <w:szCs w:val="24"/>
        </w:rPr>
        <w:commentReference w:id="545"/>
      </w:r>
      <w:r>
        <w:t xml:space="preserve"> imagery</w:t>
      </w:r>
      <w:ins w:id="546" w:author="Soleimaniamiri, Saeid [US-IR]" w:date="2026-06-25T11:02:00Z" w16du:dateUtc="2026-06-25T15:02:00Z">
        <w:r>
          <w:t xml:space="preserve"> </w:t>
        </w:r>
      </w:ins>
      <w:ins w:id="547" w:author="Soleimaniamiri, Saeid [US-IR]" w:date="2026-06-25T11:02:00Z">
        <w:r w:rsidR="00FF6BB3" w:rsidRPr="00FF6BB3">
          <w:t>(hereafter referred to as public imagery data)</w:t>
        </w:r>
      </w:ins>
      <w:r>
        <w:t xml:space="preserve"> for infrastructure-focused ADS readiness assessment.</w:t>
      </w:r>
    </w:p>
    <w:p w14:paraId="51F73932" w14:textId="77777777" w:rsidR="00C94E6D" w:rsidRDefault="00C94E6D" w:rsidP="00C94E6D">
      <w:pPr>
        <w:pStyle w:val="FHWAH1"/>
      </w:pPr>
      <w:bookmarkStart w:id="548" w:name="_Toc224038051"/>
      <w:del w:id="549" w:author="Bedsole, Lisa K. [US-US]" w:date="2026-06-25T07:57:00Z" w16du:dateUtc="2026-06-25T11:57:00Z">
        <w:r>
          <w:delText xml:space="preserve">1.3 </w:delText>
        </w:r>
      </w:del>
      <w:bookmarkStart w:id="550" w:name="_Toc233357885"/>
      <w:r>
        <w:t>Objectives</w:t>
      </w:r>
      <w:bookmarkEnd w:id="548"/>
      <w:bookmarkEnd w:id="550"/>
    </w:p>
    <w:p w14:paraId="7B52461C" w14:textId="37CB76E2" w:rsidR="002543FD" w:rsidRDefault="00ED7A41" w:rsidP="002543FD">
      <w:pPr>
        <w:pStyle w:val="FHWABody"/>
      </w:pPr>
      <w:r w:rsidRPr="00ED7A41">
        <w:t>The objective of this study is to evaluate whether publicly available roadway imagery, combined with reference image processing methods, can support infrastructure-focused analysis of pavement markings relevant to ADS and ADAS readiness. The study builds on the previous dataset review by examining selected image datasets in more detail and assessing what pavement marking information can reasonably be observed, extracted, and interpreted from these data.</w:t>
      </w:r>
    </w:p>
    <w:p w14:paraId="1E58A792" w14:textId="7E3BD6F8" w:rsidR="002543FD" w:rsidRDefault="00ED7A41" w:rsidP="00AF58E0">
      <w:pPr>
        <w:pStyle w:val="FHWABody"/>
      </w:pPr>
      <w:r w:rsidRPr="00ED7A41">
        <w:t xml:space="preserve">This study focuses on pavement markings because they provide important information for lane-level perception, lane tracking, lateral positioning, and path interpretation in ADS and ADAS technologies </w:t>
      </w:r>
      <w:r w:rsidR="00AF58E0" w:rsidRPr="00AF58E0">
        <w:rPr>
          <w:highlight w:val="yellow"/>
        </w:rPr>
        <w:t>(Mihalj et al., 2022)</w:t>
      </w:r>
      <w:r w:rsidRPr="00ED7A41">
        <w:t xml:space="preserve">. </w:t>
      </w:r>
      <w:r w:rsidR="00173AAF" w:rsidRPr="00173AAF">
        <w:t>Pavement markings also provide a practical focus for a pilot analysis because they can be observed in roadway imagery across varied roadway and visual conditions.</w:t>
      </w:r>
    </w:p>
    <w:p w14:paraId="64B6B39F" w14:textId="3B64C6F2" w:rsidR="00111F1E" w:rsidRDefault="00ED7A41" w:rsidP="00111F1E">
      <w:pPr>
        <w:pStyle w:val="FHWABody"/>
      </w:pPr>
      <w:r w:rsidRPr="00ED7A41">
        <w:t>This analysis is not intended to replicate proprietary ADS or ADAS perception functions or directly assess how a specific ADS-equipped vehicle would process roadway imagery. Rather, it uses reference image processing methods to evaluate what pavement marking information can be derived from publicly available imagery and how that information may support infrastructure-focused assessments by FHWA, IOOs, and other transportation stakeholders.</w:t>
      </w:r>
    </w:p>
    <w:p w14:paraId="4A214835" w14:textId="2A03752F" w:rsidR="002543FD" w:rsidRDefault="002D0F64" w:rsidP="002543FD">
      <w:pPr>
        <w:pStyle w:val="FHWABody"/>
      </w:pPr>
      <w:r w:rsidRPr="002D0F64">
        <w:t>The specific objectives of this effort include the following:</w:t>
      </w:r>
    </w:p>
    <w:p w14:paraId="79DBED9F" w14:textId="50937243" w:rsidR="002543FD" w:rsidRDefault="00F57A49" w:rsidP="00BA17ED">
      <w:pPr>
        <w:pStyle w:val="FHWABody"/>
        <w:numPr>
          <w:ilvl w:val="0"/>
          <w:numId w:val="8"/>
        </w:numPr>
      </w:pPr>
      <w:r w:rsidRPr="00F57A49">
        <w:t>Identify and evaluate publicly available imagery datasets that contain roadway scenes with visible pavement markings.</w:t>
      </w:r>
    </w:p>
    <w:p w14:paraId="0537DAD6" w14:textId="6C81E634" w:rsidR="002543FD" w:rsidRDefault="00F57A49" w:rsidP="00BA17ED">
      <w:pPr>
        <w:pStyle w:val="FHWABody"/>
        <w:numPr>
          <w:ilvl w:val="0"/>
          <w:numId w:val="8"/>
        </w:numPr>
      </w:pPr>
      <w:r w:rsidRPr="00F57A49">
        <w:t>Select and apply a reference image processing approach capable of detecting or tracking lane markings within roadway imagery.</w:t>
      </w:r>
    </w:p>
    <w:p w14:paraId="4AD2F0C6" w14:textId="555EBD3F" w:rsidR="002543FD" w:rsidRDefault="00F57A49" w:rsidP="00BA17ED">
      <w:pPr>
        <w:pStyle w:val="FHWABody"/>
        <w:numPr>
          <w:ilvl w:val="0"/>
          <w:numId w:val="8"/>
        </w:numPr>
      </w:pPr>
      <w:r w:rsidRPr="00F57A49">
        <w:lastRenderedPageBreak/>
        <w:t>Develop an evaluation approach for assessing pavement marking visibility, continuity, layout, and condition-related characteristics that can be observed from imagery.</w:t>
      </w:r>
    </w:p>
    <w:p w14:paraId="21989D22" w14:textId="1AD03022" w:rsidR="002D4566" w:rsidRDefault="002D4566" w:rsidP="00BA17ED">
      <w:pPr>
        <w:pStyle w:val="FHWABody"/>
        <w:numPr>
          <w:ilvl w:val="0"/>
          <w:numId w:val="8"/>
        </w:numPr>
      </w:pPr>
      <w:r w:rsidRPr="002D4566">
        <w:t>Assess pavement markings captured within the selected datasets across different marking types, roadway contexts, and visible conditions.</w:t>
      </w:r>
    </w:p>
    <w:p w14:paraId="196BBC24" w14:textId="6547CCB6" w:rsidR="002543FD" w:rsidRDefault="002D4566" w:rsidP="00BA17ED">
      <w:pPr>
        <w:pStyle w:val="FHWABody"/>
        <w:numPr>
          <w:ilvl w:val="0"/>
          <w:numId w:val="8"/>
        </w:numPr>
      </w:pPr>
      <w:r w:rsidRPr="002D4566">
        <w:t>Evaluate the strengths and limitations of publicly available imagery for analyzing pavement markings relevant to ADS and ADAS readiness.</w:t>
      </w:r>
    </w:p>
    <w:p w14:paraId="551D6D3F" w14:textId="596F281B" w:rsidR="002543FD" w:rsidRDefault="002D4566" w:rsidP="00BA17ED">
      <w:pPr>
        <w:pStyle w:val="FHWABody"/>
        <w:numPr>
          <w:ilvl w:val="0"/>
          <w:numId w:val="8"/>
        </w:numPr>
      </w:pPr>
      <w:r w:rsidRPr="002D4566">
        <w:t>Conduct a pilot analysis to demonstrate how publicly available imagery and reference image processing methods can support pavement</w:t>
      </w:r>
      <w:del w:id="551" w:author="Bedsole, Lisa K. [US-US]" w:date="2026-06-25T08:39:00Z" w16du:dateUtc="2026-06-25T12:39:00Z">
        <w:r w:rsidRPr="002D4566">
          <w:delText xml:space="preserve"> </w:delText>
        </w:r>
      </w:del>
      <w:ins w:id="552" w:author="Bedsole, Lisa K. [US-US]" w:date="2026-06-25T08:39:00Z" w16du:dateUtc="2026-06-25T12:39:00Z">
        <w:r w:rsidR="001F29EE">
          <w:t>-</w:t>
        </w:r>
      </w:ins>
      <w:r w:rsidRPr="002D4566">
        <w:t>marking assessment</w:t>
      </w:r>
      <w:ins w:id="553" w:author="Bedsole, Lisa K. [US-US]" w:date="2026-06-25T08:38:00Z" w16du:dateUtc="2026-06-25T12:38:00Z">
        <w:r w:rsidR="00BC3ECA">
          <w:t>s</w:t>
        </w:r>
      </w:ins>
      <w:r w:rsidRPr="002D4566">
        <w:t xml:space="preserve"> in real-world roadway environments.</w:t>
      </w:r>
    </w:p>
    <w:p w14:paraId="145A11BA" w14:textId="6178F19E" w:rsidR="00C94E6D" w:rsidRDefault="002D4566" w:rsidP="002543FD">
      <w:pPr>
        <w:pStyle w:val="FHWABody"/>
      </w:pPr>
      <w:commentRangeStart w:id="554"/>
      <w:r w:rsidRPr="002D4566">
        <w:t xml:space="preserve">The results of this study </w:t>
      </w:r>
      <w:del w:id="555" w:author="Bedsole, Lisa K. [US-US]" w:date="2026-06-25T08:42:00Z" w16du:dateUtc="2026-06-25T12:42:00Z">
        <w:r w:rsidRPr="002D4566">
          <w:delText xml:space="preserve">are intended to </w:delText>
        </w:r>
      </w:del>
      <w:ins w:id="556" w:author="Bedsole, Lisa K. [US-US]" w:date="2026-06-25T08:42:00Z" w16du:dateUtc="2026-06-25T12:42:00Z">
        <w:r w:rsidR="004B5016">
          <w:t xml:space="preserve">will </w:t>
        </w:r>
      </w:ins>
      <w:r w:rsidRPr="002D4566">
        <w:t xml:space="preserve">inform </w:t>
      </w:r>
      <w:ins w:id="557" w:author="Bedsole, Lisa K. [US-US]" w:date="2026-06-25T08:42:00Z" w16du:dateUtc="2026-06-25T12:42:00Z">
        <w:r w:rsidR="00D22C03">
          <w:t xml:space="preserve">further </w:t>
        </w:r>
      </w:ins>
      <w:r w:rsidRPr="002D4566">
        <w:t xml:space="preserve">FHWA </w:t>
      </w:r>
      <w:ins w:id="558" w:author="Bedsole, Lisa K. [US-US]" w:date="2026-06-25T08:42:00Z" w16du:dateUtc="2026-06-25T12:42:00Z">
        <w:r w:rsidR="00D22C03">
          <w:t>research</w:t>
        </w:r>
        <w:r w:rsidRPr="002D4566">
          <w:t xml:space="preserve"> </w:t>
        </w:r>
      </w:ins>
      <w:r w:rsidRPr="002D4566">
        <w:t xml:space="preserve">on the feasibility and </w:t>
      </w:r>
      <w:del w:id="559" w:author="Soleimaniamiri, Saeid [US-IR]" w:date="2026-06-25T11:03:00Z" w16du:dateUtc="2026-06-25T15:03:00Z">
        <w:r w:rsidRPr="002D4566">
          <w:delText xml:space="preserve">potential </w:delText>
        </w:r>
      </w:del>
      <w:r w:rsidRPr="002D4566">
        <w:t>value of using public</w:t>
      </w:r>
      <w:del w:id="560" w:author="Soleimaniamiri, Saeid [US-IR]" w:date="2026-06-25T11:03:00Z" w16du:dateUtc="2026-06-25T15:03:00Z">
        <w:r w:rsidRPr="002D4566">
          <w:delText>ly</w:delText>
        </w:r>
      </w:del>
      <w:r w:rsidRPr="002D4566">
        <w:t xml:space="preserve"> </w:t>
      </w:r>
      <w:del w:id="561" w:author="Soleimaniamiri, Saeid [US-IR]" w:date="2026-06-25T11:03:00Z" w16du:dateUtc="2026-06-25T15:03:00Z">
        <w:r w:rsidRPr="002D4566">
          <w:delText xml:space="preserve">available </w:delText>
        </w:r>
      </w:del>
      <w:r w:rsidRPr="002D4566">
        <w:t>imagery data</w:t>
      </w:r>
      <w:del w:id="562" w:author="Soleimaniamiri, Saeid [US-IR]" w:date="2026-06-25T11:04:00Z" w16du:dateUtc="2026-06-25T15:04:00Z">
        <w:r w:rsidRPr="002D4566">
          <w:delText>sets</w:delText>
        </w:r>
      </w:del>
      <w:r w:rsidRPr="002D4566">
        <w:t xml:space="preserve"> to </w:t>
      </w:r>
      <w:del w:id="563" w:author="Soleimaniamiri, Saeid [US-IR]" w:date="2026-06-25T11:04:00Z" w16du:dateUtc="2026-06-25T15:04:00Z">
        <w:r w:rsidRPr="002D4566">
          <w:delText xml:space="preserve">support future </w:delText>
        </w:r>
      </w:del>
      <w:r w:rsidRPr="002D4566">
        <w:t>analy</w:t>
      </w:r>
      <w:del w:id="564" w:author="Soleimaniamiri, Saeid [US-IR]" w:date="2026-06-25T11:04:00Z" w16du:dateUtc="2026-06-25T15:04:00Z">
        <w:r w:rsidRPr="002D4566">
          <w:delText>ses</w:delText>
        </w:r>
      </w:del>
      <w:ins w:id="565" w:author="Soleimaniamiri, Saeid [US-IR]" w:date="2026-06-25T11:04:00Z" w16du:dateUtc="2026-06-25T15:04:00Z">
        <w:r w:rsidR="007531A4">
          <w:t>ze</w:t>
        </w:r>
      </w:ins>
      <w:r w:rsidRPr="002D4566">
        <w:t xml:space="preserve"> </w:t>
      </w:r>
      <w:del w:id="566" w:author="Soleimaniamiri, Saeid [US-IR]" w:date="2026-06-25T11:04:00Z" w16du:dateUtc="2026-06-25T15:04:00Z">
        <w:r w:rsidRPr="002D4566">
          <w:delText xml:space="preserve">of </w:delText>
        </w:r>
      </w:del>
      <w:r w:rsidRPr="002D4566">
        <w:t xml:space="preserve">pavement markings and </w:t>
      </w:r>
      <w:ins w:id="567" w:author="Soleimaniamiri, Saeid [US-IR]" w:date="2026-06-25T11:04:00Z" w16du:dateUtc="2026-06-25T15:04:00Z">
        <w:r w:rsidR="007531A4">
          <w:t xml:space="preserve">assess </w:t>
        </w:r>
      </w:ins>
      <w:r w:rsidRPr="002D4566">
        <w:t>their implications for ADS readiness.</w:t>
      </w:r>
      <w:commentRangeEnd w:id="554"/>
      <w:r w:rsidR="00095638">
        <w:rPr>
          <w:rStyle w:val="CommentReference"/>
          <w:sz w:val="24"/>
          <w:szCs w:val="24"/>
        </w:rPr>
        <w:commentReference w:id="554"/>
      </w:r>
    </w:p>
    <w:p w14:paraId="5E66C8E3" w14:textId="77777777" w:rsidR="00C94E6D" w:rsidRDefault="00C94E6D" w:rsidP="00C94E6D">
      <w:pPr>
        <w:pStyle w:val="FHWAH1"/>
      </w:pPr>
      <w:bookmarkStart w:id="568" w:name="_Toc224038052"/>
      <w:del w:id="569" w:author="Bedsole, Lisa K. [US-US]" w:date="2026-06-25T07:57:00Z" w16du:dateUtc="2026-06-25T11:57:00Z">
        <w:r w:rsidRPr="00EA307E">
          <w:delText xml:space="preserve">1.4 </w:delText>
        </w:r>
      </w:del>
      <w:bookmarkStart w:id="570" w:name="_Toc233357886"/>
      <w:r w:rsidRPr="00EA307E">
        <w:t>Approach Overview</w:t>
      </w:r>
      <w:bookmarkEnd w:id="568"/>
      <w:bookmarkEnd w:id="570"/>
    </w:p>
    <w:p w14:paraId="7824A8B2" w14:textId="77777777" w:rsidR="00AE7434" w:rsidRDefault="00AE7434" w:rsidP="00AE7434">
      <w:pPr>
        <w:pStyle w:val="FHWABody"/>
      </w:pPr>
      <w:r>
        <w:t>This study uses selected public roadway imagery and reference image processing methods to examine how pavement markings can be observed, processed, and compared across different roadway and visual conditions. The approach is designed to assess the potential value and limitations of existing imagery datasets for infrastructure-focused pavement marking analysis.</w:t>
      </w:r>
    </w:p>
    <w:p w14:paraId="16DBB266" w14:textId="77777777" w:rsidR="00AE7434" w:rsidRDefault="00AE7434" w:rsidP="00AE7434">
      <w:pPr>
        <w:pStyle w:val="FHWABody"/>
      </w:pPr>
      <w:r>
        <w:t>The study begins by identifying candidate public and publicly accessible image sources and screening sampled images based on roadway scenario, roadway context, pavement marking type or configuration, observed marking visibility, and lighting or weather condition. The screening process supports assembly of a pilot image set that includes variation in roadway and image conditions while documenting gaps in available dataset coverage.</w:t>
      </w:r>
    </w:p>
    <w:p w14:paraId="0FE71235" w14:textId="77777777" w:rsidR="00AE7434" w:rsidRDefault="00AE7434" w:rsidP="00AE7434">
      <w:pPr>
        <w:pStyle w:val="FHWABody"/>
      </w:pPr>
      <w:r>
        <w:t>The selected pilot images are organized in a common image-level structure that retains source information, available reference annotations, metadata, and screening group tags. Selected reference image processors are then applied to the prepared images. Where feasible, processor outputs and available reference annotations are converted into compatible lane-level representations to support consistent comparison across datasets and processors.</w:t>
      </w:r>
    </w:p>
    <w:p w14:paraId="21CE3F98" w14:textId="5F0C6E53" w:rsidR="008246A4" w:rsidRDefault="00AE7434" w:rsidP="00AE7434">
      <w:pPr>
        <w:pStyle w:val="FHWABody"/>
      </w:pPr>
      <w:r>
        <w:t xml:space="preserve">The pilot analysis combines quantitative evaluation, where compatible reference annotations are available, with visual review and qualitative documentation of processor outputs. The analysis examines pavement marking visibility, continuity, detectability, and related image-based characteristics across the selected image sources and screening groups. </w:t>
      </w:r>
      <w:ins w:id="571" w:author="Bedsole, Lisa K. [US-US]" w:date="2026-06-25T08:48:00Z" w16du:dateUtc="2026-06-25T12:48:00Z">
        <w:r w:rsidR="00845F3D">
          <w:t xml:space="preserve">The study uses the </w:t>
        </w:r>
      </w:ins>
      <w:del w:id="572" w:author="Bedsole, Lisa K. [US-US]" w:date="2026-06-25T08:48:00Z" w16du:dateUtc="2026-06-25T12:48:00Z">
        <w:r w:rsidDel="00845F3D">
          <w:delText>R</w:delText>
        </w:r>
      </w:del>
      <w:ins w:id="573" w:author="Bedsole, Lisa K. [US-US]" w:date="2026-06-25T08:48:00Z" w16du:dateUtc="2026-06-25T12:48:00Z">
        <w:r w:rsidR="00845F3D">
          <w:t>r</w:t>
        </w:r>
      </w:ins>
      <w:r>
        <w:t xml:space="preserve">esults </w:t>
      </w:r>
      <w:del w:id="574" w:author="Bedsole, Lisa K. [US-US]" w:date="2026-06-25T08:48:00Z" w16du:dateUtc="2026-06-25T12:48:00Z">
        <w:r>
          <w:delText xml:space="preserve">are used </w:delText>
        </w:r>
      </w:del>
      <w:r>
        <w:t>to identify observed patterns, limitations, and areas where additional imagery, field measurements, or controlled testing may be needed</w:t>
      </w:r>
      <w:r w:rsidR="00EA307E">
        <w:t>.</w:t>
      </w:r>
    </w:p>
    <w:p w14:paraId="2F14AEE2" w14:textId="2C06EBBF" w:rsidR="00FD08B2" w:rsidRDefault="00FD08B2" w:rsidP="00AE7434">
      <w:pPr>
        <w:pStyle w:val="FHWABody"/>
      </w:pPr>
      <w:r w:rsidRPr="00BE712F">
        <w:rPr>
          <w:highlight w:val="yellow"/>
        </w:rPr>
        <w:t>…</w:t>
      </w:r>
    </w:p>
    <w:p w14:paraId="29B30165" w14:textId="5A457B05" w:rsidR="00C94E6D" w:rsidRDefault="00C94E6D" w:rsidP="00C94E6D">
      <w:pPr>
        <w:pStyle w:val="FHWAH1"/>
      </w:pPr>
      <w:bookmarkStart w:id="575" w:name="_Toc224038053"/>
      <w:del w:id="576" w:author="Bedsole, Lisa K. [US-US]" w:date="2026-06-25T07:57:00Z" w16du:dateUtc="2026-06-25T11:57:00Z">
        <w:r>
          <w:delText xml:space="preserve">1.5 </w:delText>
        </w:r>
      </w:del>
      <w:bookmarkStart w:id="577" w:name="_Toc233357887"/>
      <w:r>
        <w:t>Intended Audience</w:t>
      </w:r>
      <w:bookmarkEnd w:id="575"/>
      <w:bookmarkEnd w:id="577"/>
    </w:p>
    <w:p w14:paraId="7DD0A32C" w14:textId="1D76B315" w:rsidR="00637169" w:rsidRDefault="00704BBD" w:rsidP="00637169">
      <w:pPr>
        <w:pStyle w:val="FHWABody"/>
      </w:pPr>
      <w:r w:rsidRPr="00704BBD">
        <w:t>The intended audience for this document includes the following:</w:t>
      </w:r>
    </w:p>
    <w:p w14:paraId="4810D482" w14:textId="4CABF55A" w:rsidR="00637169" w:rsidRDefault="002C3CF1" w:rsidP="00BA17ED">
      <w:pPr>
        <w:pStyle w:val="FHWABody"/>
        <w:numPr>
          <w:ilvl w:val="0"/>
          <w:numId w:val="9"/>
        </w:numPr>
      </w:pPr>
      <w:r w:rsidRPr="002C3CF1">
        <w:lastRenderedPageBreak/>
        <w:t>FHWA program managers and researchers involved in ADS-related research and infrastructure</w:t>
      </w:r>
      <w:del w:id="578" w:author="Bedsole, Lisa K. [US-US]" w:date="2026-06-25T08:48:00Z" w16du:dateUtc="2026-06-25T12:48:00Z">
        <w:r w:rsidRPr="002C3CF1">
          <w:delText xml:space="preserve"> </w:delText>
        </w:r>
      </w:del>
      <w:ins w:id="579" w:author="Bedsole, Lisa K. [US-US]" w:date="2026-06-25T08:48:00Z" w16du:dateUtc="2026-06-25T12:48:00Z">
        <w:r w:rsidR="00C9666B">
          <w:t>-</w:t>
        </w:r>
      </w:ins>
      <w:r w:rsidRPr="002C3CF1">
        <w:t>readiness efforts.</w:t>
      </w:r>
    </w:p>
    <w:p w14:paraId="48B54D14" w14:textId="40EFACD1" w:rsidR="00637169" w:rsidRDefault="002C3CF1" w:rsidP="00BA17ED">
      <w:pPr>
        <w:pStyle w:val="FHWABody"/>
        <w:numPr>
          <w:ilvl w:val="0"/>
          <w:numId w:val="9"/>
        </w:numPr>
      </w:pPr>
      <w:r w:rsidRPr="002C3CF1">
        <w:t>IOOs responsible for the design, operation, maintenance, and data management of roadway infrastructure that may support ADS deployment.</w:t>
      </w:r>
    </w:p>
    <w:p w14:paraId="6E5AC78A" w14:textId="355A9CB2" w:rsidR="00637169" w:rsidRDefault="002C3CF1" w:rsidP="00BA17ED">
      <w:pPr>
        <w:pStyle w:val="FHWABody"/>
        <w:numPr>
          <w:ilvl w:val="0"/>
          <w:numId w:val="9"/>
        </w:numPr>
      </w:pPr>
      <w:r w:rsidRPr="002C3CF1">
        <w:t>Researchers and analysts studying the relationship between roadway infrastructure characteristics and ADS perception, localization, and navigation.</w:t>
      </w:r>
    </w:p>
    <w:p w14:paraId="06219991" w14:textId="5FCE7F73" w:rsidR="00637169" w:rsidRDefault="002C3CF1" w:rsidP="00BA17ED">
      <w:pPr>
        <w:pStyle w:val="FHWABody"/>
        <w:numPr>
          <w:ilvl w:val="0"/>
          <w:numId w:val="9"/>
        </w:numPr>
      </w:pPr>
      <w:r w:rsidRPr="002C3CF1">
        <w:t>ADS and ADAS technology developers, including vehicle manufacturers and technology providers, interested in how roadway features such as pavement markings appear in real-world imagery datasets.</w:t>
      </w:r>
    </w:p>
    <w:p w14:paraId="534953C3" w14:textId="08C62778" w:rsidR="00C94E6D" w:rsidRDefault="002C3CF1" w:rsidP="00BA17ED">
      <w:pPr>
        <w:pStyle w:val="FHWABody"/>
        <w:numPr>
          <w:ilvl w:val="0"/>
          <w:numId w:val="9"/>
        </w:numPr>
      </w:pPr>
      <w:r w:rsidRPr="002C3CF1">
        <w:t>Other transportation stakeholders involved in evaluating infrastructure readiness, identifying data needs, or supporting future research related to ADS.</w:t>
      </w:r>
    </w:p>
    <w:p w14:paraId="3F1F3209" w14:textId="77777777" w:rsidR="00C94E6D" w:rsidRDefault="00C94E6D" w:rsidP="00C94E6D">
      <w:pPr>
        <w:pStyle w:val="FHWAH1"/>
      </w:pPr>
      <w:bookmarkStart w:id="580" w:name="_Toc224038054"/>
      <w:del w:id="581" w:author="Bedsole, Lisa K. [US-US]" w:date="2026-06-25T07:57:00Z" w16du:dateUtc="2026-06-25T11:57:00Z">
        <w:r w:rsidRPr="00195678">
          <w:delText xml:space="preserve">1.6 </w:delText>
        </w:r>
      </w:del>
      <w:bookmarkStart w:id="582" w:name="_Toc233357888"/>
      <w:r w:rsidRPr="00195678">
        <w:t>Document Structure</w:t>
      </w:r>
      <w:bookmarkEnd w:id="580"/>
      <w:bookmarkEnd w:id="582"/>
    </w:p>
    <w:p w14:paraId="7C574688" w14:textId="77777777" w:rsidR="00DC1182" w:rsidRDefault="00DC1182" w:rsidP="00DC1182">
      <w:pPr>
        <w:pStyle w:val="FHWABody"/>
      </w:pPr>
      <w:r>
        <w:t>The following provides an overview of the organization of this report:</w:t>
      </w:r>
    </w:p>
    <w:p w14:paraId="3B39CD23" w14:textId="3D151A88" w:rsidR="00DC1182" w:rsidRDefault="00DC1182" w:rsidP="00BA17ED">
      <w:pPr>
        <w:pStyle w:val="FHWABody"/>
        <w:numPr>
          <w:ilvl w:val="0"/>
          <w:numId w:val="10"/>
        </w:numPr>
      </w:pPr>
      <w:r w:rsidRPr="00CD5009">
        <w:rPr>
          <w:b/>
          <w:bCs/>
        </w:rPr>
        <w:t>Chapter 1</w:t>
      </w:r>
      <w:ins w:id="583" w:author="Bedsole, Lisa K. [US-US]" w:date="2026-06-24T09:57:00Z" w16du:dateUtc="2026-06-24T13:57:00Z">
        <w:r w:rsidR="005009BB">
          <w:rPr>
            <w:b/>
            <w:bCs/>
          </w:rPr>
          <w:t>.</w:t>
        </w:r>
      </w:ins>
      <w:r w:rsidRPr="00CD5009">
        <w:rPr>
          <w:b/>
          <w:bCs/>
        </w:rPr>
        <w:t xml:space="preserve"> </w:t>
      </w:r>
      <w:del w:id="584" w:author="Bedsole, Lisa K. [US-US]" w:date="2026-06-24T09:57:00Z" w16du:dateUtc="2026-06-24T13:57:00Z">
        <w:r w:rsidRPr="00CD5009" w:rsidDel="005009BB">
          <w:rPr>
            <w:b/>
            <w:bCs/>
          </w:rPr>
          <w:delText xml:space="preserve">– </w:delText>
        </w:r>
      </w:del>
      <w:r w:rsidRPr="00CD5009">
        <w:rPr>
          <w:b/>
          <w:bCs/>
        </w:rPr>
        <w:t>Introduction</w:t>
      </w:r>
      <w:del w:id="585" w:author="Bedsole, Lisa K. [US-US]" w:date="2026-06-24T09:57:00Z" w16du:dateUtc="2026-06-24T13:57:00Z">
        <w:r w:rsidRPr="00CD5009" w:rsidDel="005009BB">
          <w:rPr>
            <w:b/>
            <w:bCs/>
          </w:rPr>
          <w:delText>:</w:delText>
        </w:r>
      </w:del>
      <w:ins w:id="586" w:author="Bedsole, Lisa K. [US-US]" w:date="2026-06-24T09:57:00Z" w16du:dateUtc="2026-06-24T13:57:00Z">
        <w:r w:rsidR="005009BB">
          <w:rPr>
            <w:b/>
            <w:bCs/>
          </w:rPr>
          <w:t>—</w:t>
        </w:r>
      </w:ins>
      <w:del w:id="587" w:author="Bedsole, Lisa K. [US-US]" w:date="2026-06-24T09:57:00Z" w16du:dateUtc="2026-06-24T13:57:00Z">
        <w:r w:rsidDel="005009BB">
          <w:delText xml:space="preserve"> </w:delText>
        </w:r>
      </w:del>
      <w:r w:rsidR="00432F47" w:rsidRPr="00432F47">
        <w:t>Presents the project background, previous-phase findings, study objectives, overall approach, intended audience, and report organization.</w:t>
      </w:r>
    </w:p>
    <w:p w14:paraId="337F89C3" w14:textId="5B47F997" w:rsidR="00DC1182" w:rsidRDefault="00DC1182" w:rsidP="00BA17ED">
      <w:pPr>
        <w:pStyle w:val="FHWABody"/>
        <w:numPr>
          <w:ilvl w:val="0"/>
          <w:numId w:val="10"/>
        </w:numPr>
      </w:pPr>
      <w:r w:rsidRPr="00CD5009">
        <w:rPr>
          <w:b/>
          <w:bCs/>
        </w:rPr>
        <w:t>Chapter 2</w:t>
      </w:r>
      <w:ins w:id="588" w:author="Bedsole, Lisa K. [US-US]" w:date="2026-06-24T09:57:00Z" w16du:dateUtc="2026-06-24T13:57:00Z">
        <w:r w:rsidR="005009BB">
          <w:rPr>
            <w:b/>
            <w:bCs/>
          </w:rPr>
          <w:t>.</w:t>
        </w:r>
      </w:ins>
      <w:r w:rsidRPr="00CD5009">
        <w:rPr>
          <w:b/>
          <w:bCs/>
        </w:rPr>
        <w:t xml:space="preserve"> </w:t>
      </w:r>
      <w:del w:id="589" w:author="Bedsole, Lisa K. [US-US]" w:date="2026-06-24T09:57:00Z" w16du:dateUtc="2026-06-24T13:57:00Z">
        <w:r w:rsidRPr="00CD5009" w:rsidDel="005009BB">
          <w:rPr>
            <w:b/>
            <w:bCs/>
          </w:rPr>
          <w:delText xml:space="preserve">– </w:delText>
        </w:r>
      </w:del>
      <w:r w:rsidR="001D5F14" w:rsidRPr="001D5F14">
        <w:rPr>
          <w:b/>
          <w:bCs/>
        </w:rPr>
        <w:t>Pilot Image Sources and Pilot Dataset Preparation</w:t>
      </w:r>
      <w:ins w:id="590" w:author="Bedsole, Lisa K. [US-US]" w:date="2026-06-24T09:57:00Z" w16du:dateUtc="2026-06-24T13:57:00Z">
        <w:r w:rsidR="005009BB">
          <w:rPr>
            <w:b/>
            <w:bCs/>
          </w:rPr>
          <w:t>—</w:t>
        </w:r>
      </w:ins>
      <w:del w:id="591" w:author="Bedsole, Lisa K. [US-US]" w:date="2026-06-24T09:57:00Z" w16du:dateUtc="2026-06-24T13:57:00Z">
        <w:r w:rsidR="001D5F14" w:rsidRPr="001D5F14" w:rsidDel="005009BB">
          <w:rPr>
            <w:b/>
            <w:bCs/>
          </w:rPr>
          <w:delText>:</w:delText>
        </w:r>
        <w:r w:rsidDel="005009BB">
          <w:delText xml:space="preserve"> </w:delText>
        </w:r>
      </w:del>
      <w:r w:rsidR="00432F47" w:rsidRPr="00432F47">
        <w:t>Describes the public and publicly accessible image sources considered for the pilot analysis, the candidate image sources carried forward for review, the scenario- and condition-based screening approach, and the suitability and limitations of the available imagery.</w:t>
      </w:r>
    </w:p>
    <w:p w14:paraId="3ED4D3B5" w14:textId="55365AC0" w:rsidR="00DC1182" w:rsidRDefault="00DC1182" w:rsidP="00BA17ED">
      <w:pPr>
        <w:pStyle w:val="FHWABody"/>
        <w:numPr>
          <w:ilvl w:val="0"/>
          <w:numId w:val="10"/>
        </w:numPr>
      </w:pPr>
      <w:r w:rsidRPr="00CD5009">
        <w:rPr>
          <w:b/>
          <w:bCs/>
        </w:rPr>
        <w:t>Chapter 3</w:t>
      </w:r>
      <w:ins w:id="592" w:author="Bedsole, Lisa K. [US-US]" w:date="2026-06-24T09:57:00Z" w16du:dateUtc="2026-06-24T13:57:00Z">
        <w:r w:rsidR="005009BB">
          <w:rPr>
            <w:b/>
            <w:bCs/>
          </w:rPr>
          <w:t>.</w:t>
        </w:r>
      </w:ins>
      <w:r w:rsidRPr="00CD5009">
        <w:rPr>
          <w:b/>
          <w:bCs/>
        </w:rPr>
        <w:t xml:space="preserve"> </w:t>
      </w:r>
      <w:del w:id="593" w:author="Bedsole, Lisa K. [US-US]" w:date="2026-06-24T09:57:00Z" w16du:dateUtc="2026-06-24T13:57:00Z">
        <w:r w:rsidRPr="00CD5009" w:rsidDel="005009BB">
          <w:rPr>
            <w:b/>
            <w:bCs/>
          </w:rPr>
          <w:delText xml:space="preserve">– </w:delText>
        </w:r>
      </w:del>
      <w:r w:rsidRPr="00CD5009">
        <w:rPr>
          <w:b/>
          <w:bCs/>
        </w:rPr>
        <w:t>Reference Image Processor Identification and Assessment</w:t>
      </w:r>
      <w:ins w:id="594" w:author="Bedsole, Lisa K. [US-US]" w:date="2026-06-24T09:58:00Z" w16du:dateUtc="2026-06-24T13:58:00Z">
        <w:r w:rsidR="005009BB">
          <w:rPr>
            <w:b/>
            <w:bCs/>
          </w:rPr>
          <w:t>—</w:t>
        </w:r>
      </w:ins>
      <w:del w:id="595" w:author="Bedsole, Lisa K. [US-US]" w:date="2026-06-24T09:58:00Z" w16du:dateUtc="2026-06-24T13:58:00Z">
        <w:r w:rsidRPr="00CD5009" w:rsidDel="005009BB">
          <w:rPr>
            <w:b/>
            <w:bCs/>
          </w:rPr>
          <w:delText>:</w:delText>
        </w:r>
        <w:r w:rsidDel="005009BB">
          <w:delText xml:space="preserve"> </w:delText>
        </w:r>
      </w:del>
      <w:r w:rsidR="00432F47" w:rsidRPr="00432F47">
        <w:t>Summarizes relevant lane detection and segmentation approaches, describes the candidate image processing models, defines the model evaluation approach, and presents the preliminary comparison and reference processor selection.</w:t>
      </w:r>
    </w:p>
    <w:p w14:paraId="05CAA6BE" w14:textId="0973793A" w:rsidR="00DC1182" w:rsidRDefault="00DC1182" w:rsidP="00BA17ED">
      <w:pPr>
        <w:pStyle w:val="FHWABody"/>
        <w:numPr>
          <w:ilvl w:val="0"/>
          <w:numId w:val="10"/>
        </w:numPr>
      </w:pPr>
      <w:r w:rsidRPr="00CD5009">
        <w:rPr>
          <w:b/>
          <w:bCs/>
        </w:rPr>
        <w:t>Chapter 4</w:t>
      </w:r>
      <w:ins w:id="596" w:author="Bedsole, Lisa K. [US-US]" w:date="2026-06-24T09:58:00Z" w16du:dateUtc="2026-06-24T13:58:00Z">
        <w:r w:rsidR="005009BB">
          <w:rPr>
            <w:b/>
            <w:bCs/>
          </w:rPr>
          <w:t>.</w:t>
        </w:r>
      </w:ins>
      <w:r w:rsidRPr="00CD5009">
        <w:rPr>
          <w:b/>
          <w:bCs/>
        </w:rPr>
        <w:t xml:space="preserve"> </w:t>
      </w:r>
      <w:del w:id="597" w:author="Bedsole, Lisa K. [US-US]" w:date="2026-06-24T09:58:00Z" w16du:dateUtc="2026-06-24T13:58:00Z">
        <w:r w:rsidRPr="00CD5009" w:rsidDel="005009BB">
          <w:rPr>
            <w:b/>
            <w:bCs/>
          </w:rPr>
          <w:delText xml:space="preserve">– </w:delText>
        </w:r>
      </w:del>
      <w:r w:rsidRPr="00CD5009">
        <w:rPr>
          <w:b/>
          <w:bCs/>
        </w:rPr>
        <w:t>Pavement Marking Evaluation Methodology</w:t>
      </w:r>
      <w:ins w:id="598" w:author="Bedsole, Lisa K. [US-US]" w:date="2026-06-24T09:58:00Z" w16du:dateUtc="2026-06-24T13:58:00Z">
        <w:r w:rsidR="005009BB">
          <w:rPr>
            <w:b/>
            <w:bCs/>
          </w:rPr>
          <w:t>—</w:t>
        </w:r>
      </w:ins>
      <w:del w:id="599" w:author="Bedsole, Lisa K. [US-US]" w:date="2026-06-24T09:58:00Z" w16du:dateUtc="2026-06-24T13:58:00Z">
        <w:r w:rsidRPr="00CD5009" w:rsidDel="005009BB">
          <w:rPr>
            <w:b/>
            <w:bCs/>
          </w:rPr>
          <w:delText>:</w:delText>
        </w:r>
        <w:r w:rsidDel="005009BB">
          <w:delText xml:space="preserve"> </w:delText>
        </w:r>
      </w:del>
      <w:r w:rsidR="00432F47" w:rsidRPr="00432F47">
        <w:t xml:space="preserve">Describes the end-to-end pilot workflow, including pilot image set preparation, reference processor application, output standardization, evaluation and reporting, </w:t>
      </w:r>
      <w:ins w:id="600" w:author="Bedsole, Lisa K. [US-US]" w:date="2026-06-25T08:39:00Z" w16du:dateUtc="2026-06-25T12:39:00Z">
        <w:r w:rsidR="007D7E03">
          <w:t xml:space="preserve">metrics for </w:t>
        </w:r>
      </w:ins>
      <w:r w:rsidR="00432F47" w:rsidRPr="00432F47">
        <w:t>pavement</w:t>
      </w:r>
      <w:ins w:id="601" w:author="Bedsole, Lisa K. [US-US]" w:date="2026-06-25T08:39:00Z" w16du:dateUtc="2026-06-25T12:39:00Z">
        <w:r w:rsidR="007D7E03">
          <w:t>-</w:t>
        </w:r>
      </w:ins>
      <w:del w:id="602" w:author="Bedsole, Lisa K. [US-US]" w:date="2026-06-25T08:39:00Z" w16du:dateUtc="2026-06-25T12:39:00Z">
        <w:r w:rsidR="00432F47" w:rsidRPr="00432F47">
          <w:delText xml:space="preserve"> </w:delText>
        </w:r>
      </w:del>
      <w:r w:rsidR="00432F47" w:rsidRPr="00432F47">
        <w:t>marking assessment</w:t>
      </w:r>
      <w:del w:id="603" w:author="Bedsole, Lisa K. [US-US]" w:date="2026-06-25T08:39:00Z" w16du:dateUtc="2026-06-25T12:39:00Z">
        <w:r w:rsidR="00432F47" w:rsidRPr="00432F47">
          <w:delText xml:space="preserve"> metrics</w:delText>
        </w:r>
      </w:del>
      <w:r w:rsidR="00432F47" w:rsidRPr="00432F47">
        <w:t>, and the approach for grouping, comparing, and interpreting results.</w:t>
      </w:r>
    </w:p>
    <w:p w14:paraId="4A6B6E49" w14:textId="4F3932D8" w:rsidR="00DC1182" w:rsidRDefault="00DC1182" w:rsidP="00BA17ED">
      <w:pPr>
        <w:pStyle w:val="FHWABody"/>
        <w:numPr>
          <w:ilvl w:val="0"/>
          <w:numId w:val="10"/>
        </w:numPr>
      </w:pPr>
      <w:r w:rsidRPr="00CD5009">
        <w:rPr>
          <w:b/>
          <w:bCs/>
        </w:rPr>
        <w:t>Chapter 5</w:t>
      </w:r>
      <w:ins w:id="604" w:author="Bedsole, Lisa K. [US-US]" w:date="2026-06-24T09:58:00Z" w16du:dateUtc="2026-06-24T13:58:00Z">
        <w:r w:rsidR="005009BB">
          <w:rPr>
            <w:b/>
            <w:bCs/>
          </w:rPr>
          <w:t>.</w:t>
        </w:r>
      </w:ins>
      <w:r w:rsidRPr="00CD5009">
        <w:rPr>
          <w:b/>
          <w:bCs/>
        </w:rPr>
        <w:t xml:space="preserve"> </w:t>
      </w:r>
      <w:del w:id="605" w:author="Bedsole, Lisa K. [US-US]" w:date="2026-06-24T09:58:00Z" w16du:dateUtc="2026-06-24T13:58:00Z">
        <w:r w:rsidRPr="00CD5009" w:rsidDel="005009BB">
          <w:rPr>
            <w:b/>
            <w:bCs/>
          </w:rPr>
          <w:delText xml:space="preserve">– </w:delText>
        </w:r>
      </w:del>
      <w:r w:rsidRPr="00CD5009">
        <w:rPr>
          <w:b/>
          <w:bCs/>
        </w:rPr>
        <w:t>Pilot Analysis Execution and Results</w:t>
      </w:r>
      <w:ins w:id="606" w:author="Bedsole, Lisa K. [US-US]" w:date="2026-06-24T09:58:00Z" w16du:dateUtc="2026-06-24T13:58:00Z">
        <w:r w:rsidR="005009BB">
          <w:rPr>
            <w:b/>
            <w:bCs/>
          </w:rPr>
          <w:t>—</w:t>
        </w:r>
      </w:ins>
      <w:del w:id="607" w:author="Bedsole, Lisa K. [US-US]" w:date="2026-06-24T09:58:00Z" w16du:dateUtc="2026-06-24T13:58:00Z">
        <w:r w:rsidRPr="00CD5009" w:rsidDel="005009BB">
          <w:rPr>
            <w:b/>
            <w:bCs/>
          </w:rPr>
          <w:delText>:</w:delText>
        </w:r>
        <w:r w:rsidDel="005009BB">
          <w:delText xml:space="preserve"> </w:delText>
        </w:r>
      </w:del>
      <w:r w:rsidR="005A42D8" w:rsidRPr="005A42D8">
        <w:t>Describes implementation of the pilot analysis and presents the resulting processor outputs, quantitative and qualitative findings, observed patterns, and documented limitations.</w:t>
      </w:r>
    </w:p>
    <w:p w14:paraId="1672C741" w14:textId="2BBD7F98" w:rsidR="00DC1182" w:rsidRDefault="00DC1182" w:rsidP="00BA17ED">
      <w:pPr>
        <w:pStyle w:val="FHWABody"/>
        <w:numPr>
          <w:ilvl w:val="0"/>
          <w:numId w:val="10"/>
        </w:numPr>
      </w:pPr>
      <w:r w:rsidRPr="00CD5009">
        <w:rPr>
          <w:b/>
          <w:bCs/>
        </w:rPr>
        <w:t>Chapter 6</w:t>
      </w:r>
      <w:ins w:id="608" w:author="Bedsole, Lisa K. [US-US]" w:date="2026-06-24T09:58:00Z" w16du:dateUtc="2026-06-24T13:58:00Z">
        <w:r w:rsidR="005009BB">
          <w:rPr>
            <w:b/>
            <w:bCs/>
          </w:rPr>
          <w:t>.</w:t>
        </w:r>
      </w:ins>
      <w:r w:rsidRPr="00CD5009">
        <w:rPr>
          <w:b/>
          <w:bCs/>
        </w:rPr>
        <w:t xml:space="preserve"> </w:t>
      </w:r>
      <w:del w:id="609" w:author="Bedsole, Lisa K. [US-US]" w:date="2026-06-24T09:58:00Z" w16du:dateUtc="2026-06-24T13:58:00Z">
        <w:r w:rsidRPr="00CD5009" w:rsidDel="005009BB">
          <w:rPr>
            <w:b/>
            <w:bCs/>
          </w:rPr>
          <w:delText xml:space="preserve">– </w:delText>
        </w:r>
      </w:del>
      <w:r w:rsidRPr="00CD5009">
        <w:rPr>
          <w:b/>
          <w:bCs/>
        </w:rPr>
        <w:t>Insights, Limitations, and Implications for Future Work</w:t>
      </w:r>
      <w:ins w:id="610" w:author="Bedsole, Lisa K. [US-US]" w:date="2026-06-24T09:58:00Z" w16du:dateUtc="2026-06-24T13:58:00Z">
        <w:r w:rsidR="005009BB">
          <w:rPr>
            <w:b/>
            <w:bCs/>
          </w:rPr>
          <w:t>—</w:t>
        </w:r>
      </w:ins>
      <w:del w:id="611" w:author="Bedsole, Lisa K. [US-US]" w:date="2026-06-24T09:58:00Z" w16du:dateUtc="2026-06-24T13:58:00Z">
        <w:r w:rsidRPr="00CD5009" w:rsidDel="005009BB">
          <w:rPr>
            <w:b/>
            <w:bCs/>
          </w:rPr>
          <w:delText>:</w:delText>
        </w:r>
        <w:r w:rsidDel="005009BB">
          <w:delText xml:space="preserve"> </w:delText>
        </w:r>
      </w:del>
      <w:r w:rsidR="005A42D8" w:rsidRPr="005A42D8">
        <w:t>Summarizes the key findings, discusses limitations of the pilot analysis and available public imagery, and identifies implications for future data collection, analysis, and research.</w:t>
      </w:r>
    </w:p>
    <w:p w14:paraId="4C52CF32" w14:textId="77777777" w:rsidR="00DC1182" w:rsidRDefault="00DC1182" w:rsidP="00DC1182">
      <w:pPr>
        <w:pStyle w:val="FHWABody"/>
        <w:rPr>
          <w:lang w:bidi="en-US"/>
        </w:rPr>
      </w:pPr>
    </w:p>
    <w:p w14:paraId="71B21BA4" w14:textId="77777777" w:rsidR="00C94E6D" w:rsidRDefault="00C94E6D" w:rsidP="00C94E6D">
      <w:pPr>
        <w:spacing w:after="160" w:line="259" w:lineRule="auto"/>
        <w:rPr>
          <w:rFonts w:eastAsia="Batang"/>
        </w:rPr>
      </w:pPr>
      <w:r>
        <w:lastRenderedPageBreak/>
        <w:br w:type="page"/>
      </w:r>
    </w:p>
    <w:p w14:paraId="220257D4" w14:textId="1E62DDC7" w:rsidR="009E0B05" w:rsidRPr="003D725B" w:rsidRDefault="009E0B05" w:rsidP="009E0B05">
      <w:pPr>
        <w:pStyle w:val="FHWAChapterHeading"/>
      </w:pPr>
      <w:bookmarkStart w:id="612" w:name="_Toc224038055"/>
      <w:bookmarkStart w:id="613" w:name="_Toc233357889"/>
      <w:r>
        <w:lastRenderedPageBreak/>
        <w:t xml:space="preserve">Chapter 2. </w:t>
      </w:r>
      <w:bookmarkEnd w:id="612"/>
      <w:r w:rsidR="00820E78">
        <w:t>Pilot Image Sources</w:t>
      </w:r>
      <w:r w:rsidR="00724418">
        <w:t xml:space="preserve"> and Pilot Dataset Prep</w:t>
      </w:r>
      <w:r w:rsidR="3B77ACFB">
        <w:t>a</w:t>
      </w:r>
      <w:r w:rsidR="00724418">
        <w:t>ration</w:t>
      </w:r>
      <w:bookmarkEnd w:id="613"/>
    </w:p>
    <w:p w14:paraId="785E4ECC" w14:textId="477530FA" w:rsidR="00253385" w:rsidRDefault="00526B53" w:rsidP="00117237">
      <w:pPr>
        <w:pStyle w:val="FHWABody"/>
      </w:pPr>
      <w:bookmarkStart w:id="614" w:name="_Toc224038056"/>
      <w:r w:rsidRPr="00526B53">
        <w:t xml:space="preserve">This chapter describes the public and publicly accessible image sources considered for the pavement marking pilot analysis and documents the approach used to screen and organize imagery for review. The chapter builds on the earlier dataset inventory, which identified image-based and sensor-derived datasets that may support infrastructure-focused analysis of pavement markings </w:t>
      </w:r>
      <w:r w:rsidR="00A13188" w:rsidRPr="00A13188">
        <w:rPr>
          <w:highlight w:val="yellow"/>
        </w:rPr>
        <w:t>(Novat et al.,</w:t>
      </w:r>
      <w:del w:id="615" w:author="Bedsole, Lisa K. [US-US]" w:date="2026-06-24T09:59:00Z" w16du:dateUtc="2026-06-24T13:59:00Z">
        <w:r w:rsidR="00A13188" w:rsidRPr="00A13188" w:rsidDel="00D0299B">
          <w:rPr>
            <w:highlight w:val="yellow"/>
          </w:rPr>
          <w:delText xml:space="preserve"> in progress</w:delText>
        </w:r>
      </w:del>
      <w:ins w:id="616" w:author="Bedsole, Lisa K. [US-US]" w:date="2026-06-24T09:59:00Z" w16du:dateUtc="2026-06-24T13:59:00Z">
        <w:r w:rsidR="00D0299B">
          <w:rPr>
            <w:highlight w:val="yellow"/>
          </w:rPr>
          <w:t xml:space="preserve"> forthcoming</w:t>
        </w:r>
      </w:ins>
      <w:r w:rsidR="00A13188" w:rsidRPr="00A13188">
        <w:rPr>
          <w:highlight w:val="yellow"/>
        </w:rPr>
        <w:t>)</w:t>
      </w:r>
      <w:r w:rsidRPr="00526B53">
        <w:t>.</w:t>
      </w:r>
    </w:p>
    <w:p w14:paraId="1DB6F309" w14:textId="4F59D756" w:rsidR="003D725B" w:rsidRPr="00195CAC" w:rsidRDefault="007130AF" w:rsidP="00253385">
      <w:pPr>
        <w:pStyle w:val="FHWABody"/>
        <w:rPr>
          <w:highlight w:val="yellow"/>
        </w:rPr>
      </w:pPr>
      <w:r w:rsidRPr="007130AF">
        <w:t xml:space="preserve">While the earlier inventory considered a broad range of data sources, this chapter focuses on roadway-facing imagery that can be used to observe and evaluate visible pavement markings. </w:t>
      </w:r>
      <w:r w:rsidR="00D40FEF" w:rsidRPr="00D40FEF">
        <w:t>The chapter summarizes the candidate image sources, describes the scenario- and condition-based screening approach, and identifies the suitability and limitations of these sources for the pilot analysis.</w:t>
      </w:r>
    </w:p>
    <w:p w14:paraId="5D6C6409" w14:textId="3F0DA0F2" w:rsidR="00C801AC" w:rsidRDefault="009E0B05" w:rsidP="009E0B05">
      <w:pPr>
        <w:pStyle w:val="FHWAH1"/>
      </w:pPr>
      <w:del w:id="617" w:author="Bedsole, Lisa K. [US-US]" w:date="2026-06-25T07:57:00Z" w16du:dateUtc="2026-06-25T11:57:00Z">
        <w:r w:rsidRPr="00655F40">
          <w:delText xml:space="preserve">2.1 </w:delText>
        </w:r>
      </w:del>
      <w:bookmarkStart w:id="618" w:name="_Toc233357890"/>
      <w:bookmarkEnd w:id="614"/>
      <w:r w:rsidR="00C801AC">
        <w:t>Overview of Public Data Sources and Candidate Image Sources</w:t>
      </w:r>
      <w:bookmarkEnd w:id="618"/>
    </w:p>
    <w:p w14:paraId="7B6D036C" w14:textId="08ECD467" w:rsidR="00382EF0" w:rsidRDefault="00B90D12" w:rsidP="00871479">
      <w:pPr>
        <w:pStyle w:val="FHWABody"/>
      </w:pPr>
      <w:r w:rsidRPr="00B90D12">
        <w:t xml:space="preserve">Building on the earlier dataset inventory, this section summarizes the data source groups most relevant to the pavement marking pilot analysis and identifies the subset of image-based sources carried forward for further review. Emphasis is placed on sources that provide roadway-facing imagery, </w:t>
      </w:r>
      <w:ins w:id="619" w:author="Bedsole, Lisa K. [US-US]" w:date="2026-06-24T10:00:00Z" w16du:dateUtc="2026-06-24T14:00:00Z">
        <w:r w:rsidR="00137AE5">
          <w:t xml:space="preserve">annotations related to </w:t>
        </w:r>
      </w:ins>
      <w:r w:rsidRPr="00B90D12">
        <w:t>pavement</w:t>
      </w:r>
      <w:del w:id="620" w:author="Bedsole, Lisa K. [US-US]" w:date="2026-06-24T10:00:00Z" w16du:dateUtc="2026-06-24T14:00:00Z">
        <w:r w:rsidRPr="00B90D12" w:rsidDel="00137AE5">
          <w:delText>-</w:delText>
        </w:r>
      </w:del>
      <w:ins w:id="621" w:author="Bedsole, Lisa K. [US-US]" w:date="2026-06-24T10:00:00Z" w16du:dateUtc="2026-06-24T14:00:00Z">
        <w:r w:rsidR="00137AE5">
          <w:t xml:space="preserve"> </w:t>
        </w:r>
      </w:ins>
      <w:r w:rsidRPr="00B90D12">
        <w:t>marking</w:t>
      </w:r>
      <w:del w:id="622" w:author="Bedsole, Lisa K. [US-US]" w:date="2026-06-24T10:00:00Z" w16du:dateUtc="2026-06-24T14:00:00Z">
        <w:r w:rsidRPr="00B90D12" w:rsidDel="00137AE5">
          <w:delText>-related annotations</w:delText>
        </w:r>
      </w:del>
      <w:r w:rsidRPr="00B90D12">
        <w:t>, or supporting context useful for image-based analysis.</w:t>
      </w:r>
    </w:p>
    <w:p w14:paraId="6CD2074D" w14:textId="27824891" w:rsidR="009E0B05" w:rsidRDefault="001D62F6" w:rsidP="00E55580">
      <w:pPr>
        <w:pStyle w:val="FHWABody"/>
        <w:rPr>
          <w:highlight w:val="yellow"/>
        </w:rPr>
      </w:pPr>
      <w:r w:rsidRPr="001D62F6">
        <w:t>The intent of this section is to explain how the broader set of public data sources identified in the earlier inventory was narrowed to a practical set of candidate image sources for this study.</w:t>
      </w:r>
    </w:p>
    <w:p w14:paraId="5EFFBB8C" w14:textId="0B79662D" w:rsidR="00655F40" w:rsidRDefault="00655F40" w:rsidP="00A74220">
      <w:pPr>
        <w:pStyle w:val="FHWAH2"/>
      </w:pPr>
      <w:del w:id="623" w:author="Bedsole, Lisa K. [US-US]" w:date="2026-06-25T07:57:00Z" w16du:dateUtc="2026-06-25T11:57:00Z">
        <w:r w:rsidRPr="00655F40">
          <w:delText xml:space="preserve">2.1.1 </w:delText>
        </w:r>
      </w:del>
      <w:bookmarkStart w:id="624" w:name="_Toc233357891"/>
      <w:r w:rsidRPr="00655F40">
        <w:t xml:space="preserve">Role of Public Imagery </w:t>
      </w:r>
      <w:r w:rsidR="00D34060" w:rsidRPr="00D34060">
        <w:t>in Pavement Marking Analysis</w:t>
      </w:r>
      <w:bookmarkEnd w:id="624"/>
    </w:p>
    <w:p w14:paraId="054C521D" w14:textId="14C68FA4" w:rsidR="00A74220" w:rsidRDefault="001D62F6" w:rsidP="00335456">
      <w:pPr>
        <w:pStyle w:val="FHWABody"/>
      </w:pPr>
      <w:r w:rsidRPr="001D62F6">
        <w:t xml:space="preserve">Publicly available and publicly accessible roadway imagery provides a practical starting point for examining pavement markings across real-world driving scenes. Image-based sources can show how markings appear from a roadway-facing camera perspective, including whether they are visible, distinguishable from the pavement surface, continuous, occluded, or affected by lighting, weather, roadway geometry, or surrounding traffic conditions. These characteristics are relevant to understanding </w:t>
      </w:r>
      <w:del w:id="625" w:author="Bedsole, Lisa K. [US-US]" w:date="2026-06-25T08:53:00Z" w16du:dateUtc="2026-06-25T12:53:00Z">
        <w:r w:rsidRPr="001D62F6">
          <w:delText xml:space="preserve">what </w:delText>
        </w:r>
      </w:del>
      <w:ins w:id="626" w:author="Bedsole, Lisa K. [US-US]" w:date="2026-06-25T08:53:00Z" w16du:dateUtc="2026-06-25T12:53:00Z">
        <w:r w:rsidR="00157A10">
          <w:t>the kinds of</w:t>
        </w:r>
        <w:r w:rsidR="00157A10" w:rsidRPr="001D62F6">
          <w:t xml:space="preserve"> </w:t>
        </w:r>
      </w:ins>
      <w:r w:rsidRPr="001D62F6">
        <w:t xml:space="preserve">information </w:t>
      </w:r>
      <w:ins w:id="627" w:author="Bedsole, Lisa K. [US-US]" w:date="2026-06-25T08:53:00Z" w16du:dateUtc="2026-06-25T12:53:00Z">
        <w:r w:rsidR="00157A10">
          <w:t xml:space="preserve">that </w:t>
        </w:r>
      </w:ins>
      <w:r w:rsidRPr="001D62F6">
        <w:t>can be extracted from existing imagery to support infrastructure-focused pavement</w:t>
      </w:r>
      <w:ins w:id="628" w:author="Bedsole, Lisa K. [US-US]" w:date="2026-06-25T08:39:00Z" w16du:dateUtc="2026-06-25T12:39:00Z">
        <w:r w:rsidR="007D7E03">
          <w:t>-</w:t>
        </w:r>
      </w:ins>
      <w:del w:id="629" w:author="Bedsole, Lisa K. [US-US]" w:date="2026-06-25T08:39:00Z" w16du:dateUtc="2026-06-25T12:39:00Z">
        <w:r w:rsidRPr="001D62F6">
          <w:delText xml:space="preserve"> </w:delText>
        </w:r>
      </w:del>
      <w:r w:rsidRPr="001D62F6">
        <w:t>marking assessments.</w:t>
      </w:r>
    </w:p>
    <w:p w14:paraId="2788823F" w14:textId="73489E3C" w:rsidR="00A74220" w:rsidRDefault="00A3295C" w:rsidP="00BE2943">
      <w:pPr>
        <w:pStyle w:val="FHWABody"/>
      </w:pPr>
      <w:r w:rsidRPr="00A3295C">
        <w:t xml:space="preserve">For this study, roadway imagery is used to develop and demonstrate an image-based analysis framework. This approach supports method development and pilot testing without </w:t>
      </w:r>
      <w:del w:id="630" w:author="Bedsole, Lisa K. [US-US]" w:date="2026-06-25T08:53:00Z" w16du:dateUtc="2026-06-25T12:53:00Z">
        <w:r w:rsidRPr="00A3295C">
          <w:delText xml:space="preserve">requiring </w:delText>
        </w:r>
      </w:del>
      <w:ins w:id="631" w:author="Bedsole, Lisa K. [US-US]" w:date="2026-06-25T08:53:00Z" w16du:dateUtc="2026-06-25T12:53:00Z">
        <w:r w:rsidR="00B75C45">
          <w:t xml:space="preserve">the need for </w:t>
        </w:r>
      </w:ins>
      <w:r w:rsidRPr="00A3295C">
        <w:t>new field data collection, but it does not provide all information needed to evaluate pavement</w:t>
      </w:r>
      <w:ins w:id="632" w:author="Bedsole, Lisa K. [US-US]" w:date="2026-06-25T08:53:00Z" w16du:dateUtc="2026-06-25T12:53:00Z">
        <w:r w:rsidR="009D1693">
          <w:t>-</w:t>
        </w:r>
      </w:ins>
      <w:del w:id="633" w:author="Bedsole, Lisa K. [US-US]" w:date="2026-06-25T08:53:00Z" w16du:dateUtc="2026-06-25T12:53:00Z">
        <w:r w:rsidRPr="00A3295C">
          <w:delText xml:space="preserve"> </w:delText>
        </w:r>
      </w:del>
      <w:r w:rsidRPr="00A3295C">
        <w:t>marking condition from an engineering or maintenance perspective.</w:t>
      </w:r>
    </w:p>
    <w:p w14:paraId="0471DAE6" w14:textId="792735CA" w:rsidR="00655F40" w:rsidRDefault="003E49A7" w:rsidP="00DC6C25">
      <w:pPr>
        <w:pStyle w:val="FHWABody"/>
      </w:pPr>
      <w:r w:rsidRPr="003E49A7">
        <w:t xml:space="preserve">Therefore, the use of public imagery in this report </w:t>
      </w:r>
      <w:del w:id="634" w:author="Bedsole, Lisa K. [US-US]" w:date="2026-06-25T08:56:00Z" w16du:dateUtc="2026-06-25T12:56:00Z">
        <w:r w:rsidRPr="003E49A7">
          <w:delText xml:space="preserve">is </w:delText>
        </w:r>
      </w:del>
      <w:r w:rsidRPr="003E49A7">
        <w:t>focuse</w:t>
      </w:r>
      <w:ins w:id="635" w:author="Bedsole, Lisa K. [US-US]" w:date="2026-06-25T08:57:00Z" w16du:dateUtc="2026-06-25T12:57:00Z">
        <w:r w:rsidR="003F20C7">
          <w:t>s</w:t>
        </w:r>
      </w:ins>
      <w:del w:id="636" w:author="Bedsole, Lisa K. [US-US]" w:date="2026-06-25T08:57:00Z" w16du:dateUtc="2026-06-25T12:57:00Z">
        <w:r w:rsidRPr="003E49A7" w:rsidDel="003F20C7">
          <w:delText>d</w:delText>
        </w:r>
      </w:del>
      <w:r w:rsidRPr="003E49A7">
        <w:t xml:space="preserve"> on</w:t>
      </w:r>
      <w:del w:id="637" w:author="Bedsole, Lisa K. [US-US]" w:date="2026-06-25T08:57:00Z" w16du:dateUtc="2026-06-25T12:57:00Z">
        <w:r w:rsidRPr="003E49A7">
          <w:delText xml:space="preserve"> visual and image-processing-based indicators</w:delText>
        </w:r>
      </w:del>
      <w:ins w:id="638" w:author="Bedsole, Lisa K. [US-US]" w:date="2026-06-25T08:57:00Z" w16du:dateUtc="2026-06-25T12:57:00Z">
        <w:r w:rsidR="007907FB">
          <w:t xml:space="preserve"> </w:t>
        </w:r>
      </w:ins>
      <w:ins w:id="639" w:author="Bedsole, Lisa K. [US-US]" w:date="2026-06-25T08:57:00Z">
        <w:r w:rsidR="007907FB" w:rsidRPr="007907FB">
          <w:t>indicators derived from visual inspection and image processing</w:t>
        </w:r>
      </w:ins>
      <w:r w:rsidRPr="003E49A7">
        <w:t xml:space="preserve">, such as marking presence, visibility, continuity, and lane-line detectability. Attributes such as retroreflectivity, material type, marking age, and verified maintenance condition generally </w:t>
      </w:r>
      <w:del w:id="640" w:author="Bedsole, Lisa K. [US-US]" w:date="2026-06-24T14:07:00Z" w16du:dateUtc="2026-06-24T18:07:00Z">
        <w:r w:rsidRPr="003E49A7">
          <w:delText xml:space="preserve">require </w:delText>
        </w:r>
      </w:del>
      <w:ins w:id="641" w:author="Bedsole, Lisa K. [US-US]" w:date="2026-06-24T14:07:00Z" w16du:dateUtc="2026-06-24T18:07:00Z">
        <w:r w:rsidR="009D18EB">
          <w:t>call for</w:t>
        </w:r>
        <w:r w:rsidR="009D18EB" w:rsidRPr="003E49A7">
          <w:t xml:space="preserve"> </w:t>
        </w:r>
      </w:ins>
      <w:r w:rsidRPr="003E49A7">
        <w:t>separate field measurements, agency records, or additional ground truth data.</w:t>
      </w:r>
    </w:p>
    <w:p w14:paraId="43CC2369" w14:textId="59B5972C" w:rsidR="00655F40" w:rsidRDefault="00B56554" w:rsidP="003C6539">
      <w:pPr>
        <w:pStyle w:val="FHWAH2"/>
        <w:rPr>
          <w:del w:id="642" w:author="Bedsole, Lisa K. [US-US]" w:date="2026-06-25T07:57:00Z" w16du:dateUtc="2026-06-25T11:57:00Z"/>
        </w:rPr>
      </w:pPr>
      <w:del w:id="643" w:author="Bedsole, Lisa K. [US-US]" w:date="2026-06-25T07:57:00Z" w16du:dateUtc="2026-06-25T11:57:00Z">
        <w:r w:rsidRPr="00B56554">
          <w:lastRenderedPageBreak/>
          <w:delText xml:space="preserve">2.1.2 </w:delText>
        </w:r>
        <w:r w:rsidR="00D16872" w:rsidRPr="00D16872">
          <w:delText>Relevant Public Data Source</w:delText>
        </w:r>
        <w:r w:rsidR="00034B07">
          <w:delText xml:space="preserve"> Groups</w:delText>
        </w:r>
        <w:r w:rsidR="00D16872" w:rsidRPr="00D16872">
          <w:delText xml:space="preserve"> from the Earlier Dataset Inventory</w:delText>
        </w:r>
      </w:del>
    </w:p>
    <w:p w14:paraId="621842AF" w14:textId="6EF76F11" w:rsidR="0049012A" w:rsidRDefault="003E49A7" w:rsidP="003759A1">
      <w:pPr>
        <w:pStyle w:val="FHWABody"/>
        <w:rPr>
          <w:del w:id="644" w:author="Bedsole, Lisa K. [US-US]" w:date="2026-06-25T07:57:00Z" w16du:dateUtc="2026-06-25T11:57:00Z"/>
        </w:rPr>
      </w:pPr>
      <w:del w:id="645" w:author="Bedsole, Lisa K. [US-US]" w:date="2026-06-25T07:57:00Z" w16du:dateUtc="2026-06-25T11:57:00Z">
        <w:r w:rsidRPr="003E49A7">
          <w:delText xml:space="preserve">The earlier dataset inventory reviewed a broad set of public and publicly accessible sources, including national inventory systems, open-access lane detection and driving scene datasets, ADS grant and demonstration datasets, research program archives, and public AV perception datasets </w:delText>
        </w:r>
        <w:r w:rsidRPr="003E49A7">
          <w:rPr>
            <w:highlight w:val="yellow"/>
          </w:rPr>
          <w:delText xml:space="preserve">(Novat et al., </w:delText>
        </w:r>
      </w:del>
      <w:del w:id="646" w:author="Bedsole, Lisa K. [US-US]" w:date="2026-06-24T10:00:00Z" w16du:dateUtc="2026-06-24T14:00:00Z">
        <w:r w:rsidRPr="003E49A7" w:rsidDel="00137AE5">
          <w:rPr>
            <w:highlight w:val="yellow"/>
          </w:rPr>
          <w:delText>in progress</w:delText>
        </w:r>
      </w:del>
      <w:del w:id="647" w:author="Bedsole, Lisa K. [US-US]" w:date="2026-06-25T07:57:00Z" w16du:dateUtc="2026-06-25T11:57:00Z">
        <w:r w:rsidRPr="003E49A7" w:rsidDel="00547C99">
          <w:rPr>
            <w:highlight w:val="yellow"/>
          </w:rPr>
          <w:delText>)</w:delText>
        </w:r>
        <w:r w:rsidRPr="003E49A7" w:rsidDel="00547C99">
          <w:delText>.</w:delText>
        </w:r>
        <w:r w:rsidRPr="003E49A7">
          <w:delText xml:space="preserve"> These sources differ in how they may support pavement marking analysis. Some provide structured roadway attributes or spatial context, while others provide camera imagery, video, LiDAR, perception logs, or annotations that are more directly useful for image-based analysis.</w:delText>
        </w:r>
      </w:del>
    </w:p>
    <w:p w14:paraId="73C92BF1" w14:textId="3F4FCC65" w:rsidR="0049012A" w:rsidRDefault="003E49A7" w:rsidP="000F64C9">
      <w:pPr>
        <w:pStyle w:val="FHWABody"/>
        <w:rPr>
          <w:del w:id="648" w:author="Bedsole, Lisa K. [US-US]" w:date="2026-06-25T07:57:00Z" w16du:dateUtc="2026-06-25T11:57:00Z"/>
        </w:rPr>
      </w:pPr>
      <w:del w:id="649" w:author="Bedsole, Lisa K. [US-US]" w:date="2026-06-25T07:57:00Z" w16du:dateUtc="2026-06-25T11:57:00Z">
        <w:r w:rsidRPr="003E49A7">
          <w:delText xml:space="preserve">For the pavement marking pilot analysis in this report, the most directly relevant sources are those that provide roadway-facing imagery or sensor data in which pavement markings are visible, labeled, or annotated. Public inventory systems and geospatial reference sources remain useful for context, but they do not provide the imagery needed for the reference image-processing workflow. </w:delText>
        </w:r>
        <w:r>
          <w:fldChar w:fldCharType="begin"/>
        </w:r>
        <w:r>
          <w:delInstrText xml:space="preserve"> REF _Ref231350702 \h </w:delInstrText>
        </w:r>
        <w:r>
          <w:fldChar w:fldCharType="separate"/>
        </w:r>
        <w:r w:rsidRPr="00D961DB">
          <w:delText xml:space="preserve">Table </w:delText>
        </w:r>
        <w:r>
          <w:rPr>
            <w:noProof/>
          </w:rPr>
          <w:delText>4</w:delText>
        </w:r>
        <w:r>
          <w:fldChar w:fldCharType="end"/>
        </w:r>
        <w:r w:rsidRPr="003E49A7">
          <w:delText xml:space="preserve"> summarizes the public and publicly accessible source groups from the earlier inventory and their relevance to this pavement marking analysis.</w:delText>
        </w:r>
      </w:del>
    </w:p>
    <w:p w14:paraId="2655F976" w14:textId="77777777" w:rsidR="008B2F8A" w:rsidRDefault="008B2F8A" w:rsidP="009E0B05">
      <w:pPr>
        <w:pStyle w:val="FHWABody"/>
        <w:rPr>
          <w:del w:id="650" w:author="Bedsole, Lisa K. [US-US]" w:date="2026-06-25T07:57:00Z" w16du:dateUtc="2026-06-25T11:57:00Z"/>
        </w:rPr>
      </w:pPr>
    </w:p>
    <w:p w14:paraId="2FC985EB" w14:textId="77777777" w:rsidR="008B2F8A" w:rsidRDefault="008B2F8A" w:rsidP="009E0B05">
      <w:pPr>
        <w:pStyle w:val="FHWABody"/>
        <w:rPr>
          <w:del w:id="651" w:author="Bedsole, Lisa K. [US-US]" w:date="2026-06-25T07:57:00Z" w16du:dateUtc="2026-06-25T11:57:00Z"/>
        </w:rPr>
        <w:sectPr w:rsidR="008B2F8A" w:rsidSect="00930408">
          <w:footerReference w:type="default" r:id="rId22"/>
          <w:endnotePr>
            <w:numFmt w:val="decimal"/>
          </w:endnotePr>
          <w:pgSz w:w="12240" w:h="15840"/>
          <w:pgMar w:top="1440" w:right="1440" w:bottom="1440" w:left="1440" w:header="720" w:footer="720" w:gutter="0"/>
          <w:pgNumType w:start="1"/>
          <w:cols w:space="720"/>
          <w:docGrid w:linePitch="360"/>
        </w:sectPr>
      </w:pPr>
    </w:p>
    <w:p w14:paraId="470608F5" w14:textId="15DBEC13" w:rsidR="008B2F8A" w:rsidRPr="00D961DB" w:rsidRDefault="008B2F8A" w:rsidP="00B3625C">
      <w:pPr>
        <w:pStyle w:val="FHWACaptionTable"/>
        <w:ind w:left="-360" w:right="-360"/>
        <w:rPr>
          <w:del w:id="652" w:author="Bedsole, Lisa K. [US-US]" w:date="2026-06-25T07:57:00Z" w16du:dateUtc="2026-06-25T11:57:00Z"/>
        </w:rPr>
      </w:pPr>
      <w:bookmarkStart w:id="653" w:name="_Ref231350702"/>
      <w:del w:id="654" w:author="Bedsole, Lisa K. [US-US]" w:date="2026-06-25T07:57:00Z" w16du:dateUtc="2026-06-25T11:57:00Z">
        <w:r w:rsidRPr="00D961DB">
          <w:delText xml:space="preserve">Table </w:delText>
        </w:r>
        <w:r>
          <w:fldChar w:fldCharType="begin"/>
        </w:r>
        <w:r>
          <w:delInstrText>SEQ Table \* ARABIC</w:delInstrText>
        </w:r>
        <w:r>
          <w:fldChar w:fldCharType="separate"/>
        </w:r>
        <w:r w:rsidR="00715450">
          <w:rPr>
            <w:noProof/>
          </w:rPr>
          <w:delText>4</w:delText>
        </w:r>
        <w:r>
          <w:fldChar w:fldCharType="end"/>
        </w:r>
        <w:bookmarkEnd w:id="653"/>
        <w:r w:rsidRPr="00D961DB">
          <w:delText xml:space="preserve">. </w:delText>
        </w:r>
        <w:r w:rsidR="00AC4A9A" w:rsidRPr="00AC4A9A">
          <w:rPr>
            <w:lang w:bidi="en-US"/>
          </w:rPr>
          <w:delText>Public and publicly accessible data source groups from the earlier inventory and relevance to pavement marking analysis.</w:delText>
        </w:r>
      </w:del>
    </w:p>
    <w:tbl>
      <w:tblPr>
        <w:tblStyle w:val="FHWATableNormal"/>
        <w:tblW w:w="12960" w:type="dxa"/>
        <w:tblLook w:val="04A0" w:firstRow="1" w:lastRow="0" w:firstColumn="1" w:lastColumn="0" w:noHBand="0" w:noVBand="1"/>
        <w:tblPrChange w:id="655" w:author="Bedsole, Lisa K. [US-US]" w:date="2026-06-24T10:01:00Z" w16du:dateUtc="2026-06-24T14:01:00Z">
          <w:tblPr>
            <w:tblStyle w:val="GridTable4"/>
            <w:tblW w:w="14400" w:type="dxa"/>
            <w:jc w:val="center"/>
            <w:tblLook w:val="04A0" w:firstRow="1" w:lastRow="0" w:firstColumn="1" w:lastColumn="0" w:noHBand="0" w:noVBand="1"/>
          </w:tblPr>
        </w:tblPrChange>
      </w:tblPr>
      <w:tblGrid>
        <w:gridCol w:w="1912"/>
        <w:gridCol w:w="2174"/>
        <w:gridCol w:w="5163"/>
        <w:gridCol w:w="3711"/>
        <w:tblGridChange w:id="656">
          <w:tblGrid>
            <w:gridCol w:w="1912"/>
            <w:gridCol w:w="104"/>
            <w:gridCol w:w="2070"/>
            <w:gridCol w:w="234"/>
            <w:gridCol w:w="4929"/>
            <w:gridCol w:w="975"/>
            <w:gridCol w:w="2736"/>
            <w:gridCol w:w="1440"/>
          </w:tblGrid>
        </w:tblGridChange>
      </w:tblGrid>
      <w:tr w:rsidR="00215286" w:rsidRPr="00E46570" w14:paraId="2AF8AA72" w14:textId="77777777" w:rsidTr="00E46570">
        <w:trPr>
          <w:cnfStyle w:val="100000000000" w:firstRow="1" w:lastRow="0" w:firstColumn="0" w:lastColumn="0" w:oddVBand="0" w:evenVBand="0" w:oddHBand="0" w:evenHBand="0" w:firstRowFirstColumn="0" w:firstRowLastColumn="0" w:lastRowFirstColumn="0" w:lastRowLastColumn="0"/>
          <w:trHeight w:val="674"/>
          <w:del w:id="657" w:author="Bedsole, Lisa K. [US-US]" w:date="2026-06-25T07:57:00Z"/>
          <w:trPrChange w:id="658" w:author="Bedsole, Lisa K. [US-US]" w:date="2026-06-24T10:01:00Z" w16du:dateUtc="2026-06-24T14:01:00Z">
            <w:trPr>
              <w:trHeight w:val="674"/>
              <w:jc w:val="center"/>
            </w:trPr>
          </w:trPrChange>
        </w:trPr>
        <w:tc>
          <w:tcPr>
            <w:tcW w:w="2016" w:type="dxa"/>
            <w:tcPrChange w:id="659" w:author="Bedsole, Lisa K. [US-US]" w:date="2026-06-24T10:01:00Z" w16du:dateUtc="2026-06-24T14:01:00Z">
              <w:tcPr>
                <w:tcW w:w="2016" w:type="dxa"/>
                <w:gridSpan w:val="2"/>
              </w:tcPr>
            </w:tcPrChange>
          </w:tcPr>
          <w:p w14:paraId="4D927D30" w14:textId="543FF313" w:rsidR="00215286" w:rsidRPr="00E46570" w:rsidRDefault="00215286" w:rsidP="00215286">
            <w:pPr>
              <w:pStyle w:val="FHWATableColumnHeading"/>
              <w:cnfStyle w:val="100000000000" w:firstRow="1" w:lastRow="0" w:firstColumn="0" w:lastColumn="0" w:oddVBand="0" w:evenVBand="0" w:oddHBand="0" w:evenHBand="0" w:firstRowFirstColumn="0" w:firstRowLastColumn="0" w:lastRowFirstColumn="0" w:lastRowLastColumn="0"/>
              <w:rPr>
                <w:del w:id="660" w:author="Bedsole, Lisa K. [US-US]" w:date="2026-06-25T07:57:00Z" w16du:dateUtc="2026-06-25T11:57:00Z"/>
                <w:sz w:val="22"/>
                <w:szCs w:val="18"/>
                <w:lang w:bidi="en-US"/>
                <w:rPrChange w:id="661" w:author="Bedsole, Lisa K. [US-US]" w:date="2026-06-24T10:00:00Z" w16du:dateUtc="2026-06-24T14:00:00Z">
                  <w:rPr>
                    <w:del w:id="662" w:author="Bedsole, Lisa K. [US-US]" w:date="2026-06-25T07:57:00Z" w16du:dateUtc="2026-06-25T11:57:00Z"/>
                    <w:lang w:bidi="en-US"/>
                  </w:rPr>
                </w:rPrChange>
              </w:rPr>
            </w:pPr>
            <w:del w:id="663" w:author="Bedsole, Lisa K. [US-US]" w:date="2026-06-25T07:57:00Z" w16du:dateUtc="2026-06-25T11:57:00Z">
              <w:r w:rsidRPr="00E46570">
                <w:rPr>
                  <w:b/>
                  <w:sz w:val="22"/>
                  <w:szCs w:val="18"/>
                  <w:rPrChange w:id="664" w:author="Bedsole, Lisa K. [US-US]" w:date="2026-06-24T10:00:00Z" w16du:dateUtc="2026-06-24T14:00:00Z">
                    <w:rPr>
                      <w:b/>
                    </w:rPr>
                  </w:rPrChange>
                </w:rPr>
                <w:delText>Public Source Group</w:delText>
              </w:r>
            </w:del>
          </w:p>
        </w:tc>
        <w:tc>
          <w:tcPr>
            <w:tcW w:w="2304" w:type="dxa"/>
            <w:tcPrChange w:id="665" w:author="Bedsole, Lisa K. [US-US]" w:date="2026-06-24T10:01:00Z" w16du:dateUtc="2026-06-24T14:01:00Z">
              <w:tcPr>
                <w:tcW w:w="2304" w:type="dxa"/>
                <w:gridSpan w:val="2"/>
              </w:tcPr>
            </w:tcPrChange>
          </w:tcPr>
          <w:p w14:paraId="07D980A5" w14:textId="6D25285C" w:rsidR="00215286" w:rsidRPr="00E46570" w:rsidRDefault="00215286" w:rsidP="00215286">
            <w:pPr>
              <w:pStyle w:val="FHWATableColumnHeading"/>
              <w:cnfStyle w:val="100000000000" w:firstRow="1" w:lastRow="0" w:firstColumn="0" w:lastColumn="0" w:oddVBand="0" w:evenVBand="0" w:oddHBand="0" w:evenHBand="0" w:firstRowFirstColumn="0" w:firstRowLastColumn="0" w:lastRowFirstColumn="0" w:lastRowLastColumn="0"/>
              <w:rPr>
                <w:del w:id="666" w:author="Bedsole, Lisa K. [US-US]" w:date="2026-06-25T07:57:00Z" w16du:dateUtc="2026-06-25T11:57:00Z"/>
                <w:sz w:val="22"/>
                <w:szCs w:val="18"/>
                <w:lang w:bidi="en-US"/>
                <w:rPrChange w:id="667" w:author="Bedsole, Lisa K. [US-US]" w:date="2026-06-24T10:00:00Z" w16du:dateUtc="2026-06-24T14:00:00Z">
                  <w:rPr>
                    <w:del w:id="668" w:author="Bedsole, Lisa K. [US-US]" w:date="2026-06-25T07:57:00Z" w16du:dateUtc="2026-06-25T11:57:00Z"/>
                    <w:lang w:bidi="en-US"/>
                  </w:rPr>
                </w:rPrChange>
              </w:rPr>
            </w:pPr>
            <w:del w:id="669" w:author="Bedsole, Lisa K. [US-US]" w:date="2026-06-25T07:57:00Z" w16du:dateUtc="2026-06-25T11:57:00Z">
              <w:r w:rsidRPr="00E46570">
                <w:rPr>
                  <w:b/>
                  <w:sz w:val="22"/>
                  <w:szCs w:val="18"/>
                  <w:rPrChange w:id="670" w:author="Bedsole, Lisa K. [US-US]" w:date="2026-06-24T10:00:00Z" w16du:dateUtc="2026-06-24T14:00:00Z">
                    <w:rPr>
                      <w:b/>
                    </w:rPr>
                  </w:rPrChange>
                </w:rPr>
                <w:delText>Sources Included in Earlier Inventory</w:delText>
              </w:r>
            </w:del>
          </w:p>
        </w:tc>
        <w:tc>
          <w:tcPr>
            <w:tcW w:w="5904" w:type="dxa"/>
            <w:tcPrChange w:id="671" w:author="Bedsole, Lisa K. [US-US]" w:date="2026-06-24T10:01:00Z" w16du:dateUtc="2026-06-24T14:01:00Z">
              <w:tcPr>
                <w:tcW w:w="5904" w:type="dxa"/>
                <w:gridSpan w:val="2"/>
              </w:tcPr>
            </w:tcPrChange>
          </w:tcPr>
          <w:p w14:paraId="3E28E420" w14:textId="61BB8EE0" w:rsidR="00215286" w:rsidRPr="00E46570" w:rsidRDefault="00215286" w:rsidP="00215286">
            <w:pPr>
              <w:pStyle w:val="FHWATableColumnHeading"/>
              <w:cnfStyle w:val="100000000000" w:firstRow="1" w:lastRow="0" w:firstColumn="0" w:lastColumn="0" w:oddVBand="0" w:evenVBand="0" w:oddHBand="0" w:evenHBand="0" w:firstRowFirstColumn="0" w:firstRowLastColumn="0" w:lastRowFirstColumn="0" w:lastRowLastColumn="0"/>
              <w:rPr>
                <w:del w:id="672" w:author="Bedsole, Lisa K. [US-US]" w:date="2026-06-25T07:57:00Z" w16du:dateUtc="2026-06-25T11:57:00Z"/>
                <w:sz w:val="22"/>
                <w:szCs w:val="18"/>
                <w:lang w:bidi="en-US"/>
                <w:rPrChange w:id="673" w:author="Bedsole, Lisa K. [US-US]" w:date="2026-06-24T10:00:00Z" w16du:dateUtc="2026-06-24T14:00:00Z">
                  <w:rPr>
                    <w:del w:id="674" w:author="Bedsole, Lisa K. [US-US]" w:date="2026-06-25T07:57:00Z" w16du:dateUtc="2026-06-25T11:57:00Z"/>
                    <w:lang w:bidi="en-US"/>
                  </w:rPr>
                </w:rPrChange>
              </w:rPr>
            </w:pPr>
            <w:del w:id="675" w:author="Bedsole, Lisa K. [US-US]" w:date="2026-06-25T07:57:00Z" w16du:dateUtc="2026-06-25T11:57:00Z">
              <w:r w:rsidRPr="00E46570">
                <w:rPr>
                  <w:b/>
                  <w:sz w:val="22"/>
                  <w:szCs w:val="18"/>
                  <w:rPrChange w:id="676" w:author="Bedsole, Lisa K. [US-US]" w:date="2026-06-24T10:00:00Z" w16du:dateUtc="2026-06-24T14:00:00Z">
                    <w:rPr>
                      <w:b/>
                    </w:rPr>
                  </w:rPrChange>
                </w:rPr>
                <w:delText>Key Finding Relevant to Pavement Markings</w:delText>
              </w:r>
            </w:del>
          </w:p>
        </w:tc>
        <w:tc>
          <w:tcPr>
            <w:tcW w:w="4176" w:type="dxa"/>
            <w:tcPrChange w:id="677" w:author="Bedsole, Lisa K. [US-US]" w:date="2026-06-24T10:01:00Z" w16du:dateUtc="2026-06-24T14:01:00Z">
              <w:tcPr>
                <w:tcW w:w="4176" w:type="dxa"/>
                <w:gridSpan w:val="2"/>
              </w:tcPr>
            </w:tcPrChange>
          </w:tcPr>
          <w:p w14:paraId="41C48394" w14:textId="05C402F5" w:rsidR="00215286" w:rsidRPr="00E46570" w:rsidRDefault="00215286" w:rsidP="00215286">
            <w:pPr>
              <w:pStyle w:val="FHWATableColumnHeading"/>
              <w:cnfStyle w:val="100000000000" w:firstRow="1" w:lastRow="0" w:firstColumn="0" w:lastColumn="0" w:oddVBand="0" w:evenVBand="0" w:oddHBand="0" w:evenHBand="0" w:firstRowFirstColumn="0" w:firstRowLastColumn="0" w:lastRowFirstColumn="0" w:lastRowLastColumn="0"/>
              <w:rPr>
                <w:del w:id="678" w:author="Bedsole, Lisa K. [US-US]" w:date="2026-06-25T07:57:00Z" w16du:dateUtc="2026-06-25T11:57:00Z"/>
                <w:sz w:val="22"/>
                <w:szCs w:val="18"/>
                <w:lang w:bidi="en-US"/>
                <w:rPrChange w:id="679" w:author="Bedsole, Lisa K. [US-US]" w:date="2026-06-24T10:00:00Z" w16du:dateUtc="2026-06-24T14:00:00Z">
                  <w:rPr>
                    <w:del w:id="680" w:author="Bedsole, Lisa K. [US-US]" w:date="2026-06-25T07:57:00Z" w16du:dateUtc="2026-06-25T11:57:00Z"/>
                    <w:lang w:bidi="en-US"/>
                  </w:rPr>
                </w:rPrChange>
              </w:rPr>
            </w:pPr>
            <w:del w:id="681" w:author="Bedsole, Lisa K. [US-US]" w:date="2026-06-25T07:57:00Z" w16du:dateUtc="2026-06-25T11:57:00Z">
              <w:r w:rsidRPr="00E46570">
                <w:rPr>
                  <w:b/>
                  <w:sz w:val="22"/>
                  <w:szCs w:val="18"/>
                  <w:rPrChange w:id="682" w:author="Bedsole, Lisa K. [US-US]" w:date="2026-06-24T10:00:00Z" w16du:dateUtc="2026-06-24T14:00:00Z">
                    <w:rPr>
                      <w:b/>
                    </w:rPr>
                  </w:rPrChange>
                </w:rPr>
                <w:delText>Role in This Report</w:delText>
              </w:r>
            </w:del>
          </w:p>
        </w:tc>
      </w:tr>
      <w:tr w:rsidR="00215286" w:rsidRPr="00E46570" w14:paraId="1177E9CC" w14:textId="77777777" w:rsidTr="00E46570">
        <w:trPr>
          <w:del w:id="683" w:author="Bedsole, Lisa K. [US-US]" w:date="2026-06-25T07:57:00Z"/>
          <w:trPrChange w:id="684" w:author="Bedsole, Lisa K. [US-US]" w:date="2026-06-24T10:01:00Z" w16du:dateUtc="2026-06-24T14:01:00Z">
            <w:trPr>
              <w:jc w:val="center"/>
            </w:trPr>
          </w:trPrChange>
        </w:trPr>
        <w:tc>
          <w:tcPr>
            <w:tcW w:w="2016" w:type="dxa"/>
            <w:tcPrChange w:id="685" w:author="Bedsole, Lisa K. [US-US]" w:date="2026-06-24T10:01:00Z" w16du:dateUtc="2026-06-24T14:01:00Z">
              <w:tcPr>
                <w:tcW w:w="2016" w:type="dxa"/>
                <w:gridSpan w:val="2"/>
              </w:tcPr>
            </w:tcPrChange>
          </w:tcPr>
          <w:p w14:paraId="20AF9D8D" w14:textId="0BCC98C2" w:rsidR="00215286" w:rsidRPr="00E46570" w:rsidRDefault="00215286" w:rsidP="00215286">
            <w:pPr>
              <w:pStyle w:val="FHWATableBodyText"/>
              <w:rPr>
                <w:del w:id="686" w:author="Bedsole, Lisa K. [US-US]" w:date="2026-06-25T07:57:00Z" w16du:dateUtc="2026-06-25T11:57:00Z"/>
                <w:sz w:val="22"/>
                <w:szCs w:val="18"/>
                <w:lang w:bidi="en-US"/>
                <w:rPrChange w:id="687" w:author="Bedsole, Lisa K. [US-US]" w:date="2026-06-24T10:00:00Z" w16du:dateUtc="2026-06-24T14:00:00Z">
                  <w:rPr>
                    <w:del w:id="688" w:author="Bedsole, Lisa K. [US-US]" w:date="2026-06-25T07:57:00Z" w16du:dateUtc="2026-06-25T11:57:00Z"/>
                    <w:lang w:bidi="en-US"/>
                  </w:rPr>
                </w:rPrChange>
              </w:rPr>
            </w:pPr>
            <w:del w:id="689" w:author="Bedsole, Lisa K. [US-US]" w:date="2026-06-25T07:57:00Z" w16du:dateUtc="2026-06-25T11:57:00Z">
              <w:r w:rsidRPr="00E46570">
                <w:rPr>
                  <w:sz w:val="22"/>
                  <w:szCs w:val="18"/>
                  <w:rPrChange w:id="690" w:author="Bedsole, Lisa K. [US-US]" w:date="2026-06-24T10:00:00Z" w16du:dateUtc="2026-06-24T14:00:00Z">
                    <w:rPr/>
                  </w:rPrChange>
                </w:rPr>
                <w:delText>Authoritative national inventory systems</w:delText>
              </w:r>
            </w:del>
          </w:p>
        </w:tc>
        <w:tc>
          <w:tcPr>
            <w:tcW w:w="2304" w:type="dxa"/>
            <w:tcPrChange w:id="691" w:author="Bedsole, Lisa K. [US-US]" w:date="2026-06-24T10:01:00Z" w16du:dateUtc="2026-06-24T14:01:00Z">
              <w:tcPr>
                <w:tcW w:w="2304" w:type="dxa"/>
                <w:gridSpan w:val="2"/>
              </w:tcPr>
            </w:tcPrChange>
          </w:tcPr>
          <w:p w14:paraId="0C3BDE4D" w14:textId="0BADE493" w:rsidR="00215286" w:rsidRPr="00E46570" w:rsidRDefault="00215286" w:rsidP="00215286">
            <w:pPr>
              <w:pStyle w:val="FHWATableBodyText"/>
              <w:rPr>
                <w:del w:id="692" w:author="Bedsole, Lisa K. [US-US]" w:date="2026-06-25T07:57:00Z" w16du:dateUtc="2026-06-25T11:57:00Z"/>
                <w:sz w:val="22"/>
                <w:szCs w:val="18"/>
                <w:lang w:bidi="en-US"/>
                <w:rPrChange w:id="693" w:author="Bedsole, Lisa K. [US-US]" w:date="2026-06-24T10:00:00Z" w16du:dateUtc="2026-06-24T14:00:00Z">
                  <w:rPr>
                    <w:del w:id="694" w:author="Bedsole, Lisa K. [US-US]" w:date="2026-06-25T07:57:00Z" w16du:dateUtc="2026-06-25T11:57:00Z"/>
                    <w:lang w:bidi="en-US"/>
                  </w:rPr>
                </w:rPrChange>
              </w:rPr>
            </w:pPr>
            <w:del w:id="695" w:author="Bedsole, Lisa K. [US-US]" w:date="2026-06-25T07:57:00Z" w16du:dateUtc="2026-06-25T11:57:00Z">
              <w:r w:rsidRPr="00E46570">
                <w:rPr>
                  <w:sz w:val="22"/>
                  <w:szCs w:val="18"/>
                  <w:rPrChange w:id="696" w:author="Bedsole, Lisa K. [US-US]" w:date="2026-06-24T10:00:00Z" w16du:dateUtc="2026-06-24T14:00:00Z">
                    <w:rPr/>
                  </w:rPrChange>
                </w:rPr>
                <w:delText xml:space="preserve">HPMS; </w:delText>
              </w:r>
              <w:r w:rsidRPr="00E46570">
                <w:rPr>
                  <w:sz w:val="22"/>
                  <w:szCs w:val="18"/>
                  <w:rPrChange w:id="697" w:author="Bedsole, Lisa K. [US-US]" w:date="2026-06-24T10:00:00Z" w16du:dateUtc="2026-06-24T14:00:00Z">
                    <w:rPr/>
                  </w:rPrChange>
                </w:rPr>
                <w:br/>
                <w:delText xml:space="preserve">MIRE 2.1; </w:delText>
              </w:r>
              <w:r w:rsidRPr="00E46570">
                <w:rPr>
                  <w:sz w:val="22"/>
                  <w:szCs w:val="18"/>
                  <w:rPrChange w:id="698" w:author="Bedsole, Lisa K. [US-US]" w:date="2026-06-24T10:00:00Z" w16du:dateUtc="2026-06-24T14:00:00Z">
                    <w:rPr/>
                  </w:rPrChange>
                </w:rPr>
                <w:br/>
                <w:delText xml:space="preserve">ARNOLD; </w:delText>
              </w:r>
              <w:r w:rsidRPr="00E46570">
                <w:rPr>
                  <w:sz w:val="22"/>
                  <w:szCs w:val="18"/>
                  <w:rPrChange w:id="699" w:author="Bedsole, Lisa K. [US-US]" w:date="2026-06-24T10:00:00Z" w16du:dateUtc="2026-06-24T14:00:00Z">
                    <w:rPr/>
                  </w:rPrChange>
                </w:rPr>
                <w:br/>
                <w:delText>NBI/BIM</w:delText>
              </w:r>
            </w:del>
          </w:p>
        </w:tc>
        <w:tc>
          <w:tcPr>
            <w:tcW w:w="5904" w:type="dxa"/>
            <w:tcPrChange w:id="700" w:author="Bedsole, Lisa K. [US-US]" w:date="2026-06-24T10:01:00Z" w16du:dateUtc="2026-06-24T14:01:00Z">
              <w:tcPr>
                <w:tcW w:w="5904" w:type="dxa"/>
                <w:gridSpan w:val="2"/>
              </w:tcPr>
            </w:tcPrChange>
          </w:tcPr>
          <w:p w14:paraId="6FCBECA9" w14:textId="2D172C0F" w:rsidR="00215286" w:rsidRPr="00E46570" w:rsidRDefault="00215286" w:rsidP="00215286">
            <w:pPr>
              <w:pStyle w:val="FHWATableBodyText"/>
              <w:rPr>
                <w:del w:id="701" w:author="Bedsole, Lisa K. [US-US]" w:date="2026-06-25T07:57:00Z" w16du:dateUtc="2026-06-25T11:57:00Z"/>
                <w:sz w:val="22"/>
                <w:szCs w:val="18"/>
                <w:lang w:bidi="en-US"/>
                <w:rPrChange w:id="702" w:author="Bedsole, Lisa K. [US-US]" w:date="2026-06-24T10:00:00Z" w16du:dateUtc="2026-06-24T14:00:00Z">
                  <w:rPr>
                    <w:del w:id="703" w:author="Bedsole, Lisa K. [US-US]" w:date="2026-06-25T07:57:00Z" w16du:dateUtc="2026-06-25T11:57:00Z"/>
                    <w:lang w:bidi="en-US"/>
                  </w:rPr>
                </w:rPrChange>
              </w:rPr>
            </w:pPr>
            <w:del w:id="704" w:author="Bedsole, Lisa K. [US-US]" w:date="2026-06-25T07:57:00Z" w16du:dateUtc="2026-06-25T11:57:00Z">
              <w:r w:rsidRPr="00E46570">
                <w:rPr>
                  <w:sz w:val="22"/>
                  <w:szCs w:val="18"/>
                  <w:rPrChange w:id="705" w:author="Bedsole, Lisa K. [US-US]" w:date="2026-06-24T10:00:00Z" w16du:dateUtc="2026-06-24T14:00:00Z">
                    <w:rPr/>
                  </w:rPrChange>
                </w:rPr>
                <w:delText>These sources provide structured roadway or asset records, but they do not include sensor data or roadway imagery. MIRE includes pavement markings as inventory elements, while the other sources are mainly relevant for roadway, network, pavement surface, or structure context.</w:delText>
              </w:r>
            </w:del>
          </w:p>
        </w:tc>
        <w:tc>
          <w:tcPr>
            <w:tcW w:w="4176" w:type="dxa"/>
            <w:tcPrChange w:id="706" w:author="Bedsole, Lisa K. [US-US]" w:date="2026-06-24T10:01:00Z" w16du:dateUtc="2026-06-24T14:01:00Z">
              <w:tcPr>
                <w:tcW w:w="4176" w:type="dxa"/>
                <w:gridSpan w:val="2"/>
              </w:tcPr>
            </w:tcPrChange>
          </w:tcPr>
          <w:p w14:paraId="7D43148A" w14:textId="013A291D" w:rsidR="00215286" w:rsidRPr="00E46570" w:rsidRDefault="00215286" w:rsidP="00215286">
            <w:pPr>
              <w:pStyle w:val="FHWATableBodyText"/>
              <w:rPr>
                <w:del w:id="707" w:author="Bedsole, Lisa K. [US-US]" w:date="2026-06-25T07:57:00Z" w16du:dateUtc="2026-06-25T11:57:00Z"/>
                <w:sz w:val="22"/>
                <w:szCs w:val="18"/>
                <w:lang w:bidi="en-US"/>
                <w:rPrChange w:id="708" w:author="Bedsole, Lisa K. [US-US]" w:date="2026-06-24T10:00:00Z" w16du:dateUtc="2026-06-24T14:00:00Z">
                  <w:rPr>
                    <w:del w:id="709" w:author="Bedsole, Lisa K. [US-US]" w:date="2026-06-25T07:57:00Z" w16du:dateUtc="2026-06-25T11:57:00Z"/>
                    <w:lang w:bidi="en-US"/>
                  </w:rPr>
                </w:rPrChange>
              </w:rPr>
            </w:pPr>
            <w:del w:id="710" w:author="Bedsole, Lisa K. [US-US]" w:date="2026-06-25T07:57:00Z" w16du:dateUtc="2026-06-25T11:57:00Z">
              <w:r w:rsidRPr="00E46570">
                <w:rPr>
                  <w:sz w:val="22"/>
                  <w:szCs w:val="18"/>
                  <w:rPrChange w:id="711" w:author="Bedsole, Lisa K. [US-US]" w:date="2026-06-24T10:00:00Z" w16du:dateUtc="2026-06-24T14:00:00Z">
                    <w:rPr/>
                  </w:rPrChange>
                </w:rPr>
                <w:delText>Contextual only. These sources are not candidates for image-based pilot analysis, but they may support future spatial alignment or comparison with structured roadway records.</w:delText>
              </w:r>
            </w:del>
          </w:p>
        </w:tc>
      </w:tr>
      <w:tr w:rsidR="00215286" w:rsidRPr="00E46570" w14:paraId="74EC6286" w14:textId="77777777" w:rsidTr="00E46570">
        <w:trPr>
          <w:del w:id="712" w:author="Bedsole, Lisa K. [US-US]" w:date="2026-06-25T07:57:00Z"/>
          <w:trPrChange w:id="713" w:author="Bedsole, Lisa K. [US-US]" w:date="2026-06-24T10:01:00Z" w16du:dateUtc="2026-06-24T14:01:00Z">
            <w:trPr>
              <w:jc w:val="center"/>
            </w:trPr>
          </w:trPrChange>
        </w:trPr>
        <w:tc>
          <w:tcPr>
            <w:tcW w:w="2016" w:type="dxa"/>
            <w:tcPrChange w:id="714" w:author="Bedsole, Lisa K. [US-US]" w:date="2026-06-24T10:01:00Z" w16du:dateUtc="2026-06-24T14:01:00Z">
              <w:tcPr>
                <w:tcW w:w="2016" w:type="dxa"/>
                <w:gridSpan w:val="2"/>
              </w:tcPr>
            </w:tcPrChange>
          </w:tcPr>
          <w:p w14:paraId="4050EDBB" w14:textId="7720C44F" w:rsidR="00215286" w:rsidRPr="00E46570" w:rsidRDefault="00215286" w:rsidP="00215286">
            <w:pPr>
              <w:pStyle w:val="FHWATableBodyText"/>
              <w:rPr>
                <w:del w:id="715" w:author="Bedsole, Lisa K. [US-US]" w:date="2026-06-25T07:57:00Z" w16du:dateUtc="2026-06-25T11:57:00Z"/>
                <w:sz w:val="22"/>
                <w:szCs w:val="18"/>
                <w:lang w:bidi="en-US"/>
                <w:rPrChange w:id="716" w:author="Bedsole, Lisa K. [US-US]" w:date="2026-06-24T10:00:00Z" w16du:dateUtc="2026-06-24T14:00:00Z">
                  <w:rPr>
                    <w:del w:id="717" w:author="Bedsole, Lisa K. [US-US]" w:date="2026-06-25T07:57:00Z" w16du:dateUtc="2026-06-25T11:57:00Z"/>
                    <w:lang w:bidi="en-US"/>
                  </w:rPr>
                </w:rPrChange>
              </w:rPr>
            </w:pPr>
            <w:del w:id="718" w:author="Bedsole, Lisa K. [US-US]" w:date="2026-06-25T07:57:00Z" w16du:dateUtc="2026-06-25T11:57:00Z">
              <w:r w:rsidRPr="00E46570">
                <w:rPr>
                  <w:sz w:val="22"/>
                  <w:szCs w:val="18"/>
                  <w:rPrChange w:id="719" w:author="Bedsole, Lisa K. [US-US]" w:date="2026-06-24T10:00:00Z" w16du:dateUtc="2026-06-24T14:00:00Z">
                    <w:rPr/>
                  </w:rPrChange>
                </w:rPr>
                <w:delText>Public geospatial reference sources</w:delText>
              </w:r>
            </w:del>
          </w:p>
        </w:tc>
        <w:tc>
          <w:tcPr>
            <w:tcW w:w="2304" w:type="dxa"/>
            <w:tcPrChange w:id="720" w:author="Bedsole, Lisa K. [US-US]" w:date="2026-06-24T10:01:00Z" w16du:dateUtc="2026-06-24T14:01:00Z">
              <w:tcPr>
                <w:tcW w:w="2304" w:type="dxa"/>
                <w:gridSpan w:val="2"/>
              </w:tcPr>
            </w:tcPrChange>
          </w:tcPr>
          <w:p w14:paraId="7BBD08BB" w14:textId="19121A03" w:rsidR="00215286" w:rsidRPr="00E46570" w:rsidRDefault="00215286" w:rsidP="00215286">
            <w:pPr>
              <w:pStyle w:val="FHWATableBodyText"/>
              <w:rPr>
                <w:del w:id="721" w:author="Bedsole, Lisa K. [US-US]" w:date="2026-06-25T07:57:00Z" w16du:dateUtc="2026-06-25T11:57:00Z"/>
                <w:sz w:val="22"/>
                <w:szCs w:val="18"/>
                <w:lang w:bidi="en-US"/>
                <w:rPrChange w:id="722" w:author="Bedsole, Lisa K. [US-US]" w:date="2026-06-24T10:00:00Z" w16du:dateUtc="2026-06-24T14:00:00Z">
                  <w:rPr>
                    <w:del w:id="723" w:author="Bedsole, Lisa K. [US-US]" w:date="2026-06-25T07:57:00Z" w16du:dateUtc="2026-06-25T11:57:00Z"/>
                    <w:lang w:bidi="en-US"/>
                  </w:rPr>
                </w:rPrChange>
              </w:rPr>
            </w:pPr>
            <w:del w:id="724" w:author="Bedsole, Lisa K. [US-US]" w:date="2026-06-25T07:57:00Z" w16du:dateUtc="2026-06-25T11:57:00Z">
              <w:r w:rsidRPr="00E46570">
                <w:rPr>
                  <w:sz w:val="22"/>
                  <w:szCs w:val="18"/>
                  <w:rPrChange w:id="725" w:author="Bedsole, Lisa K. [US-US]" w:date="2026-06-24T10:00:00Z" w16du:dateUtc="2026-06-24T14:00:00Z">
                    <w:rPr/>
                  </w:rPrChange>
                </w:rPr>
                <w:delText>OpenStreetMap</w:delText>
              </w:r>
            </w:del>
          </w:p>
        </w:tc>
        <w:tc>
          <w:tcPr>
            <w:tcW w:w="5904" w:type="dxa"/>
            <w:tcPrChange w:id="726" w:author="Bedsole, Lisa K. [US-US]" w:date="2026-06-24T10:01:00Z" w16du:dateUtc="2026-06-24T14:01:00Z">
              <w:tcPr>
                <w:tcW w:w="5904" w:type="dxa"/>
                <w:gridSpan w:val="2"/>
              </w:tcPr>
            </w:tcPrChange>
          </w:tcPr>
          <w:p w14:paraId="1E04DA0F" w14:textId="54352D03" w:rsidR="00215286" w:rsidRPr="00E46570" w:rsidRDefault="00215286" w:rsidP="00215286">
            <w:pPr>
              <w:pStyle w:val="FHWATableBodyText"/>
              <w:rPr>
                <w:del w:id="727" w:author="Bedsole, Lisa K. [US-US]" w:date="2026-06-25T07:57:00Z" w16du:dateUtc="2026-06-25T11:57:00Z"/>
                <w:sz w:val="22"/>
                <w:szCs w:val="18"/>
                <w:lang w:bidi="en-US"/>
                <w:rPrChange w:id="728" w:author="Bedsole, Lisa K. [US-US]" w:date="2026-06-24T10:00:00Z" w16du:dateUtc="2026-06-24T14:00:00Z">
                  <w:rPr>
                    <w:del w:id="729" w:author="Bedsole, Lisa K. [US-US]" w:date="2026-06-25T07:57:00Z" w16du:dateUtc="2026-06-25T11:57:00Z"/>
                    <w:lang w:bidi="en-US"/>
                  </w:rPr>
                </w:rPrChange>
              </w:rPr>
            </w:pPr>
            <w:del w:id="730" w:author="Bedsole, Lisa K. [US-US]" w:date="2026-06-25T07:57:00Z" w16du:dateUtc="2026-06-25T11:57:00Z">
              <w:r w:rsidRPr="00E46570">
                <w:rPr>
                  <w:sz w:val="22"/>
                  <w:szCs w:val="18"/>
                  <w:rPrChange w:id="731" w:author="Bedsole, Lisa K. [US-US]" w:date="2026-06-24T10:00:00Z" w16du:dateUtc="2026-06-24T14:00:00Z">
                    <w:rPr/>
                  </w:rPrChange>
                </w:rPr>
                <w:delText>OSM provides tagged vector geometry and may include pavement marking-related tags, but completeness and consistency vary by location. It does not provide sensor imagery.</w:delText>
              </w:r>
            </w:del>
          </w:p>
        </w:tc>
        <w:tc>
          <w:tcPr>
            <w:tcW w:w="4176" w:type="dxa"/>
            <w:tcPrChange w:id="732" w:author="Bedsole, Lisa K. [US-US]" w:date="2026-06-24T10:01:00Z" w16du:dateUtc="2026-06-24T14:01:00Z">
              <w:tcPr>
                <w:tcW w:w="4176" w:type="dxa"/>
                <w:gridSpan w:val="2"/>
              </w:tcPr>
            </w:tcPrChange>
          </w:tcPr>
          <w:p w14:paraId="3B2E291F" w14:textId="5C5780D8" w:rsidR="00215286" w:rsidRPr="00E46570" w:rsidRDefault="00215286" w:rsidP="00215286">
            <w:pPr>
              <w:pStyle w:val="FHWATableBodyText"/>
              <w:rPr>
                <w:del w:id="733" w:author="Bedsole, Lisa K. [US-US]" w:date="2026-06-25T07:57:00Z" w16du:dateUtc="2026-06-25T11:57:00Z"/>
                <w:sz w:val="22"/>
                <w:szCs w:val="18"/>
                <w:lang w:bidi="en-US"/>
                <w:rPrChange w:id="734" w:author="Bedsole, Lisa K. [US-US]" w:date="2026-06-24T10:00:00Z" w16du:dateUtc="2026-06-24T14:00:00Z">
                  <w:rPr>
                    <w:del w:id="735" w:author="Bedsole, Lisa K. [US-US]" w:date="2026-06-25T07:57:00Z" w16du:dateUtc="2026-06-25T11:57:00Z"/>
                    <w:lang w:bidi="en-US"/>
                  </w:rPr>
                </w:rPrChange>
              </w:rPr>
            </w:pPr>
            <w:del w:id="736" w:author="Bedsole, Lisa K. [US-US]" w:date="2026-06-25T07:57:00Z" w16du:dateUtc="2026-06-25T11:57:00Z">
              <w:r w:rsidRPr="00E46570">
                <w:rPr>
                  <w:sz w:val="22"/>
                  <w:szCs w:val="18"/>
                  <w:rPrChange w:id="737" w:author="Bedsole, Lisa K. [US-US]" w:date="2026-06-24T10:00:00Z" w16du:dateUtc="2026-06-24T14:00:00Z">
                    <w:rPr/>
                  </w:rPrChange>
                </w:rPr>
                <w:delText>Supplemental context. OSM may support roadway or spatial context, but it is not an image-processing dataset.</w:delText>
              </w:r>
            </w:del>
          </w:p>
        </w:tc>
      </w:tr>
      <w:tr w:rsidR="00215286" w:rsidRPr="00E46570" w14:paraId="01E749AC" w14:textId="77777777" w:rsidTr="00E46570">
        <w:trPr>
          <w:del w:id="738" w:author="Bedsole, Lisa K. [US-US]" w:date="2026-06-25T07:57:00Z"/>
          <w:trPrChange w:id="739" w:author="Bedsole, Lisa K. [US-US]" w:date="2026-06-24T10:01:00Z" w16du:dateUtc="2026-06-24T14:01:00Z">
            <w:trPr>
              <w:jc w:val="center"/>
            </w:trPr>
          </w:trPrChange>
        </w:trPr>
        <w:tc>
          <w:tcPr>
            <w:tcW w:w="2016" w:type="dxa"/>
            <w:tcPrChange w:id="740" w:author="Bedsole, Lisa K. [US-US]" w:date="2026-06-24T10:01:00Z" w16du:dateUtc="2026-06-24T14:01:00Z">
              <w:tcPr>
                <w:tcW w:w="2016" w:type="dxa"/>
                <w:gridSpan w:val="2"/>
              </w:tcPr>
            </w:tcPrChange>
          </w:tcPr>
          <w:p w14:paraId="4E81B33A" w14:textId="4F8A2C83" w:rsidR="00215286" w:rsidRPr="00E46570" w:rsidRDefault="00215286" w:rsidP="00215286">
            <w:pPr>
              <w:pStyle w:val="FHWATableBodyText"/>
              <w:rPr>
                <w:del w:id="741" w:author="Bedsole, Lisa K. [US-US]" w:date="2026-06-25T07:57:00Z" w16du:dateUtc="2026-06-25T11:57:00Z"/>
                <w:sz w:val="22"/>
                <w:szCs w:val="18"/>
                <w:lang w:bidi="en-US"/>
                <w:rPrChange w:id="742" w:author="Bedsole, Lisa K. [US-US]" w:date="2026-06-24T10:00:00Z" w16du:dateUtc="2026-06-24T14:00:00Z">
                  <w:rPr>
                    <w:del w:id="743" w:author="Bedsole, Lisa K. [US-US]" w:date="2026-06-25T07:57:00Z" w16du:dateUtc="2026-06-25T11:57:00Z"/>
                    <w:lang w:bidi="en-US"/>
                  </w:rPr>
                </w:rPrChange>
              </w:rPr>
            </w:pPr>
            <w:del w:id="744" w:author="Bedsole, Lisa K. [US-US]" w:date="2026-06-25T07:57:00Z" w16du:dateUtc="2026-06-25T11:57:00Z">
              <w:r w:rsidRPr="00E46570">
                <w:rPr>
                  <w:sz w:val="22"/>
                  <w:szCs w:val="18"/>
                  <w:rPrChange w:id="745" w:author="Bedsole, Lisa K. [US-US]" w:date="2026-06-24T10:00:00Z" w16du:dateUtc="2026-06-24T14:00:00Z">
                    <w:rPr/>
                  </w:rPrChange>
                </w:rPr>
                <w:delText>Publicly accessible lane detection and driving scene datasets</w:delText>
              </w:r>
            </w:del>
          </w:p>
        </w:tc>
        <w:tc>
          <w:tcPr>
            <w:tcW w:w="2304" w:type="dxa"/>
            <w:tcPrChange w:id="746" w:author="Bedsole, Lisa K. [US-US]" w:date="2026-06-24T10:01:00Z" w16du:dateUtc="2026-06-24T14:01:00Z">
              <w:tcPr>
                <w:tcW w:w="2304" w:type="dxa"/>
                <w:gridSpan w:val="2"/>
              </w:tcPr>
            </w:tcPrChange>
          </w:tcPr>
          <w:p w14:paraId="60C584CC" w14:textId="6AAF588E" w:rsidR="00215286" w:rsidRPr="00E46570" w:rsidRDefault="00215286" w:rsidP="00215286">
            <w:pPr>
              <w:pStyle w:val="FHWATableBodyText"/>
              <w:rPr>
                <w:del w:id="747" w:author="Bedsole, Lisa K. [US-US]" w:date="2026-06-25T07:57:00Z" w16du:dateUtc="2026-06-25T11:57:00Z"/>
                <w:sz w:val="22"/>
                <w:szCs w:val="18"/>
                <w:lang w:bidi="en-US"/>
                <w:rPrChange w:id="748" w:author="Bedsole, Lisa K. [US-US]" w:date="2026-06-24T10:00:00Z" w16du:dateUtc="2026-06-24T14:00:00Z">
                  <w:rPr>
                    <w:del w:id="749" w:author="Bedsole, Lisa K. [US-US]" w:date="2026-06-25T07:57:00Z" w16du:dateUtc="2026-06-25T11:57:00Z"/>
                    <w:lang w:bidi="en-US"/>
                  </w:rPr>
                </w:rPrChange>
              </w:rPr>
            </w:pPr>
            <w:del w:id="750" w:author="Bedsole, Lisa K. [US-US]" w:date="2026-06-25T07:57:00Z" w16du:dateUtc="2026-06-25T11:57:00Z">
              <w:r w:rsidRPr="00E46570">
                <w:rPr>
                  <w:sz w:val="22"/>
                  <w:szCs w:val="18"/>
                  <w:rPrChange w:id="751" w:author="Bedsole, Lisa K. [US-US]" w:date="2026-06-24T10:00:00Z" w16du:dateUtc="2026-06-24T14:00:00Z">
                    <w:rPr/>
                  </w:rPrChange>
                </w:rPr>
                <w:delText xml:space="preserve">TuSimple; </w:delText>
              </w:r>
              <w:r w:rsidRPr="00E46570">
                <w:rPr>
                  <w:sz w:val="22"/>
                  <w:szCs w:val="18"/>
                  <w:rPrChange w:id="752" w:author="Bedsole, Lisa K. [US-US]" w:date="2026-06-24T10:00:00Z" w16du:dateUtc="2026-06-24T14:00:00Z">
                    <w:rPr/>
                  </w:rPrChange>
                </w:rPr>
                <w:br/>
                <w:delText xml:space="preserve">CULane; CurveLane; </w:delText>
              </w:r>
              <w:r w:rsidRPr="00E46570">
                <w:rPr>
                  <w:sz w:val="22"/>
                  <w:szCs w:val="18"/>
                  <w:rPrChange w:id="753" w:author="Bedsole, Lisa K. [US-US]" w:date="2026-06-24T10:00:00Z" w16du:dateUtc="2026-06-24T14:00:00Z">
                    <w:rPr/>
                  </w:rPrChange>
                </w:rPr>
                <w:br/>
                <w:delText xml:space="preserve">BDD100K; </w:delText>
              </w:r>
              <w:r w:rsidRPr="00E46570">
                <w:rPr>
                  <w:sz w:val="22"/>
                  <w:szCs w:val="18"/>
                  <w:rPrChange w:id="754" w:author="Bedsole, Lisa K. [US-US]" w:date="2026-06-24T10:00:00Z" w16du:dateUtc="2026-06-24T14:00:00Z">
                    <w:rPr/>
                  </w:rPrChange>
                </w:rPr>
                <w:br/>
                <w:delText xml:space="preserve">Comma2k19; </w:delText>
              </w:r>
              <w:r w:rsidRPr="00E46570">
                <w:rPr>
                  <w:sz w:val="22"/>
                  <w:szCs w:val="18"/>
                  <w:rPrChange w:id="755" w:author="Bedsole, Lisa K. [US-US]" w:date="2026-06-24T10:00:00Z" w16du:dateUtc="2026-06-24T14:00:00Z">
                    <w:rPr/>
                  </w:rPrChange>
                </w:rPr>
                <w:br/>
                <w:delText>ROADWork</w:delText>
              </w:r>
            </w:del>
          </w:p>
        </w:tc>
        <w:tc>
          <w:tcPr>
            <w:tcW w:w="5904" w:type="dxa"/>
            <w:tcPrChange w:id="756" w:author="Bedsole, Lisa K. [US-US]" w:date="2026-06-24T10:01:00Z" w16du:dateUtc="2026-06-24T14:01:00Z">
              <w:tcPr>
                <w:tcW w:w="5904" w:type="dxa"/>
                <w:gridSpan w:val="2"/>
              </w:tcPr>
            </w:tcPrChange>
          </w:tcPr>
          <w:p w14:paraId="14845FF4" w14:textId="22C3C23C" w:rsidR="00215286" w:rsidRPr="00E46570" w:rsidRDefault="006B1AF9" w:rsidP="00215286">
            <w:pPr>
              <w:pStyle w:val="FHWATableBodyText"/>
              <w:rPr>
                <w:del w:id="757" w:author="Bedsole, Lisa K. [US-US]" w:date="2026-06-25T07:57:00Z" w16du:dateUtc="2026-06-25T11:57:00Z"/>
                <w:sz w:val="22"/>
                <w:szCs w:val="18"/>
                <w:lang w:bidi="en-US"/>
                <w:rPrChange w:id="758" w:author="Bedsole, Lisa K. [US-US]" w:date="2026-06-24T10:00:00Z" w16du:dateUtc="2026-06-24T14:00:00Z">
                  <w:rPr>
                    <w:del w:id="759" w:author="Bedsole, Lisa K. [US-US]" w:date="2026-06-25T07:57:00Z" w16du:dateUtc="2026-06-25T11:57:00Z"/>
                    <w:lang w:bidi="en-US"/>
                  </w:rPr>
                </w:rPrChange>
              </w:rPr>
            </w:pPr>
            <w:del w:id="760" w:author="Bedsole, Lisa K. [US-US]" w:date="2026-06-25T07:57:00Z" w16du:dateUtc="2026-06-25T11:57:00Z">
              <w:r w:rsidRPr="00E46570">
                <w:rPr>
                  <w:sz w:val="22"/>
                  <w:szCs w:val="18"/>
                  <w:rPrChange w:id="761" w:author="Bedsole, Lisa K. [US-US]" w:date="2026-06-24T10:00:00Z" w16du:dateUtc="2026-06-24T14:00:00Z">
                    <w:rPr/>
                  </w:rPrChange>
                </w:rPr>
                <w:delText>These datasets provide roadway-facing camera imagery that can support lane-marking detection, roadway scene interpretation, or visual review of work-zone conditions. Annotation coverage and suitability for pavement marking analysis vary by source.</w:delText>
              </w:r>
            </w:del>
          </w:p>
        </w:tc>
        <w:tc>
          <w:tcPr>
            <w:tcW w:w="4176" w:type="dxa"/>
            <w:tcPrChange w:id="762" w:author="Bedsole, Lisa K. [US-US]" w:date="2026-06-24T10:01:00Z" w16du:dateUtc="2026-06-24T14:01:00Z">
              <w:tcPr>
                <w:tcW w:w="4176" w:type="dxa"/>
                <w:gridSpan w:val="2"/>
              </w:tcPr>
            </w:tcPrChange>
          </w:tcPr>
          <w:p w14:paraId="3561BEF3" w14:textId="108C877D" w:rsidR="00215286" w:rsidRPr="00E46570" w:rsidRDefault="00215286" w:rsidP="00215286">
            <w:pPr>
              <w:pStyle w:val="FHWATableBodyText"/>
              <w:rPr>
                <w:del w:id="763" w:author="Bedsole, Lisa K. [US-US]" w:date="2026-06-25T07:57:00Z" w16du:dateUtc="2026-06-25T11:57:00Z"/>
                <w:sz w:val="22"/>
                <w:szCs w:val="18"/>
                <w:lang w:bidi="en-US"/>
                <w:rPrChange w:id="764" w:author="Bedsole, Lisa K. [US-US]" w:date="2026-06-24T10:00:00Z" w16du:dateUtc="2026-06-24T14:00:00Z">
                  <w:rPr>
                    <w:del w:id="765" w:author="Bedsole, Lisa K. [US-US]" w:date="2026-06-25T07:57:00Z" w16du:dateUtc="2026-06-25T11:57:00Z"/>
                    <w:lang w:bidi="en-US"/>
                  </w:rPr>
                </w:rPrChange>
              </w:rPr>
            </w:pPr>
            <w:del w:id="766" w:author="Bedsole, Lisa K. [US-US]" w:date="2026-06-25T07:57:00Z" w16du:dateUtc="2026-06-25T11:57:00Z">
              <w:r w:rsidRPr="00E46570">
                <w:rPr>
                  <w:sz w:val="22"/>
                  <w:szCs w:val="18"/>
                  <w:rPrChange w:id="767" w:author="Bedsole, Lisa K. [US-US]" w:date="2026-06-24T10:00:00Z" w16du:dateUtc="2026-06-24T14:00:00Z">
                    <w:rPr/>
                  </w:rPrChange>
                </w:rPr>
                <w:delText>Primary candidate pool for the pilot analysis. These sources are the most practical starting point because they provide accessible imagery relevant to pavement markings.</w:delText>
              </w:r>
            </w:del>
          </w:p>
        </w:tc>
      </w:tr>
      <w:tr w:rsidR="00215286" w:rsidRPr="00E46570" w14:paraId="7AD70D6C" w14:textId="77777777" w:rsidTr="00E46570">
        <w:trPr>
          <w:del w:id="768" w:author="Bedsole, Lisa K. [US-US]" w:date="2026-06-25T07:57:00Z"/>
          <w:trPrChange w:id="769" w:author="Bedsole, Lisa K. [US-US]" w:date="2026-06-24T10:01:00Z" w16du:dateUtc="2026-06-24T14:01:00Z">
            <w:trPr>
              <w:jc w:val="center"/>
            </w:trPr>
          </w:trPrChange>
        </w:trPr>
        <w:tc>
          <w:tcPr>
            <w:tcW w:w="2016" w:type="dxa"/>
            <w:tcPrChange w:id="770" w:author="Bedsole, Lisa K. [US-US]" w:date="2026-06-24T10:01:00Z" w16du:dateUtc="2026-06-24T14:01:00Z">
              <w:tcPr>
                <w:tcW w:w="2016" w:type="dxa"/>
                <w:gridSpan w:val="2"/>
              </w:tcPr>
            </w:tcPrChange>
          </w:tcPr>
          <w:p w14:paraId="0650B832" w14:textId="16D7CC2D" w:rsidR="00215286" w:rsidRPr="00E46570" w:rsidRDefault="00215286" w:rsidP="00215286">
            <w:pPr>
              <w:pStyle w:val="FHWATableBodyText"/>
              <w:rPr>
                <w:del w:id="771" w:author="Bedsole, Lisa K. [US-US]" w:date="2026-06-25T07:57:00Z" w16du:dateUtc="2026-06-25T11:57:00Z"/>
                <w:sz w:val="22"/>
                <w:szCs w:val="18"/>
                <w:lang w:bidi="en-US"/>
                <w:rPrChange w:id="772" w:author="Bedsole, Lisa K. [US-US]" w:date="2026-06-24T10:00:00Z" w16du:dateUtc="2026-06-24T14:00:00Z">
                  <w:rPr>
                    <w:del w:id="773" w:author="Bedsole, Lisa K. [US-US]" w:date="2026-06-25T07:57:00Z" w16du:dateUtc="2026-06-25T11:57:00Z"/>
                    <w:lang w:bidi="en-US"/>
                  </w:rPr>
                </w:rPrChange>
              </w:rPr>
            </w:pPr>
            <w:del w:id="774" w:author="Bedsole, Lisa K. [US-US]" w:date="2026-06-25T07:57:00Z" w16du:dateUtc="2026-06-25T11:57:00Z">
              <w:r w:rsidRPr="00E46570">
                <w:rPr>
                  <w:sz w:val="22"/>
                  <w:szCs w:val="18"/>
                  <w:rPrChange w:id="775" w:author="Bedsole, Lisa K. [US-US]" w:date="2026-06-24T10:00:00Z" w16du:dateUtc="2026-06-24T14:00:00Z">
                    <w:rPr/>
                  </w:rPrChange>
                </w:rPr>
                <w:delText>ADS grant and demonstration datasets</w:delText>
              </w:r>
            </w:del>
          </w:p>
        </w:tc>
        <w:tc>
          <w:tcPr>
            <w:tcW w:w="2304" w:type="dxa"/>
            <w:tcPrChange w:id="776" w:author="Bedsole, Lisa K. [US-US]" w:date="2026-06-24T10:01:00Z" w16du:dateUtc="2026-06-24T14:01:00Z">
              <w:tcPr>
                <w:tcW w:w="2304" w:type="dxa"/>
                <w:gridSpan w:val="2"/>
              </w:tcPr>
            </w:tcPrChange>
          </w:tcPr>
          <w:p w14:paraId="61B70A3D" w14:textId="42AAC0DC" w:rsidR="00215286" w:rsidRPr="00E46570" w:rsidRDefault="00215286" w:rsidP="00215286">
            <w:pPr>
              <w:pStyle w:val="FHWATableBodyText"/>
              <w:rPr>
                <w:del w:id="777" w:author="Bedsole, Lisa K. [US-US]" w:date="2026-06-25T07:57:00Z" w16du:dateUtc="2026-06-25T11:57:00Z"/>
                <w:sz w:val="22"/>
                <w:szCs w:val="18"/>
                <w:lang w:bidi="en-US"/>
                <w:rPrChange w:id="778" w:author="Bedsole, Lisa K. [US-US]" w:date="2026-06-24T10:00:00Z" w16du:dateUtc="2026-06-24T14:00:00Z">
                  <w:rPr>
                    <w:del w:id="779" w:author="Bedsole, Lisa K. [US-US]" w:date="2026-06-25T07:57:00Z" w16du:dateUtc="2026-06-25T11:57:00Z"/>
                    <w:lang w:bidi="en-US"/>
                  </w:rPr>
                </w:rPrChange>
              </w:rPr>
            </w:pPr>
            <w:del w:id="780" w:author="Bedsole, Lisa K. [US-US]" w:date="2026-06-25T07:57:00Z" w16du:dateUtc="2026-06-25T11:57:00Z">
              <w:r w:rsidRPr="00E46570">
                <w:rPr>
                  <w:sz w:val="22"/>
                  <w:szCs w:val="18"/>
                  <w:rPrChange w:id="781" w:author="Bedsole, Lisa K. [US-US]" w:date="2026-06-24T10:00:00Z" w16du:dateUtc="2026-06-24T14:00:00Z">
                    <w:rPr/>
                  </w:rPrChange>
                </w:rPr>
                <w:delText xml:space="preserve">Iowa DOT ADS; </w:delText>
              </w:r>
              <w:r w:rsidRPr="00E46570">
                <w:rPr>
                  <w:sz w:val="22"/>
                  <w:szCs w:val="18"/>
                  <w:rPrChange w:id="782" w:author="Bedsole, Lisa K. [US-US]" w:date="2026-06-24T10:00:00Z" w16du:dateUtc="2026-06-24T14:00:00Z">
                    <w:rPr/>
                  </w:rPrChange>
                </w:rPr>
                <w:br/>
                <w:delText xml:space="preserve">Ohio Rural ADS; </w:delText>
              </w:r>
              <w:r w:rsidRPr="00E46570">
                <w:rPr>
                  <w:sz w:val="22"/>
                  <w:szCs w:val="18"/>
                  <w:rPrChange w:id="783" w:author="Bedsole, Lisa K. [US-US]" w:date="2026-06-24T10:00:00Z" w16du:dateUtc="2026-06-24T14:00:00Z">
                    <w:rPr/>
                  </w:rPrChange>
                </w:rPr>
                <w:br/>
                <w:delText xml:space="preserve">PennDOT Work Zone; </w:delText>
              </w:r>
              <w:r w:rsidRPr="00E46570">
                <w:rPr>
                  <w:sz w:val="22"/>
                  <w:szCs w:val="18"/>
                  <w:rPrChange w:id="784" w:author="Bedsole, Lisa K. [US-US]" w:date="2026-06-24T10:00:00Z" w16du:dateUtc="2026-06-24T14:00:00Z">
                    <w:rPr/>
                  </w:rPrChange>
                </w:rPr>
                <w:br/>
                <w:delText>Texas A&amp;M AVA</w:delText>
              </w:r>
            </w:del>
          </w:p>
        </w:tc>
        <w:tc>
          <w:tcPr>
            <w:tcW w:w="5904" w:type="dxa"/>
            <w:tcPrChange w:id="785" w:author="Bedsole, Lisa K. [US-US]" w:date="2026-06-24T10:01:00Z" w16du:dateUtc="2026-06-24T14:01:00Z">
              <w:tcPr>
                <w:tcW w:w="5904" w:type="dxa"/>
                <w:gridSpan w:val="2"/>
              </w:tcPr>
            </w:tcPrChange>
          </w:tcPr>
          <w:p w14:paraId="4610A937" w14:textId="047BEB5F" w:rsidR="00215286" w:rsidRPr="00E46570" w:rsidRDefault="00215286" w:rsidP="00215286">
            <w:pPr>
              <w:pStyle w:val="FHWATableBodyText"/>
              <w:rPr>
                <w:del w:id="786" w:author="Bedsole, Lisa K. [US-US]" w:date="2026-06-25T07:57:00Z" w16du:dateUtc="2026-06-25T11:57:00Z"/>
                <w:sz w:val="22"/>
                <w:szCs w:val="18"/>
                <w:lang w:bidi="en-US"/>
                <w:rPrChange w:id="787" w:author="Bedsole, Lisa K. [US-US]" w:date="2026-06-24T10:00:00Z" w16du:dateUtc="2026-06-24T14:00:00Z">
                  <w:rPr>
                    <w:del w:id="788" w:author="Bedsole, Lisa K. [US-US]" w:date="2026-06-25T07:57:00Z" w16du:dateUtc="2026-06-25T11:57:00Z"/>
                    <w:lang w:bidi="en-US"/>
                  </w:rPr>
                </w:rPrChange>
              </w:rPr>
            </w:pPr>
            <w:del w:id="789" w:author="Bedsole, Lisa K. [US-US]" w:date="2026-06-25T07:57:00Z" w16du:dateUtc="2026-06-25T11:57:00Z">
              <w:r w:rsidRPr="00E46570">
                <w:rPr>
                  <w:sz w:val="22"/>
                  <w:szCs w:val="18"/>
                  <w:rPrChange w:id="790" w:author="Bedsole, Lisa K. [US-US]" w:date="2026-06-24T10:00:00Z" w16du:dateUtc="2026-06-24T14:00:00Z">
                    <w:rPr/>
                  </w:rPrChange>
                </w:rPr>
                <w:delText xml:space="preserve">These datasets are highly relevant to U.S. roadway contexts and may include camera imagery, LiDAR, HD maps, perception logs, and work zone or rural roadway data. However, access may </w:delText>
              </w:r>
            </w:del>
            <w:del w:id="791" w:author="Bedsole, Lisa K. [US-US]" w:date="2026-06-24T14:07:00Z" w16du:dateUtc="2026-06-24T18:07:00Z">
              <w:r w:rsidRPr="00E46570">
                <w:rPr>
                  <w:sz w:val="22"/>
                  <w:szCs w:val="18"/>
                  <w:rPrChange w:id="792" w:author="Bedsole, Lisa K. [US-US]" w:date="2026-06-24T10:00:00Z" w16du:dateUtc="2026-06-24T14:00:00Z">
                    <w:rPr/>
                  </w:rPrChange>
                </w:rPr>
                <w:delText xml:space="preserve">require </w:delText>
              </w:r>
            </w:del>
            <w:del w:id="793" w:author="Bedsole, Lisa K. [US-US]" w:date="2026-06-25T07:57:00Z" w16du:dateUtc="2026-06-25T11:57:00Z">
              <w:r w:rsidRPr="00E46570">
                <w:rPr>
                  <w:sz w:val="22"/>
                  <w:szCs w:val="18"/>
                  <w:rPrChange w:id="794" w:author="Bedsole, Lisa K. [US-US]" w:date="2026-06-24T10:00:00Z" w16du:dateUtc="2026-06-24T14:00:00Z">
                    <w:rPr/>
                  </w:rPrChange>
                </w:rPr>
                <w:delText>coordination, data-sharing agreements, or future data availability.</w:delText>
              </w:r>
            </w:del>
          </w:p>
        </w:tc>
        <w:tc>
          <w:tcPr>
            <w:tcW w:w="4176" w:type="dxa"/>
            <w:tcPrChange w:id="795" w:author="Bedsole, Lisa K. [US-US]" w:date="2026-06-24T10:01:00Z" w16du:dateUtc="2026-06-24T14:01:00Z">
              <w:tcPr>
                <w:tcW w:w="4176" w:type="dxa"/>
                <w:gridSpan w:val="2"/>
              </w:tcPr>
            </w:tcPrChange>
          </w:tcPr>
          <w:p w14:paraId="083881C5" w14:textId="3B72B89A" w:rsidR="00215286" w:rsidRPr="00E46570" w:rsidRDefault="00215286" w:rsidP="00215286">
            <w:pPr>
              <w:pStyle w:val="FHWATableBodyText"/>
              <w:rPr>
                <w:del w:id="796" w:author="Bedsole, Lisa K. [US-US]" w:date="2026-06-25T07:57:00Z" w16du:dateUtc="2026-06-25T11:57:00Z"/>
                <w:sz w:val="22"/>
                <w:szCs w:val="18"/>
                <w:lang w:bidi="en-US"/>
                <w:rPrChange w:id="797" w:author="Bedsole, Lisa K. [US-US]" w:date="2026-06-24T10:00:00Z" w16du:dateUtc="2026-06-24T14:00:00Z">
                  <w:rPr>
                    <w:del w:id="798" w:author="Bedsole, Lisa K. [US-US]" w:date="2026-06-25T07:57:00Z" w16du:dateUtc="2026-06-25T11:57:00Z"/>
                    <w:lang w:bidi="en-US"/>
                  </w:rPr>
                </w:rPrChange>
              </w:rPr>
            </w:pPr>
            <w:del w:id="799" w:author="Bedsole, Lisa K. [US-US]" w:date="2026-06-25T07:57:00Z" w16du:dateUtc="2026-06-25T11:57:00Z">
              <w:r w:rsidRPr="00E46570">
                <w:rPr>
                  <w:sz w:val="22"/>
                  <w:szCs w:val="18"/>
                  <w:rPrChange w:id="800" w:author="Bedsole, Lisa K. [US-US]" w:date="2026-06-24T10:00:00Z" w16du:dateUtc="2026-06-24T14:00:00Z">
                    <w:rPr/>
                  </w:rPrChange>
                </w:rPr>
                <w:delText>Important future sources. These datasets may support later validation or expanded analysis but are less practical for the initial image-based pilot.</w:delText>
              </w:r>
            </w:del>
          </w:p>
        </w:tc>
      </w:tr>
      <w:tr w:rsidR="00215286" w:rsidRPr="00E46570" w14:paraId="6C4C8C3D" w14:textId="77777777" w:rsidTr="00E46570">
        <w:trPr>
          <w:del w:id="801" w:author="Bedsole, Lisa K. [US-US]" w:date="2026-06-25T07:57:00Z"/>
          <w:trPrChange w:id="802" w:author="Bedsole, Lisa K. [US-US]" w:date="2026-06-24T10:01:00Z" w16du:dateUtc="2026-06-24T14:01:00Z">
            <w:trPr>
              <w:jc w:val="center"/>
            </w:trPr>
          </w:trPrChange>
        </w:trPr>
        <w:tc>
          <w:tcPr>
            <w:tcW w:w="2016" w:type="dxa"/>
            <w:tcPrChange w:id="803" w:author="Bedsole, Lisa K. [US-US]" w:date="2026-06-24T10:01:00Z" w16du:dateUtc="2026-06-24T14:01:00Z">
              <w:tcPr>
                <w:tcW w:w="2016" w:type="dxa"/>
                <w:gridSpan w:val="2"/>
              </w:tcPr>
            </w:tcPrChange>
          </w:tcPr>
          <w:p w14:paraId="2B8CADD6" w14:textId="73BDBCC6" w:rsidR="00215286" w:rsidRPr="00E46570" w:rsidRDefault="00215286" w:rsidP="00215286">
            <w:pPr>
              <w:pStyle w:val="FHWATableBodyText"/>
              <w:rPr>
                <w:del w:id="804" w:author="Bedsole, Lisa K. [US-US]" w:date="2026-06-25T07:57:00Z" w16du:dateUtc="2026-06-25T11:57:00Z"/>
                <w:sz w:val="22"/>
                <w:szCs w:val="18"/>
                <w:lang w:bidi="en-US"/>
                <w:rPrChange w:id="805" w:author="Bedsole, Lisa K. [US-US]" w:date="2026-06-24T10:00:00Z" w16du:dateUtc="2026-06-24T14:00:00Z">
                  <w:rPr>
                    <w:del w:id="806" w:author="Bedsole, Lisa K. [US-US]" w:date="2026-06-25T07:57:00Z" w16du:dateUtc="2026-06-25T11:57:00Z"/>
                    <w:lang w:bidi="en-US"/>
                  </w:rPr>
                </w:rPrChange>
              </w:rPr>
            </w:pPr>
            <w:del w:id="807" w:author="Bedsole, Lisa K. [US-US]" w:date="2026-06-25T07:57:00Z" w16du:dateUtc="2026-06-25T11:57:00Z">
              <w:r w:rsidRPr="00E46570">
                <w:rPr>
                  <w:sz w:val="22"/>
                  <w:szCs w:val="18"/>
                  <w:rPrChange w:id="808" w:author="Bedsole, Lisa K. [US-US]" w:date="2026-06-24T10:00:00Z" w16du:dateUtc="2026-06-24T14:00:00Z">
                    <w:rPr/>
                  </w:rPrChange>
                </w:rPr>
                <w:delText>Research program archives and public AV perception datasets</w:delText>
              </w:r>
            </w:del>
          </w:p>
        </w:tc>
        <w:tc>
          <w:tcPr>
            <w:tcW w:w="2304" w:type="dxa"/>
            <w:tcPrChange w:id="809" w:author="Bedsole, Lisa K. [US-US]" w:date="2026-06-24T10:01:00Z" w16du:dateUtc="2026-06-24T14:01:00Z">
              <w:tcPr>
                <w:tcW w:w="2304" w:type="dxa"/>
                <w:gridSpan w:val="2"/>
              </w:tcPr>
            </w:tcPrChange>
          </w:tcPr>
          <w:p w14:paraId="4EF5A7A9" w14:textId="2BD17977" w:rsidR="00215286" w:rsidRPr="00E46570" w:rsidRDefault="00215286" w:rsidP="00215286">
            <w:pPr>
              <w:pStyle w:val="FHWATableBodyText"/>
              <w:rPr>
                <w:del w:id="810" w:author="Bedsole, Lisa K. [US-US]" w:date="2026-06-25T07:57:00Z" w16du:dateUtc="2026-06-25T11:57:00Z"/>
                <w:sz w:val="22"/>
                <w:szCs w:val="18"/>
                <w:lang w:bidi="en-US"/>
                <w:rPrChange w:id="811" w:author="Bedsole, Lisa K. [US-US]" w:date="2026-06-24T10:00:00Z" w16du:dateUtc="2026-06-24T14:00:00Z">
                  <w:rPr>
                    <w:del w:id="812" w:author="Bedsole, Lisa K. [US-US]" w:date="2026-06-25T07:57:00Z" w16du:dateUtc="2026-06-25T11:57:00Z"/>
                    <w:lang w:bidi="en-US"/>
                  </w:rPr>
                </w:rPrChange>
              </w:rPr>
            </w:pPr>
            <w:del w:id="813" w:author="Bedsole, Lisa K. [US-US]" w:date="2026-06-25T07:57:00Z" w16du:dateUtc="2026-06-25T11:57:00Z">
              <w:r w:rsidRPr="00E46570">
                <w:rPr>
                  <w:sz w:val="22"/>
                  <w:szCs w:val="18"/>
                  <w:rPrChange w:id="814" w:author="Bedsole, Lisa K. [US-US]" w:date="2026-06-24T10:00:00Z" w16du:dateUtc="2026-06-24T14:00:00Z">
                    <w:rPr/>
                  </w:rPrChange>
                </w:rPr>
                <w:delText xml:space="preserve">SHRP 2 NDS + RID; </w:delText>
              </w:r>
              <w:r w:rsidRPr="00E46570">
                <w:rPr>
                  <w:sz w:val="22"/>
                  <w:szCs w:val="18"/>
                  <w:rPrChange w:id="815" w:author="Bedsole, Lisa K. [US-US]" w:date="2026-06-24T10:00:00Z" w16du:dateUtc="2026-06-24T14:00:00Z">
                    <w:rPr/>
                  </w:rPrChange>
                </w:rPr>
                <w:br/>
                <w:delText xml:space="preserve">Waymo Open Dataset; </w:delText>
              </w:r>
              <w:r w:rsidRPr="00E46570">
                <w:rPr>
                  <w:sz w:val="22"/>
                  <w:szCs w:val="18"/>
                  <w:rPrChange w:id="816" w:author="Bedsole, Lisa K. [US-US]" w:date="2026-06-24T10:00:00Z" w16du:dateUtc="2026-06-24T14:00:00Z">
                    <w:rPr/>
                  </w:rPrChange>
                </w:rPr>
                <w:br/>
                <w:delText xml:space="preserve">NCHRP datasets; </w:delText>
              </w:r>
              <w:r w:rsidRPr="00E46570">
                <w:rPr>
                  <w:sz w:val="22"/>
                  <w:szCs w:val="18"/>
                  <w:rPrChange w:id="817" w:author="Bedsole, Lisa K. [US-US]" w:date="2026-06-24T10:00:00Z" w16du:dateUtc="2026-06-24T14:00:00Z">
                    <w:rPr/>
                  </w:rPrChange>
                </w:rPr>
                <w:br/>
                <w:delText>UTC archives</w:delText>
              </w:r>
            </w:del>
          </w:p>
        </w:tc>
        <w:tc>
          <w:tcPr>
            <w:tcW w:w="5904" w:type="dxa"/>
            <w:tcPrChange w:id="818" w:author="Bedsole, Lisa K. [US-US]" w:date="2026-06-24T10:01:00Z" w16du:dateUtc="2026-06-24T14:01:00Z">
              <w:tcPr>
                <w:tcW w:w="5904" w:type="dxa"/>
                <w:gridSpan w:val="2"/>
              </w:tcPr>
            </w:tcPrChange>
          </w:tcPr>
          <w:p w14:paraId="412DCBB9" w14:textId="0752D176" w:rsidR="00215286" w:rsidRPr="00E46570" w:rsidRDefault="00215286" w:rsidP="00215286">
            <w:pPr>
              <w:pStyle w:val="FHWATableBodyText"/>
              <w:rPr>
                <w:del w:id="819" w:author="Bedsole, Lisa K. [US-US]" w:date="2026-06-25T07:57:00Z" w16du:dateUtc="2026-06-25T11:57:00Z"/>
                <w:sz w:val="22"/>
                <w:szCs w:val="18"/>
                <w:lang w:bidi="en-US"/>
                <w:rPrChange w:id="820" w:author="Bedsole, Lisa K. [US-US]" w:date="2026-06-24T10:00:00Z" w16du:dateUtc="2026-06-24T14:00:00Z">
                  <w:rPr>
                    <w:del w:id="821" w:author="Bedsole, Lisa K. [US-US]" w:date="2026-06-25T07:57:00Z" w16du:dateUtc="2026-06-25T11:57:00Z"/>
                    <w:lang w:bidi="en-US"/>
                  </w:rPr>
                </w:rPrChange>
              </w:rPr>
            </w:pPr>
            <w:del w:id="822" w:author="Bedsole, Lisa K. [US-US]" w:date="2026-06-25T07:57:00Z" w16du:dateUtc="2026-06-25T11:57:00Z">
              <w:r w:rsidRPr="00E46570">
                <w:rPr>
                  <w:sz w:val="22"/>
                  <w:szCs w:val="18"/>
                  <w:rPrChange w:id="823" w:author="Bedsole, Lisa K. [US-US]" w:date="2026-06-24T10:00:00Z" w16du:dateUtc="2026-06-24T14:00:00Z">
                    <w:rPr/>
                  </w:rPrChange>
                </w:rPr>
                <w:delText xml:space="preserve">SHRP 2 NDS provides forward-facing video and linked roadway inventory but </w:delText>
              </w:r>
            </w:del>
            <w:del w:id="824" w:author="Bedsole, Lisa K. [US-US]" w:date="2026-06-24T14:08:00Z" w16du:dateUtc="2026-06-24T18:08:00Z">
              <w:r w:rsidRPr="00E46570">
                <w:rPr>
                  <w:sz w:val="22"/>
                  <w:szCs w:val="18"/>
                  <w:rPrChange w:id="825" w:author="Bedsole, Lisa K. [US-US]" w:date="2026-06-24T10:00:00Z" w16du:dateUtc="2026-06-24T14:00:00Z">
                    <w:rPr/>
                  </w:rPrChange>
                </w:rPr>
                <w:delText xml:space="preserve">requires </w:delText>
              </w:r>
            </w:del>
            <w:del w:id="826" w:author="Bedsole, Lisa K. [US-US]" w:date="2026-06-25T07:57:00Z" w16du:dateUtc="2026-06-25T11:57:00Z">
              <w:r w:rsidRPr="00E46570">
                <w:rPr>
                  <w:sz w:val="22"/>
                  <w:szCs w:val="18"/>
                  <w:rPrChange w:id="827" w:author="Bedsole, Lisa K. [US-US]" w:date="2026-06-24T10:00:00Z" w16du:dateUtc="2026-06-24T14:00:00Z">
                    <w:rPr/>
                  </w:rPrChange>
                </w:rPr>
                <w:delText>post-processing and access approval. Waymo Open Dataset provides multi</w:delText>
              </w:r>
            </w:del>
            <w:del w:id="828" w:author="Bedsole, Lisa K. [US-US]" w:date="2026-06-24T14:08:00Z" w16du:dateUtc="2026-06-24T18:08:00Z">
              <w:r w:rsidRPr="00E46570">
                <w:rPr>
                  <w:sz w:val="22"/>
                  <w:szCs w:val="18"/>
                  <w:rPrChange w:id="829" w:author="Bedsole, Lisa K. [US-US]" w:date="2026-06-24T10:00:00Z" w16du:dateUtc="2026-06-24T14:00:00Z">
                    <w:rPr/>
                  </w:rPrChange>
                </w:rPr>
                <w:delText>-</w:delText>
              </w:r>
            </w:del>
            <w:del w:id="830" w:author="Bedsole, Lisa K. [US-US]" w:date="2026-06-25T07:57:00Z" w16du:dateUtc="2026-06-25T11:57:00Z">
              <w:r w:rsidRPr="00E46570">
                <w:rPr>
                  <w:sz w:val="22"/>
                  <w:szCs w:val="18"/>
                  <w:rPrChange w:id="831" w:author="Bedsole, Lisa K. [US-US]" w:date="2026-06-24T10:00:00Z" w16du:dateUtc="2026-06-24T14:00:00Z">
                    <w:rPr/>
                  </w:rPrChange>
                </w:rPr>
                <w:delText>view camera imagery, LiDAR, and semantic labels, including lane markers. NCHRP and UTC datasets vary by project.</w:delText>
              </w:r>
            </w:del>
          </w:p>
        </w:tc>
        <w:tc>
          <w:tcPr>
            <w:tcW w:w="4176" w:type="dxa"/>
            <w:tcPrChange w:id="832" w:author="Bedsole, Lisa K. [US-US]" w:date="2026-06-24T10:01:00Z" w16du:dateUtc="2026-06-24T14:01:00Z">
              <w:tcPr>
                <w:tcW w:w="4176" w:type="dxa"/>
                <w:gridSpan w:val="2"/>
              </w:tcPr>
            </w:tcPrChange>
          </w:tcPr>
          <w:p w14:paraId="14ED3D12" w14:textId="525A034F" w:rsidR="00215286" w:rsidRPr="00E46570" w:rsidRDefault="00215286" w:rsidP="00215286">
            <w:pPr>
              <w:pStyle w:val="FHWATableBodyText"/>
              <w:rPr>
                <w:del w:id="833" w:author="Bedsole, Lisa K. [US-US]" w:date="2026-06-25T07:57:00Z" w16du:dateUtc="2026-06-25T11:57:00Z"/>
                <w:sz w:val="22"/>
                <w:szCs w:val="18"/>
                <w:lang w:bidi="en-US"/>
                <w:rPrChange w:id="834" w:author="Bedsole, Lisa K. [US-US]" w:date="2026-06-24T10:00:00Z" w16du:dateUtc="2026-06-24T14:00:00Z">
                  <w:rPr>
                    <w:del w:id="835" w:author="Bedsole, Lisa K. [US-US]" w:date="2026-06-25T07:57:00Z" w16du:dateUtc="2026-06-25T11:57:00Z"/>
                    <w:lang w:bidi="en-US"/>
                  </w:rPr>
                </w:rPrChange>
              </w:rPr>
            </w:pPr>
            <w:del w:id="836" w:author="Bedsole, Lisa K. [US-US]" w:date="2026-06-25T07:57:00Z" w16du:dateUtc="2026-06-25T11:57:00Z">
              <w:r w:rsidRPr="00E46570">
                <w:rPr>
                  <w:sz w:val="22"/>
                  <w:szCs w:val="18"/>
                  <w:rPrChange w:id="837" w:author="Bedsole, Lisa K. [US-US]" w:date="2026-06-24T10:00:00Z" w16du:dateUtc="2026-06-24T14:00:00Z">
                    <w:rPr/>
                  </w:rPrChange>
                </w:rPr>
                <w:delText xml:space="preserve">Supplemental or future sources. </w:delText>
              </w:r>
              <w:r w:rsidR="00432B1D" w:rsidRPr="00E46570">
                <w:rPr>
                  <w:sz w:val="22"/>
                  <w:szCs w:val="18"/>
                  <w:rPrChange w:id="838" w:author="Bedsole, Lisa K. [US-US]" w:date="2026-06-24T10:00:00Z" w16du:dateUtc="2026-06-24T14:00:00Z">
                    <w:rPr/>
                  </w:rPrChange>
                </w:rPr>
                <w:delText xml:space="preserve">Waymo is retained as a supplemental candidate image source for further review, while SHRP 2, NCHRP, and UTC sources may </w:delText>
              </w:r>
            </w:del>
            <w:del w:id="839" w:author="Bedsole, Lisa K. [US-US]" w:date="2026-06-24T14:08:00Z" w16du:dateUtc="2026-06-24T18:08:00Z">
              <w:r w:rsidR="00432B1D" w:rsidRPr="00E46570">
                <w:rPr>
                  <w:sz w:val="22"/>
                  <w:szCs w:val="18"/>
                  <w:rPrChange w:id="840" w:author="Bedsole, Lisa K. [US-US]" w:date="2026-06-24T10:00:00Z" w16du:dateUtc="2026-06-24T14:00:00Z">
                    <w:rPr/>
                  </w:rPrChange>
                </w:rPr>
                <w:delText xml:space="preserve">require </w:delText>
              </w:r>
            </w:del>
            <w:del w:id="841" w:author="Bedsole, Lisa K. [US-US]" w:date="2026-06-25T07:57:00Z" w16du:dateUtc="2026-06-25T11:57:00Z">
              <w:r w:rsidR="00432B1D" w:rsidRPr="00E46570">
                <w:rPr>
                  <w:sz w:val="22"/>
                  <w:szCs w:val="18"/>
                  <w:rPrChange w:id="842" w:author="Bedsole, Lisa K. [US-US]" w:date="2026-06-24T10:00:00Z" w16du:dateUtc="2026-06-24T14:00:00Z">
                    <w:rPr/>
                  </w:rPrChange>
                </w:rPr>
                <w:delText>additional access or project-specific review.</w:delText>
              </w:r>
            </w:del>
          </w:p>
        </w:tc>
      </w:tr>
    </w:tbl>
    <w:p w14:paraId="4B4FF6F6" w14:textId="5DCEB486" w:rsidR="008B2F8A" w:rsidRPr="00AC4A9A" w:rsidRDefault="00AC4A9A" w:rsidP="009E0B05">
      <w:pPr>
        <w:pStyle w:val="FHWABody"/>
        <w:rPr>
          <w:del w:id="843" w:author="Bedsole, Lisa K. [US-US]" w:date="2026-06-25T07:57:00Z" w16du:dateUtc="2026-06-25T11:57:00Z"/>
        </w:rPr>
        <w:sectPr w:rsidR="008B2F8A" w:rsidRPr="00AC4A9A" w:rsidSect="007F23C1">
          <w:endnotePr>
            <w:numFmt w:val="decimal"/>
          </w:endnotePr>
          <w:pgSz w:w="15840" w:h="12240" w:orient="landscape"/>
          <w:pgMar w:top="1440" w:right="1440" w:bottom="1440" w:left="1440" w:header="720" w:footer="720" w:gutter="0"/>
          <w:cols w:space="720"/>
          <w:docGrid w:linePitch="360"/>
        </w:sectPr>
      </w:pPr>
      <w:del w:id="844" w:author="Bedsole, Lisa K. [US-US]" w:date="2026-06-25T07:57:00Z" w16du:dateUtc="2026-06-25T11:57:00Z">
        <w:r w:rsidRPr="00AC4A9A">
          <w:rPr>
            <w:rFonts w:eastAsia="Times New Roman"/>
            <w:sz w:val="20"/>
            <w:szCs w:val="20"/>
          </w:rPr>
          <w:delText>ADS = automated driving systems; ARNOLD = All Road Network of Linear Referenced Data; AV = automated vehicle; BIM = Bridge Information Modeling; DOT = department of transportation; HD = high-definition; HPMS = Highway Performance Monitoring System; LiDAR = light detection and ranging; MIRE = Model Inventory of Roadway Elements;</w:delText>
        </w:r>
      </w:del>
      <w:del w:id="845" w:author="Bedsole, Lisa K. [US-US]" w:date="2026-06-24T10:01:00Z" w16du:dateUtc="2026-06-24T14:01:00Z">
        <w:r w:rsidRPr="00AC4A9A" w:rsidDel="001E21E8">
          <w:rPr>
            <w:rFonts w:eastAsia="Times New Roman"/>
            <w:sz w:val="20"/>
            <w:szCs w:val="20"/>
          </w:rPr>
          <w:delText xml:space="preserve"> NBI = National Bridge Inventory</w:delText>
        </w:r>
      </w:del>
      <w:del w:id="846" w:author="Bedsole, Lisa K. [US-US]" w:date="2026-06-24T10:02:00Z" w16du:dateUtc="2026-06-24T14:02:00Z">
        <w:r w:rsidRPr="00AC4A9A" w:rsidDel="009E3834">
          <w:rPr>
            <w:rFonts w:eastAsia="Times New Roman"/>
            <w:sz w:val="20"/>
            <w:szCs w:val="20"/>
          </w:rPr>
          <w:delText>;</w:delText>
        </w:r>
      </w:del>
      <w:del w:id="847" w:author="Bedsole, Lisa K. [US-US]" w:date="2026-06-25T07:57:00Z" w16du:dateUtc="2026-06-25T11:57:00Z">
        <w:r w:rsidRPr="00AC4A9A">
          <w:rPr>
            <w:rFonts w:eastAsia="Times New Roman"/>
            <w:sz w:val="20"/>
            <w:szCs w:val="20"/>
          </w:rPr>
          <w:delText xml:space="preserve"> NCHRP = National Cooperative Highway Research Program; NDS = Naturalistic Driving Study; OSM = OpenStreetMap; RID = Roadway Information Database; SHRP 2 = Second Strategic Highway Research Program; UTC = University Transportation Center.</w:delText>
        </w:r>
      </w:del>
    </w:p>
    <w:p w14:paraId="0E58A903" w14:textId="6D291026" w:rsidR="00650559" w:rsidRDefault="009E4018" w:rsidP="00650559">
      <w:pPr>
        <w:pStyle w:val="FHWABody"/>
        <w:rPr>
          <w:del w:id="848" w:author="Bedsole, Lisa K. [US-US]" w:date="2026-06-25T07:57:00Z" w16du:dateUtc="2026-06-25T11:57:00Z"/>
        </w:rPr>
      </w:pPr>
      <w:del w:id="849" w:author="Bedsole, Lisa K. [US-US]" w:date="2026-06-25T07:57:00Z" w16du:dateUtc="2026-06-25T11:57:00Z">
        <w:r w:rsidRPr="009E4018">
          <w:delText>This summary shows that the public and publicly accessible datasets from the earlier inventory serve different purposes for this report. The publicly accessible lane detection and driving scene datasets provide the clearest starting point for identifying candidate image sources because they include accessible camera imagery and pavement-marking-related annotations or visible markings. Other sources remain relevant, but primarily as contextual, supplemental, or future data sources rather than primary inputs to the pilot image-processing workflow.</w:delText>
        </w:r>
      </w:del>
    </w:p>
    <w:p w14:paraId="52BE120F" w14:textId="77777777" w:rsidR="00547C99" w:rsidRDefault="00547C99" w:rsidP="00547C99">
      <w:pPr>
        <w:pStyle w:val="FHWAH2"/>
        <w:rPr>
          <w:ins w:id="850" w:author="Bedsole, Lisa K. [US-US]" w:date="2026-06-25T07:57:00Z" w16du:dateUtc="2026-06-25T11:57:00Z"/>
        </w:rPr>
      </w:pPr>
      <w:bookmarkStart w:id="851" w:name="_Toc233357892"/>
      <w:ins w:id="852" w:author="Bedsole, Lisa K. [US-US]" w:date="2026-06-25T07:57:00Z" w16du:dateUtc="2026-06-25T11:57:00Z">
        <w:r w:rsidRPr="00D16872">
          <w:t>Relevant Public Data Source</w:t>
        </w:r>
        <w:r>
          <w:t xml:space="preserve"> Groups</w:t>
        </w:r>
        <w:r w:rsidRPr="00D16872">
          <w:t xml:space="preserve"> from the Earlier Dataset Inventory</w:t>
        </w:r>
        <w:bookmarkEnd w:id="851"/>
      </w:ins>
    </w:p>
    <w:p w14:paraId="60C7AEE7" w14:textId="6EFDA989" w:rsidR="00547C99" w:rsidRDefault="00547C99" w:rsidP="00547C99">
      <w:pPr>
        <w:pStyle w:val="FHWABody"/>
        <w:rPr>
          <w:ins w:id="853" w:author="Bedsole, Lisa K. [US-US]" w:date="2026-06-25T07:57:00Z" w16du:dateUtc="2026-06-25T11:57:00Z"/>
        </w:rPr>
      </w:pPr>
      <w:ins w:id="854" w:author="Bedsole, Lisa K. [US-US]" w:date="2026-06-25T07:57:00Z" w16du:dateUtc="2026-06-25T11:57:00Z">
        <w:r w:rsidRPr="003E49A7">
          <w:t xml:space="preserve">The earlier </w:t>
        </w:r>
      </w:ins>
      <w:ins w:id="855" w:author="Bedsole, Lisa K. [US-US]" w:date="2026-06-25T08:59:00Z" w16du:dateUtc="2026-06-25T12:59:00Z">
        <w:r w:rsidR="00BB66E3">
          <w:t xml:space="preserve">review of the </w:t>
        </w:r>
      </w:ins>
      <w:ins w:id="856" w:author="Bedsole, Lisa K. [US-US]" w:date="2026-06-25T07:57:00Z" w16du:dateUtc="2026-06-25T11:57:00Z">
        <w:r w:rsidRPr="003E49A7">
          <w:t>dataset inventory</w:t>
        </w:r>
      </w:ins>
      <w:ins w:id="857" w:author="Bedsole, Lisa K. [US-US]" w:date="2026-06-25T08:57:00Z" w16du:dateUtc="2026-06-25T12:57:00Z">
        <w:r w:rsidR="00CA2D63">
          <w:t xml:space="preserve"> focused on</w:t>
        </w:r>
      </w:ins>
      <w:ins w:id="858" w:author="Bedsole, Lisa K. [US-US]" w:date="2026-06-25T07:57:00Z" w16du:dateUtc="2026-06-25T11:57:00Z">
        <w:r w:rsidRPr="003E49A7">
          <w:t xml:space="preserve"> a broad set of public and publicly accessible sources, including national inventory systems, open-access lane</w:t>
        </w:r>
      </w:ins>
      <w:ins w:id="859" w:author="Bedsole, Lisa K. [US-US]" w:date="2026-06-25T08:58:00Z" w16du:dateUtc="2026-06-25T12:58:00Z">
        <w:r w:rsidR="00D200B9">
          <w:t>-</w:t>
        </w:r>
      </w:ins>
      <w:ins w:id="860" w:author="Bedsole, Lisa K. [US-US]" w:date="2026-06-25T07:57:00Z" w16du:dateUtc="2026-06-25T11:57:00Z">
        <w:r w:rsidRPr="003E49A7">
          <w:t>detection and driving</w:t>
        </w:r>
      </w:ins>
      <w:ins w:id="861" w:author="Bedsole, Lisa K. [US-US]" w:date="2026-06-25T08:58:00Z" w16du:dateUtc="2026-06-25T12:58:00Z">
        <w:r w:rsidR="00D200B9">
          <w:t>-</w:t>
        </w:r>
      </w:ins>
      <w:ins w:id="862" w:author="Bedsole, Lisa K. [US-US]" w:date="2026-06-25T07:57:00Z" w16du:dateUtc="2026-06-25T11:57:00Z">
        <w:r w:rsidRPr="003E49A7">
          <w:t xml:space="preserve">scene datasets, ADS grant and demonstration datasets, research program archives, and public </w:t>
        </w:r>
        <w:r>
          <w:t>automated vehicle (</w:t>
        </w:r>
        <w:r w:rsidRPr="003E49A7">
          <w:t>AV</w:t>
        </w:r>
        <w:r>
          <w:t>)</w:t>
        </w:r>
      </w:ins>
      <w:ins w:id="863" w:author="Bedsole, Lisa K. [US-US]" w:date="2026-06-25T09:01:00Z" w16du:dateUtc="2026-06-25T13:01:00Z">
        <w:r w:rsidR="008D70FD">
          <w:t>-</w:t>
        </w:r>
      </w:ins>
      <w:ins w:id="864" w:author="Bedsole, Lisa K. [US-US]" w:date="2026-06-25T07:57:00Z" w16du:dateUtc="2026-06-25T11:57:00Z">
        <w:r w:rsidRPr="003E49A7">
          <w:t xml:space="preserve">perception datasets </w:t>
        </w:r>
        <w:r w:rsidRPr="003E49A7">
          <w:rPr>
            <w:highlight w:val="yellow"/>
          </w:rPr>
          <w:t xml:space="preserve">(Novat et al., </w:t>
        </w:r>
        <w:r>
          <w:rPr>
            <w:highlight w:val="yellow"/>
          </w:rPr>
          <w:t>forthcoming</w:t>
        </w:r>
        <w:r w:rsidRPr="003E49A7">
          <w:rPr>
            <w:highlight w:val="yellow"/>
          </w:rPr>
          <w:t>)</w:t>
        </w:r>
        <w:r w:rsidRPr="003E49A7">
          <w:t>. These sources differ in how they may support pavement</w:t>
        </w:r>
      </w:ins>
      <w:ins w:id="865" w:author="Bedsole, Lisa K. [US-US]" w:date="2026-06-25T09:00:00Z" w16du:dateUtc="2026-06-25T13:00:00Z">
        <w:r w:rsidR="00F304B0">
          <w:t>-</w:t>
        </w:r>
      </w:ins>
      <w:ins w:id="866" w:author="Bedsole, Lisa K. [US-US]" w:date="2026-06-25T07:57:00Z" w16du:dateUtc="2026-06-25T11:57:00Z">
        <w:r w:rsidRPr="003E49A7">
          <w:t>marking analysis. Some provide structured roadway attributes or spatial context, while others provide camera imagery, video, LiDAR, perception logs, or annotations that are more directly useful for image-based analysis.</w:t>
        </w:r>
      </w:ins>
    </w:p>
    <w:p w14:paraId="678DAB82" w14:textId="3EA1EC73" w:rsidR="00547C99" w:rsidRDefault="00547C99" w:rsidP="00547C99">
      <w:pPr>
        <w:pStyle w:val="FHWABody"/>
        <w:rPr>
          <w:ins w:id="867" w:author="Bedsole, Lisa K. [US-US]" w:date="2026-06-25T07:57:00Z" w16du:dateUtc="2026-06-25T11:57:00Z"/>
        </w:rPr>
      </w:pPr>
      <w:ins w:id="868" w:author="Bedsole, Lisa K. [US-US]" w:date="2026-06-25T07:57:00Z" w16du:dateUtc="2026-06-25T11:57:00Z">
        <w:r w:rsidRPr="003E49A7">
          <w:t>For the pavement marking</w:t>
        </w:r>
      </w:ins>
      <w:ins w:id="869" w:author="Bedsole, Lisa K. [US-US]" w:date="2026-06-25T09:01:00Z" w16du:dateUtc="2026-06-25T13:01:00Z">
        <w:r w:rsidR="00C93527">
          <w:t>–</w:t>
        </w:r>
      </w:ins>
      <w:ins w:id="870" w:author="Bedsole, Lisa K. [US-US]" w:date="2026-06-25T07:57:00Z" w16du:dateUtc="2026-06-25T11:57:00Z">
        <w:r w:rsidRPr="003E49A7">
          <w:t xml:space="preserve">pilot analysis in this report, the most directly relevant sources are those that provide roadway-facing imagery or sensor data in which pavement markings are visible, labeled, or annotated. Public inventory systems and geospatial reference sources remain useful for context, but they do not provide the imagery needed for the reference image-processing workflow. </w:t>
        </w:r>
        <w:r>
          <w:fldChar w:fldCharType="begin"/>
        </w:r>
        <w:r>
          <w:instrText xml:space="preserve"> REF _Ref231350702 \h </w:instrText>
        </w:r>
      </w:ins>
      <w:ins w:id="871" w:author="Bedsole, Lisa K. [US-US]" w:date="2026-06-25T07:57:00Z" w16du:dateUtc="2026-06-25T11:57:00Z">
        <w:r>
          <w:fldChar w:fldCharType="separate"/>
        </w:r>
        <w:r w:rsidRPr="00D961DB">
          <w:t xml:space="preserve">Table </w:t>
        </w:r>
        <w:r>
          <w:rPr>
            <w:noProof/>
          </w:rPr>
          <w:t>4</w:t>
        </w:r>
        <w:r>
          <w:fldChar w:fldCharType="end"/>
        </w:r>
        <w:r w:rsidRPr="003E49A7">
          <w:t xml:space="preserve"> summarizes the public and publicly accessible </w:t>
        </w:r>
      </w:ins>
      <w:r w:rsidR="00D04847">
        <w:t>data-</w:t>
      </w:r>
      <w:ins w:id="872" w:author="Bedsole, Lisa K. [US-US]" w:date="2026-06-25T07:57:00Z" w16du:dateUtc="2026-06-25T11:57:00Z">
        <w:r w:rsidRPr="003E49A7">
          <w:t>source groups from the earlier inventory and their relevance to this pavement marking analysis.</w:t>
        </w:r>
      </w:ins>
    </w:p>
    <w:p w14:paraId="40F98107" w14:textId="77777777" w:rsidR="00547C99" w:rsidRDefault="00547C99" w:rsidP="00547C99">
      <w:pPr>
        <w:pStyle w:val="FHWABody"/>
        <w:rPr>
          <w:ins w:id="873" w:author="Bedsole, Lisa K. [US-US]" w:date="2026-06-25T07:57:00Z" w16du:dateUtc="2026-06-25T11:57:00Z"/>
        </w:rPr>
      </w:pPr>
    </w:p>
    <w:p w14:paraId="3ED7CB7A" w14:textId="77777777" w:rsidR="00547C99" w:rsidRDefault="00547C99" w:rsidP="00547C99">
      <w:pPr>
        <w:pStyle w:val="FHWABody"/>
        <w:rPr>
          <w:ins w:id="874" w:author="Bedsole, Lisa K. [US-US]" w:date="2026-06-25T07:57:00Z" w16du:dateUtc="2026-06-25T11:57:00Z"/>
        </w:rPr>
        <w:sectPr w:rsidR="00547C99" w:rsidSect="00547C99">
          <w:footerReference w:type="default" r:id="rId23"/>
          <w:endnotePr>
            <w:numFmt w:val="decimal"/>
          </w:endnotePr>
          <w:pgSz w:w="12240" w:h="15840"/>
          <w:pgMar w:top="1440" w:right="1440" w:bottom="1440" w:left="1440" w:header="720" w:footer="720" w:gutter="0"/>
          <w:pgNumType w:start="1"/>
          <w:cols w:space="720"/>
          <w:docGrid w:linePitch="360"/>
        </w:sectPr>
      </w:pPr>
    </w:p>
    <w:p w14:paraId="77A5CA4E" w14:textId="66033E24" w:rsidR="00547C99" w:rsidRPr="00D961DB" w:rsidRDefault="00547C99" w:rsidP="00547C99">
      <w:pPr>
        <w:pStyle w:val="FHWACaptionTable"/>
        <w:ind w:left="-360" w:right="-360"/>
        <w:rPr>
          <w:ins w:id="875" w:author="Bedsole, Lisa K. [US-US]" w:date="2026-06-25T07:57:00Z" w16du:dateUtc="2026-06-25T11:57:00Z"/>
        </w:rPr>
      </w:pPr>
      <w:bookmarkStart w:id="876" w:name="_Toc233357864"/>
      <w:ins w:id="877" w:author="Bedsole, Lisa K. [US-US]" w:date="2026-06-25T07:57:00Z" w16du:dateUtc="2026-06-25T11:57:00Z">
        <w:r w:rsidRPr="00D961DB">
          <w:lastRenderedPageBreak/>
          <w:t xml:space="preserve">Table </w:t>
        </w:r>
        <w:r>
          <w:fldChar w:fldCharType="begin"/>
        </w:r>
        <w:r>
          <w:instrText>SEQ Table \* ARABIC</w:instrText>
        </w:r>
        <w:r>
          <w:fldChar w:fldCharType="separate"/>
        </w:r>
        <w:r>
          <w:rPr>
            <w:noProof/>
          </w:rPr>
          <w:t>4</w:t>
        </w:r>
        <w:r>
          <w:fldChar w:fldCharType="end"/>
        </w:r>
        <w:r w:rsidRPr="00D961DB">
          <w:t xml:space="preserve">. </w:t>
        </w:r>
        <w:r w:rsidRPr="00AC4A9A">
          <w:rPr>
            <w:lang w:bidi="en-US"/>
          </w:rPr>
          <w:t>Public and publicly accessible data</w:t>
        </w:r>
      </w:ins>
      <w:r w:rsidR="00E33A1A">
        <w:rPr>
          <w:lang w:bidi="en-US"/>
        </w:rPr>
        <w:t>-</w:t>
      </w:r>
      <w:ins w:id="878" w:author="Bedsole, Lisa K. [US-US]" w:date="2026-06-25T07:57:00Z" w16du:dateUtc="2026-06-25T11:57:00Z">
        <w:r w:rsidRPr="00AC4A9A">
          <w:rPr>
            <w:lang w:bidi="en-US"/>
          </w:rPr>
          <w:t xml:space="preserve">source groups from the earlier inventory and </w:t>
        </w:r>
        <w:r>
          <w:rPr>
            <w:lang w:bidi="en-US"/>
          </w:rPr>
          <w:t xml:space="preserve">their </w:t>
        </w:r>
        <w:r w:rsidRPr="00AC4A9A">
          <w:rPr>
            <w:lang w:bidi="en-US"/>
          </w:rPr>
          <w:t>relevance to pavement</w:t>
        </w:r>
      </w:ins>
      <w:r w:rsidR="00E33A1A">
        <w:rPr>
          <w:lang w:bidi="en-US"/>
        </w:rPr>
        <w:t>-</w:t>
      </w:r>
      <w:ins w:id="879" w:author="Bedsole, Lisa K. [US-US]" w:date="2026-06-25T07:57:00Z" w16du:dateUtc="2026-06-25T11:57:00Z">
        <w:r w:rsidRPr="00AC4A9A">
          <w:rPr>
            <w:lang w:bidi="en-US"/>
          </w:rPr>
          <w:t>marking analysis.</w:t>
        </w:r>
        <w:bookmarkEnd w:id="876"/>
      </w:ins>
    </w:p>
    <w:tbl>
      <w:tblPr>
        <w:tblStyle w:val="FHWATableNormal"/>
        <w:tblW w:w="12960" w:type="dxa"/>
        <w:tblLook w:val="04A0" w:firstRow="1" w:lastRow="0" w:firstColumn="1" w:lastColumn="0" w:noHBand="0" w:noVBand="1"/>
      </w:tblPr>
      <w:tblGrid>
        <w:gridCol w:w="1912"/>
        <w:gridCol w:w="2174"/>
        <w:gridCol w:w="5163"/>
        <w:gridCol w:w="3711"/>
      </w:tblGrid>
      <w:tr w:rsidR="00547C99" w:rsidRPr="00E46570" w14:paraId="279C1DB4" w14:textId="77777777" w:rsidTr="00A60562">
        <w:trPr>
          <w:cnfStyle w:val="100000000000" w:firstRow="1" w:lastRow="0" w:firstColumn="0" w:lastColumn="0" w:oddVBand="0" w:evenVBand="0" w:oddHBand="0" w:evenHBand="0" w:firstRowFirstColumn="0" w:firstRowLastColumn="0" w:lastRowFirstColumn="0" w:lastRowLastColumn="0"/>
          <w:trHeight w:val="674"/>
          <w:ins w:id="880" w:author="Bedsole, Lisa K. [US-US]" w:date="2026-06-25T07:57:00Z"/>
        </w:trPr>
        <w:tc>
          <w:tcPr>
            <w:tcW w:w="2016" w:type="dxa"/>
          </w:tcPr>
          <w:p w14:paraId="2E4EFB03" w14:textId="77777777" w:rsidR="00547C99" w:rsidRPr="008E6977" w:rsidRDefault="00547C99" w:rsidP="00A60562">
            <w:pPr>
              <w:pStyle w:val="FHWATableColumnHeading"/>
              <w:rPr>
                <w:ins w:id="881" w:author="Bedsole, Lisa K. [US-US]" w:date="2026-06-25T07:57:00Z" w16du:dateUtc="2026-06-25T11:57:00Z"/>
                <w:sz w:val="22"/>
                <w:szCs w:val="18"/>
                <w:lang w:bidi="en-US"/>
              </w:rPr>
            </w:pPr>
            <w:ins w:id="882" w:author="Bedsole, Lisa K. [US-US]" w:date="2026-06-25T07:57:00Z" w16du:dateUtc="2026-06-25T11:57:00Z">
              <w:r w:rsidRPr="008E6977">
                <w:rPr>
                  <w:sz w:val="22"/>
                  <w:szCs w:val="18"/>
                </w:rPr>
                <w:t>Public Source Group</w:t>
              </w:r>
            </w:ins>
          </w:p>
        </w:tc>
        <w:tc>
          <w:tcPr>
            <w:tcW w:w="2304" w:type="dxa"/>
          </w:tcPr>
          <w:p w14:paraId="2700727D" w14:textId="77777777" w:rsidR="00547C99" w:rsidRPr="008E6977" w:rsidRDefault="00547C99" w:rsidP="00A60562">
            <w:pPr>
              <w:pStyle w:val="FHWATableColumnHeading"/>
              <w:rPr>
                <w:ins w:id="883" w:author="Bedsole, Lisa K. [US-US]" w:date="2026-06-25T07:57:00Z" w16du:dateUtc="2026-06-25T11:57:00Z"/>
                <w:sz w:val="22"/>
                <w:szCs w:val="18"/>
                <w:lang w:bidi="en-US"/>
              </w:rPr>
            </w:pPr>
            <w:ins w:id="884" w:author="Bedsole, Lisa K. [US-US]" w:date="2026-06-25T07:57:00Z" w16du:dateUtc="2026-06-25T11:57:00Z">
              <w:r w:rsidRPr="008E6977">
                <w:rPr>
                  <w:sz w:val="22"/>
                  <w:szCs w:val="18"/>
                </w:rPr>
                <w:t>Sources Included in Earlier Inventory</w:t>
              </w:r>
            </w:ins>
          </w:p>
        </w:tc>
        <w:tc>
          <w:tcPr>
            <w:tcW w:w="5904" w:type="dxa"/>
          </w:tcPr>
          <w:p w14:paraId="5734FB6D" w14:textId="77777777" w:rsidR="00547C99" w:rsidRPr="008E6977" w:rsidRDefault="00547C99" w:rsidP="00A60562">
            <w:pPr>
              <w:pStyle w:val="FHWATableColumnHeading"/>
              <w:rPr>
                <w:ins w:id="885" w:author="Bedsole, Lisa K. [US-US]" w:date="2026-06-25T07:57:00Z" w16du:dateUtc="2026-06-25T11:57:00Z"/>
                <w:sz w:val="22"/>
                <w:szCs w:val="18"/>
                <w:lang w:bidi="en-US"/>
              </w:rPr>
            </w:pPr>
            <w:ins w:id="886" w:author="Bedsole, Lisa K. [US-US]" w:date="2026-06-25T07:57:00Z" w16du:dateUtc="2026-06-25T11:57:00Z">
              <w:r w:rsidRPr="008E6977">
                <w:rPr>
                  <w:sz w:val="22"/>
                  <w:szCs w:val="18"/>
                </w:rPr>
                <w:t>Key Finding Relevant to Pavement Markings</w:t>
              </w:r>
            </w:ins>
          </w:p>
        </w:tc>
        <w:tc>
          <w:tcPr>
            <w:tcW w:w="4176" w:type="dxa"/>
          </w:tcPr>
          <w:p w14:paraId="269E7285" w14:textId="77777777" w:rsidR="00547C99" w:rsidRPr="008E6977" w:rsidRDefault="00547C99" w:rsidP="00A60562">
            <w:pPr>
              <w:pStyle w:val="FHWATableColumnHeading"/>
              <w:rPr>
                <w:ins w:id="887" w:author="Bedsole, Lisa K. [US-US]" w:date="2026-06-25T07:57:00Z" w16du:dateUtc="2026-06-25T11:57:00Z"/>
                <w:sz w:val="22"/>
                <w:szCs w:val="18"/>
                <w:lang w:bidi="en-US"/>
              </w:rPr>
            </w:pPr>
            <w:ins w:id="888" w:author="Bedsole, Lisa K. [US-US]" w:date="2026-06-25T07:57:00Z" w16du:dateUtc="2026-06-25T11:57:00Z">
              <w:r w:rsidRPr="008E6977">
                <w:rPr>
                  <w:sz w:val="22"/>
                  <w:szCs w:val="18"/>
                </w:rPr>
                <w:t>Role in This Report</w:t>
              </w:r>
            </w:ins>
          </w:p>
        </w:tc>
      </w:tr>
      <w:tr w:rsidR="00547C99" w:rsidRPr="00E46570" w14:paraId="47EE6A94" w14:textId="77777777" w:rsidTr="00A60562">
        <w:trPr>
          <w:ins w:id="889" w:author="Bedsole, Lisa K. [US-US]" w:date="2026-06-25T07:57:00Z"/>
        </w:trPr>
        <w:tc>
          <w:tcPr>
            <w:tcW w:w="2016" w:type="dxa"/>
          </w:tcPr>
          <w:p w14:paraId="2B2C3D83" w14:textId="77777777" w:rsidR="00547C99" w:rsidRPr="008E6977" w:rsidRDefault="00547C99" w:rsidP="00A60562">
            <w:pPr>
              <w:pStyle w:val="FHWATableBodyText"/>
              <w:rPr>
                <w:ins w:id="890" w:author="Bedsole, Lisa K. [US-US]" w:date="2026-06-25T07:57:00Z" w16du:dateUtc="2026-06-25T11:57:00Z"/>
                <w:sz w:val="22"/>
                <w:szCs w:val="18"/>
                <w:lang w:bidi="en-US"/>
              </w:rPr>
            </w:pPr>
            <w:ins w:id="891" w:author="Bedsole, Lisa K. [US-US]" w:date="2026-06-25T07:57:00Z" w16du:dateUtc="2026-06-25T11:57:00Z">
              <w:r w:rsidRPr="008E6977">
                <w:rPr>
                  <w:sz w:val="22"/>
                  <w:szCs w:val="18"/>
                </w:rPr>
                <w:t>Authoritative national inventory systems</w:t>
              </w:r>
            </w:ins>
          </w:p>
        </w:tc>
        <w:tc>
          <w:tcPr>
            <w:tcW w:w="2304" w:type="dxa"/>
          </w:tcPr>
          <w:p w14:paraId="5B408A21" w14:textId="58A1FE22" w:rsidR="00547C99" w:rsidRPr="008E6977" w:rsidRDefault="00547C99" w:rsidP="00A60562">
            <w:pPr>
              <w:pStyle w:val="FHWATableBodyText"/>
              <w:rPr>
                <w:ins w:id="892" w:author="Bedsole, Lisa K. [US-US]" w:date="2026-06-25T07:57:00Z" w16du:dateUtc="2026-06-25T11:57:00Z"/>
                <w:sz w:val="22"/>
                <w:szCs w:val="18"/>
                <w:lang w:bidi="en-US"/>
              </w:rPr>
            </w:pPr>
            <w:ins w:id="893" w:author="Bedsole, Lisa K. [US-US]" w:date="2026-06-25T07:57:00Z" w16du:dateUtc="2026-06-25T11:57:00Z">
              <w:r w:rsidRPr="008E6977">
                <w:rPr>
                  <w:sz w:val="22"/>
                  <w:szCs w:val="18"/>
                </w:rPr>
                <w:t>HPMS</w:t>
              </w:r>
            </w:ins>
            <w:r w:rsidR="00AB532F">
              <w:rPr>
                <w:sz w:val="22"/>
                <w:szCs w:val="18"/>
              </w:rPr>
              <w:t xml:space="preserve">, </w:t>
            </w:r>
            <w:ins w:id="894" w:author="Bedsole, Lisa K. [US-US]" w:date="2026-06-25T07:57:00Z" w16du:dateUtc="2026-06-25T11:57:00Z">
              <w:r w:rsidRPr="008E6977">
                <w:rPr>
                  <w:sz w:val="22"/>
                  <w:szCs w:val="18"/>
                </w:rPr>
                <w:t>MIRE 2.1</w:t>
              </w:r>
            </w:ins>
            <w:r w:rsidR="00AB532F">
              <w:rPr>
                <w:sz w:val="22"/>
                <w:szCs w:val="18"/>
              </w:rPr>
              <w:t xml:space="preserve">, </w:t>
            </w:r>
            <w:ins w:id="895" w:author="Bedsole, Lisa K. [US-US]" w:date="2026-06-25T07:57:00Z" w16du:dateUtc="2026-06-25T11:57:00Z">
              <w:r w:rsidRPr="008E6977">
                <w:rPr>
                  <w:sz w:val="22"/>
                  <w:szCs w:val="18"/>
                </w:rPr>
                <w:t>ARNOL</w:t>
              </w:r>
            </w:ins>
            <w:r w:rsidRPr="008E6977">
              <w:rPr>
                <w:sz w:val="22"/>
                <w:szCs w:val="18"/>
              </w:rPr>
              <w:t>D</w:t>
            </w:r>
            <w:r w:rsidR="00AB532F">
              <w:rPr>
                <w:sz w:val="22"/>
                <w:szCs w:val="18"/>
              </w:rPr>
              <w:t xml:space="preserve">, </w:t>
            </w:r>
            <w:ins w:id="896" w:author="Bedsole, Lisa K. [US-US]" w:date="2026-06-25T07:57:00Z" w16du:dateUtc="2026-06-25T11:57:00Z">
              <w:r w:rsidRPr="008E6977">
                <w:rPr>
                  <w:sz w:val="22"/>
                  <w:szCs w:val="18"/>
                </w:rPr>
                <w:t>NBI/BIM</w:t>
              </w:r>
            </w:ins>
          </w:p>
        </w:tc>
        <w:tc>
          <w:tcPr>
            <w:tcW w:w="5904" w:type="dxa"/>
          </w:tcPr>
          <w:p w14:paraId="55FFEF06" w14:textId="77777777" w:rsidR="00547C99" w:rsidRPr="008E6977" w:rsidRDefault="00547C99" w:rsidP="00A60562">
            <w:pPr>
              <w:pStyle w:val="FHWATableBodyText"/>
              <w:rPr>
                <w:ins w:id="897" w:author="Bedsole, Lisa K. [US-US]" w:date="2026-06-25T07:57:00Z" w16du:dateUtc="2026-06-25T11:57:00Z"/>
                <w:sz w:val="22"/>
                <w:szCs w:val="18"/>
                <w:lang w:bidi="en-US"/>
              </w:rPr>
            </w:pPr>
            <w:ins w:id="898" w:author="Bedsole, Lisa K. [US-US]" w:date="2026-06-25T07:57:00Z" w16du:dateUtc="2026-06-25T11:57:00Z">
              <w:r w:rsidRPr="008E6977">
                <w:rPr>
                  <w:sz w:val="22"/>
                  <w:szCs w:val="18"/>
                </w:rPr>
                <w:t>These sources provide structured roadway or asset records, but they do not include sensor data or roadway imagery. MIRE includes pavement markings as inventory elements, while the other sources are mainly relevant for roadway, network, pavement surface, or structure context.</w:t>
              </w:r>
            </w:ins>
          </w:p>
        </w:tc>
        <w:tc>
          <w:tcPr>
            <w:tcW w:w="4176" w:type="dxa"/>
          </w:tcPr>
          <w:p w14:paraId="5681AD9E" w14:textId="77777777" w:rsidR="00547C99" w:rsidRPr="008E6977" w:rsidRDefault="00547C99" w:rsidP="00A60562">
            <w:pPr>
              <w:pStyle w:val="FHWATableBodyText"/>
              <w:rPr>
                <w:ins w:id="899" w:author="Bedsole, Lisa K. [US-US]" w:date="2026-06-25T07:57:00Z" w16du:dateUtc="2026-06-25T11:57:00Z"/>
                <w:sz w:val="22"/>
                <w:szCs w:val="18"/>
                <w:lang w:bidi="en-US"/>
              </w:rPr>
            </w:pPr>
            <w:ins w:id="900" w:author="Bedsole, Lisa K. [US-US]" w:date="2026-06-25T07:57:00Z" w16du:dateUtc="2026-06-25T11:57:00Z">
              <w:r w:rsidRPr="008E6977">
                <w:rPr>
                  <w:sz w:val="22"/>
                  <w:szCs w:val="18"/>
                </w:rPr>
                <w:t>Contextual only. These sources are not candidates for image-based pilot analysis, but they may support future spatial alignment or comparison with structured roadway records.</w:t>
              </w:r>
            </w:ins>
          </w:p>
        </w:tc>
      </w:tr>
      <w:tr w:rsidR="00547C99" w:rsidRPr="00E46570" w14:paraId="714DEAA3" w14:textId="77777777" w:rsidTr="00A60562">
        <w:trPr>
          <w:ins w:id="901" w:author="Bedsole, Lisa K. [US-US]" w:date="2026-06-25T07:57:00Z"/>
        </w:trPr>
        <w:tc>
          <w:tcPr>
            <w:tcW w:w="2016" w:type="dxa"/>
          </w:tcPr>
          <w:p w14:paraId="207B83FD" w14:textId="77777777" w:rsidR="00547C99" w:rsidRPr="008E6977" w:rsidRDefault="00547C99" w:rsidP="00A60562">
            <w:pPr>
              <w:pStyle w:val="FHWATableBodyText"/>
              <w:rPr>
                <w:ins w:id="902" w:author="Bedsole, Lisa K. [US-US]" w:date="2026-06-25T07:57:00Z" w16du:dateUtc="2026-06-25T11:57:00Z"/>
                <w:sz w:val="22"/>
                <w:szCs w:val="18"/>
                <w:lang w:bidi="en-US"/>
              </w:rPr>
            </w:pPr>
            <w:ins w:id="903" w:author="Bedsole, Lisa K. [US-US]" w:date="2026-06-25T07:57:00Z" w16du:dateUtc="2026-06-25T11:57:00Z">
              <w:r w:rsidRPr="008E6977">
                <w:rPr>
                  <w:sz w:val="22"/>
                  <w:szCs w:val="18"/>
                </w:rPr>
                <w:t>Public geospatial reference sources</w:t>
              </w:r>
            </w:ins>
          </w:p>
        </w:tc>
        <w:tc>
          <w:tcPr>
            <w:tcW w:w="2304" w:type="dxa"/>
          </w:tcPr>
          <w:p w14:paraId="3D833AAE" w14:textId="77777777" w:rsidR="00547C99" w:rsidRPr="008E6977" w:rsidRDefault="00547C99" w:rsidP="00A60562">
            <w:pPr>
              <w:pStyle w:val="FHWATableBodyText"/>
              <w:rPr>
                <w:ins w:id="904" w:author="Bedsole, Lisa K. [US-US]" w:date="2026-06-25T07:57:00Z" w16du:dateUtc="2026-06-25T11:57:00Z"/>
                <w:sz w:val="22"/>
                <w:szCs w:val="18"/>
                <w:lang w:bidi="en-US"/>
              </w:rPr>
            </w:pPr>
            <w:ins w:id="905" w:author="Bedsole, Lisa K. [US-US]" w:date="2026-06-25T07:57:00Z" w16du:dateUtc="2026-06-25T11:57:00Z">
              <w:r w:rsidRPr="008E6977">
                <w:rPr>
                  <w:sz w:val="22"/>
                  <w:szCs w:val="18"/>
                </w:rPr>
                <w:t>OpenStreetMap</w:t>
              </w:r>
            </w:ins>
          </w:p>
        </w:tc>
        <w:tc>
          <w:tcPr>
            <w:tcW w:w="5904" w:type="dxa"/>
          </w:tcPr>
          <w:p w14:paraId="6E6F00C5" w14:textId="77777777" w:rsidR="00547C99" w:rsidRPr="008E6977" w:rsidRDefault="00547C99" w:rsidP="00A60562">
            <w:pPr>
              <w:pStyle w:val="FHWATableBodyText"/>
              <w:rPr>
                <w:ins w:id="906" w:author="Bedsole, Lisa K. [US-US]" w:date="2026-06-25T07:57:00Z" w16du:dateUtc="2026-06-25T11:57:00Z"/>
                <w:sz w:val="22"/>
                <w:szCs w:val="18"/>
                <w:lang w:bidi="en-US"/>
              </w:rPr>
            </w:pPr>
            <w:ins w:id="907" w:author="Bedsole, Lisa K. [US-US]" w:date="2026-06-25T07:57:00Z" w16du:dateUtc="2026-06-25T11:57:00Z">
              <w:r w:rsidRPr="008E6977">
                <w:rPr>
                  <w:sz w:val="22"/>
                  <w:szCs w:val="18"/>
                </w:rPr>
                <w:t>OSM provides tagged vector geometry and may include pavement marking-related tags, but completeness and consistency vary by location. It does not provide sensor imagery.</w:t>
              </w:r>
            </w:ins>
          </w:p>
        </w:tc>
        <w:tc>
          <w:tcPr>
            <w:tcW w:w="4176" w:type="dxa"/>
          </w:tcPr>
          <w:p w14:paraId="337D846C" w14:textId="77777777" w:rsidR="00547C99" w:rsidRPr="008E6977" w:rsidRDefault="00547C99" w:rsidP="00A60562">
            <w:pPr>
              <w:pStyle w:val="FHWATableBodyText"/>
              <w:rPr>
                <w:ins w:id="908" w:author="Bedsole, Lisa K. [US-US]" w:date="2026-06-25T07:57:00Z" w16du:dateUtc="2026-06-25T11:57:00Z"/>
                <w:sz w:val="22"/>
                <w:szCs w:val="18"/>
                <w:lang w:bidi="en-US"/>
              </w:rPr>
            </w:pPr>
            <w:ins w:id="909" w:author="Bedsole, Lisa K. [US-US]" w:date="2026-06-25T07:57:00Z" w16du:dateUtc="2026-06-25T11:57:00Z">
              <w:r w:rsidRPr="008E6977">
                <w:rPr>
                  <w:sz w:val="22"/>
                  <w:szCs w:val="18"/>
                </w:rPr>
                <w:t>Supplemental context. OSM may support roadway or spatial context, but it is not an image-processing dataset.</w:t>
              </w:r>
            </w:ins>
          </w:p>
        </w:tc>
      </w:tr>
      <w:tr w:rsidR="00547C99" w:rsidRPr="00E46570" w14:paraId="4C0EE89C" w14:textId="77777777" w:rsidTr="00A60562">
        <w:trPr>
          <w:ins w:id="910" w:author="Bedsole, Lisa K. [US-US]" w:date="2026-06-25T07:57:00Z"/>
        </w:trPr>
        <w:tc>
          <w:tcPr>
            <w:tcW w:w="2016" w:type="dxa"/>
          </w:tcPr>
          <w:p w14:paraId="552F7363" w14:textId="77777777" w:rsidR="00547C99" w:rsidRPr="008E6977" w:rsidRDefault="00547C99" w:rsidP="00A60562">
            <w:pPr>
              <w:pStyle w:val="FHWATableBodyText"/>
              <w:rPr>
                <w:ins w:id="911" w:author="Bedsole, Lisa K. [US-US]" w:date="2026-06-25T07:57:00Z" w16du:dateUtc="2026-06-25T11:57:00Z"/>
                <w:sz w:val="22"/>
                <w:szCs w:val="18"/>
                <w:lang w:bidi="en-US"/>
              </w:rPr>
            </w:pPr>
            <w:ins w:id="912" w:author="Bedsole, Lisa K. [US-US]" w:date="2026-06-25T07:57:00Z" w16du:dateUtc="2026-06-25T11:57:00Z">
              <w:r w:rsidRPr="008E6977">
                <w:rPr>
                  <w:sz w:val="22"/>
                  <w:szCs w:val="18"/>
                </w:rPr>
                <w:t>Publicly accessible lane detection and driving scene datasets</w:t>
              </w:r>
            </w:ins>
          </w:p>
        </w:tc>
        <w:tc>
          <w:tcPr>
            <w:tcW w:w="2304" w:type="dxa"/>
          </w:tcPr>
          <w:p w14:paraId="186A86B1" w14:textId="728567D8" w:rsidR="00547C99" w:rsidRPr="008E6977" w:rsidRDefault="00547C99" w:rsidP="00A60562">
            <w:pPr>
              <w:pStyle w:val="FHWATableBodyText"/>
              <w:rPr>
                <w:ins w:id="913" w:author="Bedsole, Lisa K. [US-US]" w:date="2026-06-25T07:57:00Z" w16du:dateUtc="2026-06-25T11:57:00Z"/>
                <w:sz w:val="22"/>
                <w:szCs w:val="18"/>
                <w:lang w:bidi="en-US"/>
              </w:rPr>
            </w:pPr>
            <w:ins w:id="914" w:author="Bedsole, Lisa K. [US-US]" w:date="2026-06-25T07:57:00Z" w16du:dateUtc="2026-06-25T11:57:00Z">
              <w:r w:rsidRPr="008E6977">
                <w:rPr>
                  <w:sz w:val="22"/>
                  <w:szCs w:val="18"/>
                </w:rPr>
                <w:t>TuSimple</w:t>
              </w:r>
            </w:ins>
            <w:r w:rsidR="00AB532F">
              <w:rPr>
                <w:sz w:val="22"/>
                <w:szCs w:val="18"/>
              </w:rPr>
              <w:t xml:space="preserve">, </w:t>
            </w:r>
            <w:ins w:id="915" w:author="Bedsole, Lisa K. [US-US]" w:date="2026-06-25T07:57:00Z" w16du:dateUtc="2026-06-25T11:57:00Z">
              <w:r w:rsidRPr="008E6977">
                <w:rPr>
                  <w:sz w:val="22"/>
                  <w:szCs w:val="18"/>
                </w:rPr>
                <w:t>CULane</w:t>
              </w:r>
            </w:ins>
            <w:r w:rsidR="00AB532F">
              <w:rPr>
                <w:sz w:val="22"/>
                <w:szCs w:val="18"/>
              </w:rPr>
              <w:t>,</w:t>
            </w:r>
            <w:r w:rsidRPr="008E6977">
              <w:rPr>
                <w:sz w:val="22"/>
                <w:szCs w:val="18"/>
              </w:rPr>
              <w:t xml:space="preserve"> </w:t>
            </w:r>
            <w:ins w:id="916" w:author="Bedsole, Lisa K. [US-US]" w:date="2026-06-25T07:57:00Z" w16du:dateUtc="2026-06-25T11:57:00Z">
              <w:r w:rsidRPr="008E6977">
                <w:rPr>
                  <w:sz w:val="22"/>
                  <w:szCs w:val="18"/>
                </w:rPr>
                <w:t>CurveLane</w:t>
              </w:r>
            </w:ins>
            <w:r w:rsidR="00AB532F">
              <w:rPr>
                <w:sz w:val="22"/>
                <w:szCs w:val="18"/>
              </w:rPr>
              <w:t xml:space="preserve">, </w:t>
            </w:r>
            <w:ins w:id="917" w:author="Bedsole, Lisa K. [US-US]" w:date="2026-06-25T07:57:00Z" w16du:dateUtc="2026-06-25T11:57:00Z">
              <w:r w:rsidRPr="008E6977">
                <w:rPr>
                  <w:sz w:val="22"/>
                  <w:szCs w:val="18"/>
                </w:rPr>
                <w:t>BDD100K</w:t>
              </w:r>
            </w:ins>
            <w:r w:rsidR="00AB532F">
              <w:rPr>
                <w:sz w:val="22"/>
                <w:szCs w:val="18"/>
              </w:rPr>
              <w:t xml:space="preserve">, </w:t>
            </w:r>
            <w:ins w:id="918" w:author="Bedsole, Lisa K. [US-US]" w:date="2026-06-25T07:57:00Z" w16du:dateUtc="2026-06-25T11:57:00Z">
              <w:r w:rsidRPr="008E6977">
                <w:rPr>
                  <w:sz w:val="22"/>
                  <w:szCs w:val="18"/>
                </w:rPr>
                <w:t>Comma2k19</w:t>
              </w:r>
            </w:ins>
            <w:r w:rsidR="00AB532F">
              <w:rPr>
                <w:sz w:val="22"/>
                <w:szCs w:val="18"/>
              </w:rPr>
              <w:t xml:space="preserve">, </w:t>
            </w:r>
            <w:ins w:id="919" w:author="Bedsole, Lisa K. [US-US]" w:date="2026-06-25T07:57:00Z" w16du:dateUtc="2026-06-25T11:57:00Z">
              <w:r w:rsidRPr="008E6977">
                <w:rPr>
                  <w:sz w:val="22"/>
                  <w:szCs w:val="18"/>
                </w:rPr>
                <w:t>ROADWork</w:t>
              </w:r>
            </w:ins>
          </w:p>
        </w:tc>
        <w:tc>
          <w:tcPr>
            <w:tcW w:w="5904" w:type="dxa"/>
          </w:tcPr>
          <w:p w14:paraId="49BDF317" w14:textId="77777777" w:rsidR="00547C99" w:rsidRPr="008E6977" w:rsidRDefault="00547C99" w:rsidP="00A60562">
            <w:pPr>
              <w:pStyle w:val="FHWATableBodyText"/>
              <w:rPr>
                <w:ins w:id="920" w:author="Bedsole, Lisa K. [US-US]" w:date="2026-06-25T07:57:00Z" w16du:dateUtc="2026-06-25T11:57:00Z"/>
                <w:sz w:val="22"/>
                <w:szCs w:val="18"/>
                <w:lang w:bidi="en-US"/>
              </w:rPr>
            </w:pPr>
            <w:ins w:id="921" w:author="Bedsole, Lisa K. [US-US]" w:date="2026-06-25T07:57:00Z" w16du:dateUtc="2026-06-25T11:57:00Z">
              <w:r w:rsidRPr="008E6977">
                <w:rPr>
                  <w:sz w:val="22"/>
                  <w:szCs w:val="18"/>
                </w:rPr>
                <w:t>These datasets provide roadway-facing camera imagery that can support lane-marking detection, roadway scene interpretation, or visual review of work-zone conditions. Annotation coverage and suitability for pavement marking analysis vary by source.</w:t>
              </w:r>
            </w:ins>
          </w:p>
        </w:tc>
        <w:tc>
          <w:tcPr>
            <w:tcW w:w="4176" w:type="dxa"/>
          </w:tcPr>
          <w:p w14:paraId="17239B70" w14:textId="77777777" w:rsidR="00547C99" w:rsidRPr="008E6977" w:rsidRDefault="00547C99" w:rsidP="00A60562">
            <w:pPr>
              <w:pStyle w:val="FHWATableBodyText"/>
              <w:rPr>
                <w:ins w:id="922" w:author="Bedsole, Lisa K. [US-US]" w:date="2026-06-25T07:57:00Z" w16du:dateUtc="2026-06-25T11:57:00Z"/>
                <w:sz w:val="22"/>
                <w:szCs w:val="18"/>
                <w:lang w:bidi="en-US"/>
              </w:rPr>
            </w:pPr>
            <w:ins w:id="923" w:author="Bedsole, Lisa K. [US-US]" w:date="2026-06-25T07:57:00Z" w16du:dateUtc="2026-06-25T11:57:00Z">
              <w:r w:rsidRPr="008E6977">
                <w:rPr>
                  <w:sz w:val="22"/>
                  <w:szCs w:val="18"/>
                </w:rPr>
                <w:t>Primary candidate pool for the pilot analysis. These sources are the most practical starting point because they provide accessible imagery relevant to pavement markings.</w:t>
              </w:r>
            </w:ins>
          </w:p>
        </w:tc>
      </w:tr>
      <w:tr w:rsidR="00547C99" w:rsidRPr="00E46570" w14:paraId="66566CE6" w14:textId="77777777" w:rsidTr="00A60562">
        <w:trPr>
          <w:ins w:id="924" w:author="Bedsole, Lisa K. [US-US]" w:date="2026-06-25T07:57:00Z"/>
        </w:trPr>
        <w:tc>
          <w:tcPr>
            <w:tcW w:w="2016" w:type="dxa"/>
          </w:tcPr>
          <w:p w14:paraId="72FE891A" w14:textId="77777777" w:rsidR="00547C99" w:rsidRPr="008E6977" w:rsidRDefault="00547C99" w:rsidP="00A60562">
            <w:pPr>
              <w:pStyle w:val="FHWATableBodyText"/>
              <w:rPr>
                <w:ins w:id="925" w:author="Bedsole, Lisa K. [US-US]" w:date="2026-06-25T07:57:00Z" w16du:dateUtc="2026-06-25T11:57:00Z"/>
                <w:sz w:val="22"/>
                <w:szCs w:val="18"/>
                <w:lang w:bidi="en-US"/>
              </w:rPr>
            </w:pPr>
            <w:ins w:id="926" w:author="Bedsole, Lisa K. [US-US]" w:date="2026-06-25T07:57:00Z" w16du:dateUtc="2026-06-25T11:57:00Z">
              <w:r w:rsidRPr="008E6977">
                <w:rPr>
                  <w:sz w:val="22"/>
                  <w:szCs w:val="18"/>
                </w:rPr>
                <w:t>ADS grant and demonstration datasets</w:t>
              </w:r>
            </w:ins>
          </w:p>
        </w:tc>
        <w:tc>
          <w:tcPr>
            <w:tcW w:w="2304" w:type="dxa"/>
          </w:tcPr>
          <w:p w14:paraId="29DEA1E2" w14:textId="0565D418" w:rsidR="00547C99" w:rsidRPr="008E6977" w:rsidRDefault="00547C99" w:rsidP="00A60562">
            <w:pPr>
              <w:pStyle w:val="FHWATableBodyText"/>
              <w:rPr>
                <w:ins w:id="927" w:author="Bedsole, Lisa K. [US-US]" w:date="2026-06-25T07:57:00Z" w16du:dateUtc="2026-06-25T11:57:00Z"/>
                <w:sz w:val="22"/>
                <w:szCs w:val="18"/>
                <w:lang w:bidi="en-US"/>
              </w:rPr>
            </w:pPr>
            <w:ins w:id="928" w:author="Bedsole, Lisa K. [US-US]" w:date="2026-06-25T07:57:00Z" w16du:dateUtc="2026-06-25T11:57:00Z">
              <w:r w:rsidRPr="008E6977">
                <w:rPr>
                  <w:sz w:val="22"/>
                  <w:szCs w:val="18"/>
                </w:rPr>
                <w:t>Iowa DOT ADS</w:t>
              </w:r>
            </w:ins>
            <w:r w:rsidR="00AB532F">
              <w:rPr>
                <w:sz w:val="22"/>
                <w:szCs w:val="18"/>
              </w:rPr>
              <w:t xml:space="preserve">, </w:t>
            </w:r>
            <w:ins w:id="929" w:author="Bedsole, Lisa K. [US-US]" w:date="2026-06-25T07:57:00Z" w16du:dateUtc="2026-06-25T11:57:00Z">
              <w:r w:rsidRPr="008E6977">
                <w:rPr>
                  <w:sz w:val="22"/>
                  <w:szCs w:val="18"/>
                </w:rPr>
                <w:t>Ohio Rural ADS</w:t>
              </w:r>
            </w:ins>
            <w:r w:rsidR="00AB532F">
              <w:rPr>
                <w:sz w:val="22"/>
                <w:szCs w:val="18"/>
              </w:rPr>
              <w:t xml:space="preserve">, </w:t>
            </w:r>
            <w:ins w:id="930" w:author="Bedsole, Lisa K. [US-US]" w:date="2026-06-25T07:57:00Z" w16du:dateUtc="2026-06-25T11:57:00Z">
              <w:r w:rsidRPr="008E6977">
                <w:rPr>
                  <w:sz w:val="22"/>
                  <w:szCs w:val="18"/>
                </w:rPr>
                <w:t>PennDOT Work Zone</w:t>
              </w:r>
            </w:ins>
            <w:r w:rsidR="00AB532F">
              <w:rPr>
                <w:sz w:val="22"/>
                <w:szCs w:val="18"/>
              </w:rPr>
              <w:t xml:space="preserve">, </w:t>
            </w:r>
            <w:ins w:id="931" w:author="Bedsole, Lisa K. [US-US]" w:date="2026-06-25T07:57:00Z" w16du:dateUtc="2026-06-25T11:57:00Z">
              <w:r w:rsidRPr="008E6977">
                <w:rPr>
                  <w:sz w:val="22"/>
                  <w:szCs w:val="18"/>
                </w:rPr>
                <w:t>Texas A&amp;M AVA</w:t>
              </w:r>
            </w:ins>
          </w:p>
        </w:tc>
        <w:tc>
          <w:tcPr>
            <w:tcW w:w="5904" w:type="dxa"/>
          </w:tcPr>
          <w:p w14:paraId="5CF52342" w14:textId="77777777" w:rsidR="00547C99" w:rsidRPr="008E6977" w:rsidRDefault="00547C99" w:rsidP="00A60562">
            <w:pPr>
              <w:pStyle w:val="FHWATableBodyText"/>
              <w:rPr>
                <w:ins w:id="932" w:author="Bedsole, Lisa K. [US-US]" w:date="2026-06-25T07:57:00Z" w16du:dateUtc="2026-06-25T11:57:00Z"/>
                <w:sz w:val="22"/>
                <w:szCs w:val="18"/>
                <w:lang w:bidi="en-US"/>
              </w:rPr>
            </w:pPr>
            <w:ins w:id="933" w:author="Bedsole, Lisa K. [US-US]" w:date="2026-06-25T07:57:00Z" w16du:dateUtc="2026-06-25T11:57:00Z">
              <w:r w:rsidRPr="008E6977">
                <w:rPr>
                  <w:sz w:val="22"/>
                  <w:szCs w:val="18"/>
                </w:rPr>
                <w:t xml:space="preserve">These datasets are highly relevant to U.S. roadway contexts and may include camera imagery, LiDAR, HD maps, perception logs, and work zone or rural roadway data. However, access may </w:t>
              </w:r>
              <w:r>
                <w:rPr>
                  <w:sz w:val="22"/>
                  <w:szCs w:val="18"/>
                </w:rPr>
                <w:t>entail</w:t>
              </w:r>
              <w:r w:rsidRPr="008E6977">
                <w:rPr>
                  <w:sz w:val="22"/>
                  <w:szCs w:val="18"/>
                </w:rPr>
                <w:t xml:space="preserve"> coordination, data-sharing agreements, or future data availability.</w:t>
              </w:r>
            </w:ins>
          </w:p>
        </w:tc>
        <w:tc>
          <w:tcPr>
            <w:tcW w:w="4176" w:type="dxa"/>
          </w:tcPr>
          <w:p w14:paraId="435671BE" w14:textId="77777777" w:rsidR="00547C99" w:rsidRPr="008E6977" w:rsidRDefault="00547C99" w:rsidP="00A60562">
            <w:pPr>
              <w:pStyle w:val="FHWATableBodyText"/>
              <w:rPr>
                <w:ins w:id="934" w:author="Bedsole, Lisa K. [US-US]" w:date="2026-06-25T07:57:00Z" w16du:dateUtc="2026-06-25T11:57:00Z"/>
                <w:sz w:val="22"/>
                <w:szCs w:val="18"/>
                <w:lang w:bidi="en-US"/>
              </w:rPr>
            </w:pPr>
            <w:ins w:id="935" w:author="Bedsole, Lisa K. [US-US]" w:date="2026-06-25T07:57:00Z" w16du:dateUtc="2026-06-25T11:57:00Z">
              <w:r w:rsidRPr="008E6977">
                <w:rPr>
                  <w:sz w:val="22"/>
                  <w:szCs w:val="18"/>
                </w:rPr>
                <w:t>Important future sources. These datasets may support later validation or expanded analysis but are less practical for the initial image-based pilot.</w:t>
              </w:r>
            </w:ins>
          </w:p>
        </w:tc>
      </w:tr>
      <w:tr w:rsidR="00547C99" w:rsidRPr="00E46570" w14:paraId="04707A67" w14:textId="77777777" w:rsidTr="00A60562">
        <w:trPr>
          <w:ins w:id="936" w:author="Bedsole, Lisa K. [US-US]" w:date="2026-06-25T07:57:00Z"/>
        </w:trPr>
        <w:tc>
          <w:tcPr>
            <w:tcW w:w="2016" w:type="dxa"/>
          </w:tcPr>
          <w:p w14:paraId="1C9C9C75" w14:textId="77777777" w:rsidR="00547C99" w:rsidRPr="008E6977" w:rsidRDefault="00547C99" w:rsidP="00A60562">
            <w:pPr>
              <w:pStyle w:val="FHWATableBodyText"/>
              <w:rPr>
                <w:ins w:id="937" w:author="Bedsole, Lisa K. [US-US]" w:date="2026-06-25T07:57:00Z" w16du:dateUtc="2026-06-25T11:57:00Z"/>
                <w:sz w:val="22"/>
                <w:szCs w:val="18"/>
                <w:lang w:bidi="en-US"/>
              </w:rPr>
            </w:pPr>
            <w:ins w:id="938" w:author="Bedsole, Lisa K. [US-US]" w:date="2026-06-25T07:57:00Z" w16du:dateUtc="2026-06-25T11:57:00Z">
              <w:r w:rsidRPr="008E6977">
                <w:rPr>
                  <w:sz w:val="22"/>
                  <w:szCs w:val="18"/>
                </w:rPr>
                <w:t>Research program archives and public AV perception datasets</w:t>
              </w:r>
            </w:ins>
          </w:p>
        </w:tc>
        <w:tc>
          <w:tcPr>
            <w:tcW w:w="2304" w:type="dxa"/>
          </w:tcPr>
          <w:p w14:paraId="3F2AF35E" w14:textId="38034911" w:rsidR="00547C99" w:rsidRPr="008E6977" w:rsidRDefault="00547C99" w:rsidP="00A60562">
            <w:pPr>
              <w:pStyle w:val="FHWATableBodyText"/>
              <w:rPr>
                <w:ins w:id="939" w:author="Bedsole, Lisa K. [US-US]" w:date="2026-06-25T07:57:00Z" w16du:dateUtc="2026-06-25T11:57:00Z"/>
                <w:sz w:val="22"/>
                <w:szCs w:val="18"/>
                <w:lang w:bidi="en-US"/>
              </w:rPr>
            </w:pPr>
            <w:ins w:id="940" w:author="Bedsole, Lisa K. [US-US]" w:date="2026-06-25T07:57:00Z" w16du:dateUtc="2026-06-25T11:57:00Z">
              <w:r w:rsidRPr="008E6977">
                <w:rPr>
                  <w:sz w:val="22"/>
                  <w:szCs w:val="18"/>
                </w:rPr>
                <w:t>SHRP 2 NDS + RID</w:t>
              </w:r>
            </w:ins>
            <w:r w:rsidR="00AB532F">
              <w:rPr>
                <w:sz w:val="22"/>
                <w:szCs w:val="18"/>
              </w:rPr>
              <w:t xml:space="preserve">, </w:t>
            </w:r>
            <w:ins w:id="941" w:author="Bedsole, Lisa K. [US-US]" w:date="2026-06-25T07:57:00Z" w16du:dateUtc="2026-06-25T11:57:00Z">
              <w:r w:rsidRPr="008E6977">
                <w:rPr>
                  <w:sz w:val="22"/>
                  <w:szCs w:val="18"/>
                </w:rPr>
                <w:t>Waymo</w:t>
              </w:r>
            </w:ins>
            <w:ins w:id="942" w:author="Bedsole, Lisa K. [US-US]" w:date="2026-06-25T09:05:00Z" w16du:dateUtc="2026-06-25T13:05:00Z">
              <w:r w:rsidR="00B55939">
                <w:rPr>
                  <w:sz w:val="22"/>
                  <w:szCs w:val="18"/>
                </w:rPr>
                <w:t>™</w:t>
              </w:r>
            </w:ins>
            <w:ins w:id="943" w:author="Bedsole, Lisa K. [US-US]" w:date="2026-06-25T07:57:00Z" w16du:dateUtc="2026-06-25T11:57:00Z">
              <w:r w:rsidRPr="008E6977">
                <w:rPr>
                  <w:sz w:val="22"/>
                  <w:szCs w:val="18"/>
                </w:rPr>
                <w:t xml:space="preserve"> Open Dataset</w:t>
              </w:r>
            </w:ins>
            <w:r w:rsidR="00AB532F">
              <w:rPr>
                <w:sz w:val="22"/>
                <w:szCs w:val="18"/>
              </w:rPr>
              <w:t xml:space="preserve">, </w:t>
            </w:r>
            <w:ins w:id="944" w:author="Bedsole, Lisa K. [US-US]" w:date="2026-06-25T07:57:00Z" w16du:dateUtc="2026-06-25T11:57:00Z">
              <w:r w:rsidRPr="008E6977">
                <w:rPr>
                  <w:sz w:val="22"/>
                  <w:szCs w:val="18"/>
                </w:rPr>
                <w:t>NCHRP datasets</w:t>
              </w:r>
            </w:ins>
            <w:r w:rsidR="00AB532F">
              <w:rPr>
                <w:sz w:val="22"/>
                <w:szCs w:val="18"/>
              </w:rPr>
              <w:t xml:space="preserve">, </w:t>
            </w:r>
            <w:ins w:id="945" w:author="Bedsole, Lisa K. [US-US]" w:date="2026-06-25T07:57:00Z" w16du:dateUtc="2026-06-25T11:57:00Z">
              <w:r w:rsidRPr="008E6977">
                <w:rPr>
                  <w:sz w:val="22"/>
                  <w:szCs w:val="18"/>
                </w:rPr>
                <w:t>UTC archives</w:t>
              </w:r>
            </w:ins>
          </w:p>
        </w:tc>
        <w:tc>
          <w:tcPr>
            <w:tcW w:w="5904" w:type="dxa"/>
          </w:tcPr>
          <w:p w14:paraId="6DC74632" w14:textId="77777777" w:rsidR="00547C99" w:rsidRPr="008E6977" w:rsidRDefault="00547C99" w:rsidP="00A60562">
            <w:pPr>
              <w:pStyle w:val="FHWATableBodyText"/>
              <w:rPr>
                <w:ins w:id="946" w:author="Bedsole, Lisa K. [US-US]" w:date="2026-06-25T07:57:00Z" w16du:dateUtc="2026-06-25T11:57:00Z"/>
                <w:sz w:val="22"/>
                <w:szCs w:val="18"/>
                <w:lang w:bidi="en-US"/>
              </w:rPr>
            </w:pPr>
            <w:ins w:id="947" w:author="Bedsole, Lisa K. [US-US]" w:date="2026-06-25T07:57:00Z" w16du:dateUtc="2026-06-25T11:57:00Z">
              <w:r w:rsidRPr="008E6977">
                <w:rPr>
                  <w:sz w:val="22"/>
                  <w:szCs w:val="18"/>
                </w:rPr>
                <w:t xml:space="preserve">SHRP 2 NDS provides forward-facing video and linked roadway inventory but </w:t>
              </w:r>
              <w:r>
                <w:rPr>
                  <w:sz w:val="22"/>
                  <w:szCs w:val="18"/>
                </w:rPr>
                <w:t xml:space="preserve">needs </w:t>
              </w:r>
              <w:r w:rsidRPr="008E6977">
                <w:rPr>
                  <w:sz w:val="22"/>
                  <w:szCs w:val="18"/>
                </w:rPr>
                <w:t>post-processing and access approval. Waymo Open Dataset provides multiview camera imagery, LiDAR, and semantic labels, including lane markers. NCHRP and UTC datasets vary by project.</w:t>
              </w:r>
            </w:ins>
          </w:p>
        </w:tc>
        <w:tc>
          <w:tcPr>
            <w:tcW w:w="4176" w:type="dxa"/>
          </w:tcPr>
          <w:p w14:paraId="10DCDF55" w14:textId="77777777" w:rsidR="00547C99" w:rsidRPr="008E6977" w:rsidRDefault="00547C99" w:rsidP="00A60562">
            <w:pPr>
              <w:pStyle w:val="FHWATableBodyText"/>
              <w:rPr>
                <w:ins w:id="948" w:author="Bedsole, Lisa K. [US-US]" w:date="2026-06-25T07:57:00Z" w16du:dateUtc="2026-06-25T11:57:00Z"/>
                <w:sz w:val="22"/>
                <w:szCs w:val="18"/>
                <w:lang w:bidi="en-US"/>
              </w:rPr>
            </w:pPr>
            <w:ins w:id="949" w:author="Bedsole, Lisa K. [US-US]" w:date="2026-06-25T07:57:00Z" w16du:dateUtc="2026-06-25T11:57:00Z">
              <w:r w:rsidRPr="008E6977">
                <w:rPr>
                  <w:sz w:val="22"/>
                  <w:szCs w:val="18"/>
                </w:rPr>
                <w:t xml:space="preserve">Supplemental or future sources. Waymo is retained as a supplemental candidate image source for further review, while SHRP 2, NCHRP, and UTC sources may </w:t>
              </w:r>
              <w:r>
                <w:rPr>
                  <w:sz w:val="22"/>
                  <w:szCs w:val="18"/>
                </w:rPr>
                <w:t>need</w:t>
              </w:r>
              <w:r w:rsidRPr="008E6977">
                <w:rPr>
                  <w:sz w:val="22"/>
                  <w:szCs w:val="18"/>
                </w:rPr>
                <w:t xml:space="preserve"> additional access or project-specific review.</w:t>
              </w:r>
            </w:ins>
          </w:p>
        </w:tc>
      </w:tr>
    </w:tbl>
    <w:p w14:paraId="6A146F92" w14:textId="26BBD40B" w:rsidR="00547C99" w:rsidRPr="00AC4A9A" w:rsidRDefault="00547C99" w:rsidP="00547C99">
      <w:pPr>
        <w:pStyle w:val="FHWABody"/>
        <w:rPr>
          <w:ins w:id="950" w:author="Bedsole, Lisa K. [US-US]" w:date="2026-06-25T07:57:00Z" w16du:dateUtc="2026-06-25T11:57:00Z"/>
        </w:rPr>
        <w:sectPr w:rsidR="00547C99" w:rsidRPr="00AC4A9A" w:rsidSect="00547C99">
          <w:endnotePr>
            <w:numFmt w:val="decimal"/>
          </w:endnotePr>
          <w:pgSz w:w="15840" w:h="12240" w:orient="landscape"/>
          <w:pgMar w:top="1440" w:right="1440" w:bottom="1440" w:left="1440" w:header="720" w:footer="720" w:gutter="0"/>
          <w:cols w:space="720"/>
          <w:docGrid w:linePitch="360"/>
        </w:sectPr>
      </w:pPr>
      <w:ins w:id="951" w:author="Bedsole, Lisa K. [US-US]" w:date="2026-06-25T07:57:00Z" w16du:dateUtc="2026-06-25T11:57:00Z">
        <w:r w:rsidRPr="00AC4A9A">
          <w:rPr>
            <w:rFonts w:eastAsia="Times New Roman"/>
            <w:sz w:val="20"/>
            <w:szCs w:val="20"/>
          </w:rPr>
          <w:t xml:space="preserve">ADS = automated driving systems; ARNOLD = All Road Network of Linear Referenced Data; AV = automated vehicle; </w:t>
        </w:r>
        <w:r>
          <w:rPr>
            <w:rFonts w:eastAsia="Times New Roman"/>
            <w:sz w:val="20"/>
            <w:szCs w:val="20"/>
          </w:rPr>
          <w:t>AVA = Automated Vehicles for All; NBI/</w:t>
        </w:r>
        <w:r w:rsidRPr="00AC4A9A">
          <w:rPr>
            <w:rFonts w:eastAsia="Times New Roman"/>
            <w:sz w:val="20"/>
            <w:szCs w:val="20"/>
          </w:rPr>
          <w:t>BIM = National Bridge Inventory</w:t>
        </w:r>
        <w:r>
          <w:rPr>
            <w:rFonts w:eastAsia="Times New Roman"/>
            <w:sz w:val="20"/>
            <w:szCs w:val="20"/>
          </w:rPr>
          <w:t>/</w:t>
        </w:r>
        <w:r w:rsidRPr="00AC4A9A">
          <w:rPr>
            <w:rFonts w:eastAsia="Times New Roman"/>
            <w:sz w:val="20"/>
            <w:szCs w:val="20"/>
          </w:rPr>
          <w:t>Bridge Information Modeling; DOT = department of transportation; HD = high</w:t>
        </w:r>
      </w:ins>
      <w:ins w:id="952" w:author="Bedsole, Lisa K. [US-US]" w:date="2026-06-25T09:04:00Z" w16du:dateUtc="2026-06-25T13:04:00Z">
        <w:r w:rsidR="00AB0820">
          <w:rPr>
            <w:rFonts w:eastAsia="Times New Roman"/>
            <w:sz w:val="20"/>
            <w:szCs w:val="20"/>
          </w:rPr>
          <w:t xml:space="preserve"> </w:t>
        </w:r>
      </w:ins>
      <w:ins w:id="953" w:author="Bedsole, Lisa K. [US-US]" w:date="2026-06-25T07:57:00Z" w16du:dateUtc="2026-06-25T11:57:00Z">
        <w:r w:rsidRPr="00AC4A9A">
          <w:rPr>
            <w:rFonts w:eastAsia="Times New Roman"/>
            <w:sz w:val="20"/>
            <w:szCs w:val="20"/>
          </w:rPr>
          <w:t>definition; HPMS = Highway Performance Monitoring System; LiDAR = light detection and ranging; MIRE = Model Inventory of Roadway Elements; NCHRP = National Cooperative Highway Research Program; NDS = Naturalistic Driving Study; OSM = OpenStreetMap; RID = Roadway Information Database; SHRP 2 = Second Strategic Highway Research Program; UTC = University Transportation Center.</w:t>
        </w:r>
      </w:ins>
    </w:p>
    <w:p w14:paraId="2D09300C" w14:textId="15C6181B" w:rsidR="00547C99" w:rsidRDefault="00547C99" w:rsidP="00547C99">
      <w:pPr>
        <w:pStyle w:val="FHWABody"/>
        <w:rPr>
          <w:ins w:id="954" w:author="Bedsole, Lisa K. [US-US]" w:date="2026-06-25T07:57:00Z" w16du:dateUtc="2026-06-25T11:57:00Z"/>
        </w:rPr>
      </w:pPr>
      <w:ins w:id="955" w:author="Bedsole, Lisa K. [US-US]" w:date="2026-06-25T07:57:00Z" w16du:dateUtc="2026-06-25T11:57:00Z">
        <w:r w:rsidRPr="009E4018">
          <w:lastRenderedPageBreak/>
          <w:t>This summary shows that the public</w:t>
        </w:r>
      </w:ins>
      <w:ins w:id="956" w:author="Bedsole, Lisa K. [US-US]" w:date="2026-06-25T09:15:00Z" w16du:dateUtc="2026-06-25T13:15:00Z">
        <w:r w:rsidR="00226780">
          <w:t>ly available</w:t>
        </w:r>
      </w:ins>
      <w:ins w:id="957" w:author="Bedsole, Lisa K. [US-US]" w:date="2026-06-25T07:57:00Z" w16du:dateUtc="2026-06-25T11:57:00Z">
        <w:r w:rsidRPr="009E4018">
          <w:t xml:space="preserve"> and publicly accessible datasets from the earlier inventory serve different purposes for this report. The publicly accessible lane detection and driving scene datasets provide the clearest starting point for identifying candidate image sources because they include accessible camera imagery and annotations </w:t>
        </w:r>
      </w:ins>
      <w:ins w:id="958" w:author="Bedsole, Lisa K. [US-US]" w:date="2026-06-25T09:06:00Z" w16du:dateUtc="2026-06-25T13:06:00Z">
        <w:r w:rsidR="008A7E05">
          <w:t xml:space="preserve">related to </w:t>
        </w:r>
      </w:ins>
      <w:ins w:id="959" w:author="Bedsole, Lisa K. [US-US]" w:date="2026-06-25T07:57:00Z" w16du:dateUtc="2026-06-25T11:57:00Z">
        <w:r w:rsidRPr="009E4018">
          <w:t>pavement</w:t>
        </w:r>
      </w:ins>
      <w:ins w:id="960" w:author="Bedsole, Lisa K. [US-US]" w:date="2026-06-25T09:06:00Z" w16du:dateUtc="2026-06-25T13:06:00Z">
        <w:r w:rsidR="008A7E05">
          <w:t xml:space="preserve"> </w:t>
        </w:r>
      </w:ins>
      <w:ins w:id="961" w:author="Bedsole, Lisa K. [US-US]" w:date="2026-06-25T07:57:00Z" w16du:dateUtc="2026-06-25T11:57:00Z">
        <w:r w:rsidRPr="009E4018">
          <w:t xml:space="preserve">marking or visible markings. Other sources remain relevant, but </w:t>
        </w:r>
      </w:ins>
      <w:ins w:id="962" w:author="Bedsole, Lisa K. [US-US]" w:date="2026-06-25T09:07:00Z" w16du:dateUtc="2026-06-25T13:07:00Z">
        <w:r w:rsidR="005025EB">
          <w:t xml:space="preserve">these are </w:t>
        </w:r>
      </w:ins>
      <w:ins w:id="963" w:author="Bedsole, Lisa K. [US-US]" w:date="2026-06-25T07:57:00Z" w16du:dateUtc="2026-06-25T11:57:00Z">
        <w:r w:rsidRPr="009E4018">
          <w:t xml:space="preserve">primarily contextual, supplemental, or future data sources rather than primary inputs to the pilot </w:t>
        </w:r>
      </w:ins>
      <w:ins w:id="964" w:author="Bedsole, Lisa K. [US-US]" w:date="2026-06-25T09:07:00Z" w16du:dateUtc="2026-06-25T13:07:00Z">
        <w:r w:rsidR="00F358F4">
          <w:t xml:space="preserve">for the </w:t>
        </w:r>
      </w:ins>
      <w:ins w:id="965" w:author="Bedsole, Lisa K. [US-US]" w:date="2026-06-25T07:57:00Z" w16du:dateUtc="2026-06-25T11:57:00Z">
        <w:r w:rsidRPr="009E4018">
          <w:t>image-processing workflow.</w:t>
        </w:r>
      </w:ins>
    </w:p>
    <w:p w14:paraId="73E09F38" w14:textId="709D3EB7" w:rsidR="00671589" w:rsidRDefault="00E331DD" w:rsidP="00E331DD">
      <w:pPr>
        <w:pStyle w:val="FHWAH2"/>
      </w:pPr>
      <w:del w:id="966" w:author="Bedsole, Lisa K. [US-US]" w:date="2026-06-25T07:57:00Z" w16du:dateUtc="2026-06-25T11:57:00Z">
        <w:r w:rsidRPr="00E331DD">
          <w:delText xml:space="preserve">2.1.3 </w:delText>
        </w:r>
      </w:del>
      <w:bookmarkStart w:id="967" w:name="_Toc233357893"/>
      <w:r w:rsidR="00A94A5B" w:rsidRPr="00A94A5B">
        <w:t>Downselected Candidate Image Sources for Pavement</w:t>
      </w:r>
      <w:del w:id="968" w:author="Bedsole, Lisa K. [US-US]" w:date="2026-06-25T09:07:00Z" w16du:dateUtc="2026-06-25T13:07:00Z">
        <w:r w:rsidR="00A94A5B" w:rsidRPr="00A94A5B">
          <w:delText xml:space="preserve"> </w:delText>
        </w:r>
      </w:del>
      <w:ins w:id="969" w:author="Bedsole, Lisa K. [US-US]" w:date="2026-06-25T09:07:00Z" w16du:dateUtc="2026-06-25T13:07:00Z">
        <w:r w:rsidR="00FB5DB5">
          <w:t>-</w:t>
        </w:r>
      </w:ins>
      <w:r w:rsidR="00A94A5B" w:rsidRPr="00A94A5B">
        <w:t>Marking Analysis</w:t>
      </w:r>
      <w:bookmarkEnd w:id="967"/>
    </w:p>
    <w:p w14:paraId="7AE3326C" w14:textId="0C9E5B63" w:rsidR="00313FF3" w:rsidRDefault="009E4018" w:rsidP="00313FF3">
      <w:pPr>
        <w:pStyle w:val="FHWABody"/>
      </w:pPr>
      <w:r w:rsidRPr="009E4018">
        <w:t xml:space="preserve">Based on the public and publicly accessible data source groups summarized in </w:t>
      </w:r>
      <w:del w:id="970" w:author="Bedsole, Lisa K. [US-US]" w:date="2026-06-24T10:06:00Z" w16du:dateUtc="2026-06-24T14:06:00Z">
        <w:r w:rsidRPr="009E4018" w:rsidDel="00E43E86">
          <w:delText>S</w:delText>
        </w:r>
      </w:del>
      <w:ins w:id="971" w:author="Bedsole, Lisa K. [US-US]" w:date="2026-06-24T10:06:00Z" w16du:dateUtc="2026-06-24T14:06:00Z">
        <w:r w:rsidR="00E43E86">
          <w:t xml:space="preserve">the </w:t>
        </w:r>
      </w:ins>
      <w:ins w:id="972" w:author="Bedsole, Lisa K. [US-US]" w:date="2026-06-24T10:07:00Z" w16du:dateUtc="2026-06-24T14:07:00Z">
        <w:r w:rsidR="00221521">
          <w:t>prior</w:t>
        </w:r>
        <w:r w:rsidR="0020028D">
          <w:t xml:space="preserve"> </w:t>
        </w:r>
      </w:ins>
      <w:ins w:id="973" w:author="Bedsole, Lisa K. [US-US]" w:date="2026-06-25T09:08:00Z" w16du:dateUtc="2026-06-25T13:08:00Z">
        <w:r w:rsidR="00221634">
          <w:t>section,</w:t>
        </w:r>
      </w:ins>
      <w:ins w:id="974" w:author="Bedsole, Lisa K. [US-US]" w:date="2026-06-24T10:07:00Z" w16du:dateUtc="2026-06-24T14:07:00Z">
        <w:r w:rsidR="0020028D">
          <w:t xml:space="preserve"> </w:t>
        </w:r>
      </w:ins>
      <w:del w:id="975" w:author="Bedsole, Lisa K. [US-US]" w:date="2026-06-24T10:07:00Z" w16du:dateUtc="2026-06-24T14:07:00Z">
        <w:r w:rsidRPr="009E4018" w:rsidDel="0020028D">
          <w:delText>ection</w:delText>
        </w:r>
      </w:del>
      <w:ins w:id="976" w:author="Bedsole, Lisa K. [US-US]" w:date="2026-06-24T10:06:00Z" w16du:dateUtc="2026-06-24T14:06:00Z">
        <w:r w:rsidR="00E43E86" w:rsidRPr="00D16872">
          <w:t>Relevant Public Data Source</w:t>
        </w:r>
        <w:r w:rsidR="00E43E86">
          <w:t xml:space="preserve"> Groups</w:t>
        </w:r>
        <w:r w:rsidR="00E43E86" w:rsidRPr="00D16872">
          <w:t xml:space="preserve"> from the Earlier Dataset Inventory</w:t>
        </w:r>
        <w:r w:rsidR="00E43E86">
          <w:t>,</w:t>
        </w:r>
      </w:ins>
      <w:r w:rsidRPr="009E4018">
        <w:t xml:space="preserve"> </w:t>
      </w:r>
      <w:del w:id="977" w:author="Bedsole, Lisa K. [US-US]" w:date="2026-06-24T10:06:00Z" w16du:dateUtc="2026-06-24T14:06:00Z">
        <w:r w:rsidRPr="009E4018" w:rsidDel="00E43E86">
          <w:delText xml:space="preserve">2.1.2, </w:delText>
        </w:r>
      </w:del>
      <w:r w:rsidRPr="009E4018">
        <w:t xml:space="preserve">a subset of image-based sources was carried forward for pavement marking analysis. The downselection focused on sources that provide roadway-facing imagery, </w:t>
      </w:r>
      <w:ins w:id="978" w:author="Bedsole, Lisa K. [US-US]" w:date="2026-06-25T09:24:00Z" w16du:dateUtc="2026-06-25T13:24:00Z">
        <w:r w:rsidR="004F04A6">
          <w:t xml:space="preserve">annotations related to </w:t>
        </w:r>
      </w:ins>
      <w:r w:rsidRPr="009E4018">
        <w:t>pavement</w:t>
      </w:r>
      <w:del w:id="979" w:author="Bedsole, Lisa K. [US-US]" w:date="2026-06-25T09:24:00Z" w16du:dateUtc="2026-06-25T13:24:00Z">
        <w:r w:rsidRPr="009E4018">
          <w:delText>-</w:delText>
        </w:r>
      </w:del>
      <w:ins w:id="980" w:author="Bedsole, Lisa K. [US-US]" w:date="2026-06-25T09:24:00Z" w16du:dateUtc="2026-06-25T13:24:00Z">
        <w:r w:rsidR="004F04A6">
          <w:t xml:space="preserve"> </w:t>
        </w:r>
      </w:ins>
      <w:r w:rsidRPr="009E4018">
        <w:t>marking</w:t>
      </w:r>
      <w:del w:id="981" w:author="Bedsole, Lisa K. [US-US]" w:date="2026-06-25T09:24:00Z" w16du:dateUtc="2026-06-25T13:24:00Z">
        <w:r w:rsidRPr="009E4018">
          <w:delText>-related annotations</w:delText>
        </w:r>
      </w:del>
      <w:r w:rsidRPr="009E4018">
        <w:t xml:space="preserve">, or labeled roadway infrastructure elements that can reasonably support the pilot analysis. Sources that provide only structured inventory records, spatial reference data, or </w:t>
      </w:r>
      <w:ins w:id="982" w:author="Bedsole, Lisa K. [US-US]" w:date="2026-06-25T09:24:00Z" w16du:dateUtc="2026-06-25T13:24:00Z">
        <w:r w:rsidR="00127E26">
          <w:t xml:space="preserve">datasets that are </w:t>
        </w:r>
      </w:ins>
      <w:r w:rsidRPr="009E4018">
        <w:t>future</w:t>
      </w:r>
      <w:ins w:id="983" w:author="Bedsole, Lisa K. [US-US]" w:date="2026-06-25T09:24:00Z" w16du:dateUtc="2026-06-25T13:24:00Z">
        <w:r w:rsidR="00127E26">
          <w:t xml:space="preserve">, </w:t>
        </w:r>
      </w:ins>
      <w:del w:id="984" w:author="Bedsole, Lisa K. [US-US]" w:date="2026-06-25T09:24:00Z" w16du:dateUtc="2026-06-25T13:24:00Z">
        <w:r w:rsidRPr="009E4018">
          <w:delText>/</w:delText>
        </w:r>
      </w:del>
      <w:r w:rsidRPr="009E4018">
        <w:t>restricted</w:t>
      </w:r>
      <w:ins w:id="985" w:author="Bedsole, Lisa K. [US-US]" w:date="2026-06-25T09:24:00Z" w16du:dateUtc="2026-06-25T13:24:00Z">
        <w:r w:rsidR="00127E26">
          <w:t>, or both</w:t>
        </w:r>
      </w:ins>
      <w:r w:rsidRPr="009E4018">
        <w:t xml:space="preserve"> </w:t>
      </w:r>
      <w:del w:id="986" w:author="Bedsole, Lisa K. [US-US]" w:date="2026-06-25T09:24:00Z" w16du:dateUtc="2026-06-25T13:24:00Z">
        <w:r w:rsidRPr="009E4018">
          <w:delText xml:space="preserve">datasets </w:delText>
        </w:r>
      </w:del>
      <w:r w:rsidRPr="009E4018">
        <w:t>were not carried forward as primary candidate image sources for this phase of the analysis, although they may remain useful for context or future work.</w:t>
      </w:r>
    </w:p>
    <w:p w14:paraId="143B26D5" w14:textId="16FF8595" w:rsidR="008B2F8A" w:rsidRPr="006D72DA" w:rsidRDefault="005B04B7" w:rsidP="00313FF3">
      <w:pPr>
        <w:pStyle w:val="FHWABody"/>
      </w:pPr>
      <w:r>
        <w:fldChar w:fldCharType="begin"/>
      </w:r>
      <w:r>
        <w:instrText xml:space="preserve"> REF _Ref231351119 \h </w:instrText>
      </w:r>
      <w:r>
        <w:fldChar w:fldCharType="separate"/>
      </w:r>
      <w:r w:rsidRPr="00D961DB">
        <w:t xml:space="preserve">Table </w:t>
      </w:r>
      <w:r>
        <w:rPr>
          <w:noProof/>
        </w:rPr>
        <w:t>5</w:t>
      </w:r>
      <w:r>
        <w:fldChar w:fldCharType="end"/>
      </w:r>
      <w:r w:rsidR="00543564" w:rsidRPr="00543564">
        <w:t xml:space="preserve"> summarizes the downselected candidate image sources. The dataset descriptions are based on the earlier dataset inventory, while the final column provides pavement-marking-analysis considerations specific to this report. These candidate sources are not assumed to be equally suitable or final selections for the pilot analysis. Rather, they represent the practical set of image-based datasets </w:t>
      </w:r>
      <w:del w:id="987" w:author="Bedsole, Lisa K. [US-US]" w:date="2026-06-25T09:26:00Z" w16du:dateUtc="2026-06-25T13:26:00Z">
        <w:r w:rsidR="00543564" w:rsidRPr="00543564">
          <w:delText xml:space="preserve">that can be reviewed </w:delText>
        </w:r>
      </w:del>
      <w:ins w:id="988" w:author="Bedsole, Lisa K. [US-US]" w:date="2026-06-25T09:26:00Z" w16du:dateUtc="2026-06-25T13:26:00Z">
        <w:r w:rsidR="00AD1FA6">
          <w:t xml:space="preserve">for </w:t>
        </w:r>
      </w:ins>
      <w:r w:rsidR="00543564" w:rsidRPr="00543564">
        <w:t xml:space="preserve">further </w:t>
      </w:r>
      <w:ins w:id="989" w:author="Bedsole, Lisa K. [US-US]" w:date="2026-06-25T09:26:00Z" w16du:dateUtc="2026-06-25T13:26:00Z">
        <w:r w:rsidR="00AD1FA6">
          <w:t>review</w:t>
        </w:r>
        <w:r w:rsidR="00543564" w:rsidRPr="00543564">
          <w:t xml:space="preserve"> </w:t>
        </w:r>
      </w:ins>
      <w:r w:rsidR="00543564" w:rsidRPr="00543564">
        <w:t>based on the roadway scenarios and conditions covered in the imagery.</w:t>
      </w:r>
    </w:p>
    <w:p w14:paraId="0F654449" w14:textId="2E46A802" w:rsidR="00866CEE" w:rsidRDefault="00543564" w:rsidP="00D30429">
      <w:pPr>
        <w:pStyle w:val="FHWABody"/>
      </w:pPr>
      <w:r w:rsidRPr="00543564">
        <w:t>The downselected sources provide a practical starting point for evaluating pavement markings using publicly available or publicly accessible imagery. Lane detection datasets such as TuSimple</w:t>
      </w:r>
      <w:ins w:id="990" w:author="Bedsole, Lisa K. [US-US]" w:date="2026-06-24T10:09:00Z" w16du:dateUtc="2026-06-24T14:09:00Z">
        <w:r w:rsidR="001E6782">
          <w:t>®</w:t>
        </w:r>
      </w:ins>
      <w:r w:rsidRPr="00543564">
        <w:t xml:space="preserve"> (TuSimple Inc., n.d.), CULane (Pan et al., 2018), and CurveLane</w:t>
      </w:r>
      <w:ins w:id="991" w:author="Bedsole, Lisa K. [US-US]" w:date="2026-06-24T10:10:00Z" w16du:dateUtc="2026-06-24T14:10:00Z">
        <w:r w:rsidR="0023603A">
          <w:t>s</w:t>
        </w:r>
      </w:ins>
      <w:r w:rsidRPr="00543564">
        <w:t xml:space="preserve"> (Liu et al., 2021) provide direct lane-marking annotations. Broader driving scene and AV perception datasets, such as BDD100K (Yu et al., 2020) and Waymo</w:t>
      </w:r>
      <w:ins w:id="992" w:author="Bedsole, Lisa K. [US-US]" w:date="2026-06-24T10:12:00Z" w16du:dateUtc="2026-06-24T14:12:00Z">
        <w:r w:rsidR="0046524B">
          <w:t>™</w:t>
        </w:r>
      </w:ins>
      <w:r w:rsidRPr="00543564">
        <w:t xml:space="preserve"> Open Dataset (Waymo, n.d.), provide additional roadway context and infrastructure labels. </w:t>
      </w:r>
      <w:del w:id="993" w:author="Bedsole, Lisa K. [US-US]" w:date="2026-06-24T10:13:00Z" w16du:dateUtc="2026-06-24T14:13:00Z">
        <w:r w:rsidRPr="00543564" w:rsidDel="005B20DC">
          <w:delText>C</w:delText>
        </w:r>
      </w:del>
      <w:ins w:id="994" w:author="Bedsole, Lisa K. [US-US]" w:date="2026-06-24T10:13:00Z" w16du:dateUtc="2026-06-24T14:13:00Z">
        <w:r w:rsidR="005B20DC">
          <w:t>c</w:t>
        </w:r>
      </w:ins>
      <w:r w:rsidRPr="00543564">
        <w:t xml:space="preserve">omma2k19 (comma.ai, 2019) and ROADWork (Ghosh et al., 2024) may support more specialized analyses, such as production-style camera perspectives or temporary work zone conditions. The next section describes how </w:t>
      </w:r>
      <w:ins w:id="995" w:author="Bedsole, Lisa K. [US-US]" w:date="2026-06-25T09:27:00Z" w16du:dateUtc="2026-06-25T13:27:00Z">
        <w:r w:rsidR="00720C30">
          <w:t>to review</w:t>
        </w:r>
        <w:r w:rsidRPr="00543564">
          <w:t xml:space="preserve"> </w:t>
        </w:r>
      </w:ins>
      <w:r w:rsidRPr="00543564">
        <w:t xml:space="preserve">these candidate sources </w:t>
      </w:r>
      <w:del w:id="996" w:author="Bedsole, Lisa K. [US-US]" w:date="2026-06-25T09:27:00Z" w16du:dateUtc="2026-06-25T13:27:00Z">
        <w:r w:rsidRPr="00543564">
          <w:delText xml:space="preserve">can be reviewed </w:delText>
        </w:r>
      </w:del>
      <w:r w:rsidRPr="00543564">
        <w:t xml:space="preserve">based on the roadway scenarios and image conditions most relevant to </w:t>
      </w:r>
      <w:ins w:id="997" w:author="Bedsole, Lisa K. [US-US]" w:date="2026-06-25T09:27:00Z" w16du:dateUtc="2026-06-25T13:27:00Z">
        <w:r w:rsidR="00157E96">
          <w:t xml:space="preserve">analyzing </w:t>
        </w:r>
      </w:ins>
      <w:r w:rsidRPr="00543564">
        <w:t>the pavement</w:t>
      </w:r>
      <w:ins w:id="998" w:author="Bedsole, Lisa K. [US-US]" w:date="2026-06-25T09:27:00Z" w16du:dateUtc="2026-06-25T13:27:00Z">
        <w:r w:rsidR="00157E96">
          <w:t>-</w:t>
        </w:r>
      </w:ins>
      <w:del w:id="999" w:author="Bedsole, Lisa K. [US-US]" w:date="2026-06-25T09:27:00Z" w16du:dateUtc="2026-06-25T13:27:00Z">
        <w:r w:rsidRPr="00543564">
          <w:delText xml:space="preserve"> </w:delText>
        </w:r>
      </w:del>
      <w:r w:rsidRPr="00543564">
        <w:t>marking pilot</w:t>
      </w:r>
      <w:ins w:id="1000" w:author="Bedsole, Lisa K. [US-US]" w:date="2026-06-25T09:27:00Z" w16du:dateUtc="2026-06-25T13:27:00Z">
        <w:r w:rsidRPr="00543564">
          <w:t xml:space="preserve"> </w:t>
        </w:r>
        <w:r w:rsidR="00157E96">
          <w:t>results</w:t>
        </w:r>
      </w:ins>
      <w:del w:id="1001" w:author="Bedsole, Lisa K. [US-US]" w:date="2026-06-25T09:27:00Z" w16du:dateUtc="2026-06-25T13:27:00Z">
        <w:r w:rsidRPr="00543564" w:rsidDel="00157E96">
          <w:delText xml:space="preserve"> </w:delText>
        </w:r>
        <w:r w:rsidRPr="00543564">
          <w:delText>analysis</w:delText>
        </w:r>
      </w:del>
      <w:r w:rsidRPr="00543564">
        <w:t>.</w:t>
      </w:r>
    </w:p>
    <w:p w14:paraId="21C98E0A" w14:textId="77777777" w:rsidR="00902F74" w:rsidRDefault="00902F74" w:rsidP="00902F74">
      <w:pPr>
        <w:pStyle w:val="FHWABody"/>
      </w:pPr>
    </w:p>
    <w:p w14:paraId="4C5AE2F5" w14:textId="77777777" w:rsidR="00902F74" w:rsidRDefault="00902F74" w:rsidP="00902F74">
      <w:pPr>
        <w:pStyle w:val="FHWABody"/>
        <w:sectPr w:rsidR="00902F74" w:rsidSect="007F23C1">
          <w:footerReference w:type="default" r:id="rId24"/>
          <w:endnotePr>
            <w:numFmt w:val="decimal"/>
          </w:endnotePr>
          <w:pgSz w:w="12240" w:h="15840"/>
          <w:pgMar w:top="1440" w:right="1440" w:bottom="1440" w:left="1440" w:header="720" w:footer="720" w:gutter="0"/>
          <w:cols w:space="720"/>
          <w:docGrid w:linePitch="360"/>
        </w:sectPr>
      </w:pPr>
    </w:p>
    <w:p w14:paraId="55C1BC3A" w14:textId="10532471" w:rsidR="00902F74" w:rsidRPr="00D961DB" w:rsidRDefault="00902F74" w:rsidP="00902F74">
      <w:pPr>
        <w:pStyle w:val="FHWACaptionTable"/>
      </w:pPr>
      <w:bookmarkStart w:id="1002" w:name="_Ref231351119"/>
      <w:bookmarkStart w:id="1003" w:name="_Toc233357865"/>
      <w:r w:rsidRPr="00D961DB">
        <w:lastRenderedPageBreak/>
        <w:t xml:space="preserve">Table </w:t>
      </w:r>
      <w:r>
        <w:fldChar w:fldCharType="begin"/>
      </w:r>
      <w:r>
        <w:instrText>SEQ Table \* ARABIC</w:instrText>
      </w:r>
      <w:r>
        <w:fldChar w:fldCharType="separate"/>
      </w:r>
      <w:r w:rsidR="00715450">
        <w:rPr>
          <w:noProof/>
        </w:rPr>
        <w:t>5</w:t>
      </w:r>
      <w:r>
        <w:fldChar w:fldCharType="end"/>
      </w:r>
      <w:bookmarkEnd w:id="1002"/>
      <w:r w:rsidRPr="00D961DB">
        <w:t xml:space="preserve">. </w:t>
      </w:r>
      <w:r w:rsidR="00404098" w:rsidRPr="00404098">
        <w:rPr>
          <w:lang w:bidi="en-US"/>
        </w:rPr>
        <w:t>Downselected candidate image sources for pavement</w:t>
      </w:r>
      <w:ins w:id="1004" w:author="Bedsole, Lisa K. [US-US]" w:date="2026-06-25T09:28:00Z" w16du:dateUtc="2026-06-25T13:28:00Z">
        <w:r w:rsidR="00157E96">
          <w:rPr>
            <w:lang w:bidi="en-US"/>
          </w:rPr>
          <w:t>-</w:t>
        </w:r>
      </w:ins>
      <w:del w:id="1005" w:author="Bedsole, Lisa K. [US-US]" w:date="2026-06-25T09:28:00Z" w16du:dateUtc="2026-06-25T13:28:00Z">
        <w:r w:rsidR="00404098" w:rsidRPr="00404098">
          <w:rPr>
            <w:lang w:bidi="en-US"/>
          </w:rPr>
          <w:delText xml:space="preserve"> </w:delText>
        </w:r>
      </w:del>
      <w:r w:rsidR="00404098" w:rsidRPr="00404098">
        <w:rPr>
          <w:lang w:bidi="en-US"/>
        </w:rPr>
        <w:t>marking analysis.</w:t>
      </w:r>
      <w:bookmarkEnd w:id="1003"/>
    </w:p>
    <w:tbl>
      <w:tblPr>
        <w:tblStyle w:val="FHWATableNormal"/>
        <w:tblW w:w="13392" w:type="dxa"/>
        <w:tblLook w:val="04A0" w:firstRow="1" w:lastRow="0" w:firstColumn="1" w:lastColumn="0" w:noHBand="0" w:noVBand="1"/>
      </w:tblPr>
      <w:tblGrid>
        <w:gridCol w:w="1728"/>
        <w:gridCol w:w="2448"/>
        <w:gridCol w:w="2880"/>
        <w:gridCol w:w="3168"/>
        <w:gridCol w:w="3168"/>
        <w:tblGridChange w:id="1006">
          <w:tblGrid>
            <w:gridCol w:w="1728"/>
            <w:gridCol w:w="2448"/>
            <w:gridCol w:w="2880"/>
            <w:gridCol w:w="3168"/>
            <w:gridCol w:w="3168"/>
          </w:tblGrid>
        </w:tblGridChange>
      </w:tblGrid>
      <w:tr w:rsidR="00B75635" w14:paraId="0E9A6145" w14:textId="77777777" w:rsidTr="00AC6603">
        <w:trPr>
          <w:cnfStyle w:val="100000000000" w:firstRow="1" w:lastRow="0" w:firstColumn="0" w:lastColumn="0" w:oddVBand="0" w:evenVBand="0" w:oddHBand="0" w:evenHBand="0" w:firstRowFirstColumn="0" w:firstRowLastColumn="0" w:lastRowFirstColumn="0" w:lastRowLastColumn="0"/>
          <w:trHeight w:val="674"/>
        </w:trPr>
        <w:tc>
          <w:tcPr>
            <w:tcW w:w="1728" w:type="dxa"/>
          </w:tcPr>
          <w:p w14:paraId="045ED424" w14:textId="3955806E" w:rsidR="00B75635" w:rsidRDefault="00B75635" w:rsidP="00B75635">
            <w:pPr>
              <w:pStyle w:val="FHWATableColumnHeading"/>
              <w:rPr>
                <w:lang w:bidi="en-US"/>
              </w:rPr>
            </w:pPr>
            <w:r w:rsidRPr="00773D8E">
              <w:t>Candidate Image Source</w:t>
            </w:r>
          </w:p>
        </w:tc>
        <w:tc>
          <w:tcPr>
            <w:tcW w:w="2448" w:type="dxa"/>
          </w:tcPr>
          <w:p w14:paraId="44FD1F1A" w14:textId="74AB18C7" w:rsidR="00B75635" w:rsidRDefault="00B75635" w:rsidP="00B75635">
            <w:pPr>
              <w:pStyle w:val="FHWATableColumnHeading"/>
              <w:rPr>
                <w:lang w:bidi="en-US"/>
              </w:rPr>
            </w:pPr>
            <w:r w:rsidRPr="00773D8E">
              <w:t>Imagery / Annotation Content</w:t>
            </w:r>
          </w:p>
        </w:tc>
        <w:tc>
          <w:tcPr>
            <w:tcW w:w="2880" w:type="dxa"/>
          </w:tcPr>
          <w:p w14:paraId="3D9F00DC" w14:textId="26610D79" w:rsidR="00B75635" w:rsidRDefault="00B75635" w:rsidP="00B75635">
            <w:pPr>
              <w:pStyle w:val="FHWATableColumnHeading"/>
              <w:rPr>
                <w:lang w:bidi="en-US"/>
              </w:rPr>
            </w:pPr>
            <w:r w:rsidRPr="00773D8E">
              <w:t>Roadway or Scenario Context</w:t>
            </w:r>
          </w:p>
        </w:tc>
        <w:tc>
          <w:tcPr>
            <w:tcW w:w="3168" w:type="dxa"/>
          </w:tcPr>
          <w:p w14:paraId="482F6402" w14:textId="0935F666" w:rsidR="00B75635" w:rsidRDefault="00B75635" w:rsidP="00B75635">
            <w:pPr>
              <w:pStyle w:val="FHWATableColumnHeading"/>
              <w:rPr>
                <w:lang w:bidi="en-US"/>
              </w:rPr>
            </w:pPr>
            <w:r w:rsidRPr="00773D8E">
              <w:t>Potential Use in Pilot Analysis</w:t>
            </w:r>
          </w:p>
        </w:tc>
        <w:tc>
          <w:tcPr>
            <w:tcW w:w="3168" w:type="dxa"/>
          </w:tcPr>
          <w:p w14:paraId="17F0DEA7" w14:textId="386D9C8B" w:rsidR="00B75635" w:rsidRDefault="00B75635" w:rsidP="00B75635">
            <w:pPr>
              <w:pStyle w:val="FHWATableColumnHeading"/>
              <w:rPr>
                <w:lang w:bidi="en-US"/>
              </w:rPr>
            </w:pPr>
            <w:r w:rsidRPr="00773D8E">
              <w:t>Primary Limitation or Consideration</w:t>
            </w:r>
          </w:p>
        </w:tc>
      </w:tr>
      <w:tr w:rsidR="00B75635" w14:paraId="338EEAAA" w14:textId="77777777" w:rsidTr="008D5E87">
        <w:tblPrEx>
          <w:tblW w:w="13392" w:type="dxa"/>
          <w:tblPrExChange w:id="1007" w:author="Bedsole, Lisa K. [US-US]" w:date="2026-06-24T10:14:00Z" w16du:dateUtc="2026-06-24T14:14:00Z">
            <w:tblPrEx>
              <w:tblW w:w="13392" w:type="dxa"/>
            </w:tblPrEx>
          </w:tblPrExChange>
        </w:tblPrEx>
        <w:tc>
          <w:tcPr>
            <w:tcW w:w="1728" w:type="dxa"/>
            <w:tcPrChange w:id="1008" w:author="Bedsole, Lisa K. [US-US]" w:date="2026-06-24T10:14:00Z" w16du:dateUtc="2026-06-24T14:14:00Z">
              <w:tcPr>
                <w:tcW w:w="1728" w:type="dxa"/>
              </w:tcPr>
            </w:tcPrChange>
          </w:tcPr>
          <w:p w14:paraId="53925B2C" w14:textId="13CFEDA4" w:rsidR="00B75635" w:rsidRDefault="00B75635" w:rsidP="00B75635">
            <w:pPr>
              <w:pStyle w:val="FHWATableBodyText"/>
              <w:rPr>
                <w:lang w:bidi="en-US"/>
              </w:rPr>
            </w:pPr>
            <w:r w:rsidRPr="00773D8E">
              <w:t>TuSimple</w:t>
            </w:r>
          </w:p>
        </w:tc>
        <w:tc>
          <w:tcPr>
            <w:tcW w:w="2448" w:type="dxa"/>
            <w:tcPrChange w:id="1009" w:author="Bedsole, Lisa K. [US-US]" w:date="2026-06-24T10:14:00Z" w16du:dateUtc="2026-06-24T14:14:00Z">
              <w:tcPr>
                <w:tcW w:w="2448" w:type="dxa"/>
              </w:tcPr>
            </w:tcPrChange>
          </w:tcPr>
          <w:p w14:paraId="3D060EDB" w14:textId="66AAE4BC" w:rsidR="00B75635" w:rsidRDefault="00B75635" w:rsidP="00B75635">
            <w:pPr>
              <w:pStyle w:val="FHWATableBodyText"/>
              <w:rPr>
                <w:lang w:bidi="en-US"/>
              </w:rPr>
            </w:pPr>
            <w:r w:rsidRPr="00773D8E">
              <w:t>Forward-facing camera imagery with 2D lane-line annotations.</w:t>
            </w:r>
          </w:p>
        </w:tc>
        <w:tc>
          <w:tcPr>
            <w:tcW w:w="2880" w:type="dxa"/>
            <w:tcPrChange w:id="1010" w:author="Bedsole, Lisa K. [US-US]" w:date="2026-06-24T10:14:00Z" w16du:dateUtc="2026-06-24T14:14:00Z">
              <w:tcPr>
                <w:tcW w:w="2880" w:type="dxa"/>
              </w:tcPr>
            </w:tcPrChange>
          </w:tcPr>
          <w:p w14:paraId="2C74BE2D" w14:textId="74B4277C" w:rsidR="00B75635" w:rsidRDefault="00B75635" w:rsidP="00B75635">
            <w:pPr>
              <w:pStyle w:val="FHWATableBodyText"/>
              <w:rPr>
                <w:lang w:bidi="en-US"/>
              </w:rPr>
            </w:pPr>
            <w:r w:rsidRPr="00773D8E">
              <w:t>U.S. highway driving scenes, primarily under good weather and daylight conditions.</w:t>
            </w:r>
          </w:p>
        </w:tc>
        <w:tc>
          <w:tcPr>
            <w:tcW w:w="3168" w:type="dxa"/>
            <w:tcPrChange w:id="1011" w:author="Bedsole, Lisa K. [US-US]" w:date="2026-06-24T10:14:00Z" w16du:dateUtc="2026-06-24T14:14:00Z">
              <w:tcPr>
                <w:tcW w:w="3168" w:type="dxa"/>
              </w:tcPr>
            </w:tcPrChange>
          </w:tcPr>
          <w:p w14:paraId="4B2529C0" w14:textId="5EE00088" w:rsidR="00B75635" w:rsidRDefault="00B75635" w:rsidP="00B75635">
            <w:pPr>
              <w:pStyle w:val="FHWATableBodyText"/>
              <w:rPr>
                <w:lang w:bidi="en-US"/>
              </w:rPr>
            </w:pPr>
            <w:r w:rsidRPr="00773D8E">
              <w:t>Provides a structured lane detection benchmark for evaluating lane-line visibility and detectability in highway settings.</w:t>
            </w:r>
          </w:p>
        </w:tc>
        <w:tc>
          <w:tcPr>
            <w:tcW w:w="3168" w:type="dxa"/>
            <w:tcPrChange w:id="1012" w:author="Bedsole, Lisa K. [US-US]" w:date="2026-06-24T10:14:00Z" w16du:dateUtc="2026-06-24T14:14:00Z">
              <w:tcPr>
                <w:tcW w:w="3168" w:type="dxa"/>
              </w:tcPr>
            </w:tcPrChange>
          </w:tcPr>
          <w:p w14:paraId="15B09D4A" w14:textId="46EF61D6" w:rsidR="00B75635" w:rsidRDefault="00B75635" w:rsidP="00B75635">
            <w:pPr>
              <w:pStyle w:val="FHWATableBodyText"/>
              <w:rPr>
                <w:lang w:bidi="en-US"/>
              </w:rPr>
            </w:pPr>
            <w:r w:rsidRPr="00773D8E">
              <w:t>Useful as a baseline lane detection dataset, but provides limited roadway and condition diversity.</w:t>
            </w:r>
          </w:p>
        </w:tc>
      </w:tr>
      <w:tr w:rsidR="00B75635" w14:paraId="7490793A" w14:textId="77777777" w:rsidTr="008D5E87">
        <w:tblPrEx>
          <w:tblW w:w="13392" w:type="dxa"/>
          <w:tblPrExChange w:id="1013" w:author="Bedsole, Lisa K. [US-US]" w:date="2026-06-24T10:14:00Z" w16du:dateUtc="2026-06-24T14:14:00Z">
            <w:tblPrEx>
              <w:tblW w:w="13392" w:type="dxa"/>
            </w:tblPrEx>
          </w:tblPrExChange>
        </w:tblPrEx>
        <w:tc>
          <w:tcPr>
            <w:tcW w:w="1728" w:type="dxa"/>
            <w:tcPrChange w:id="1014" w:author="Bedsole, Lisa K. [US-US]" w:date="2026-06-24T10:14:00Z" w16du:dateUtc="2026-06-24T14:14:00Z">
              <w:tcPr>
                <w:tcW w:w="1728" w:type="dxa"/>
              </w:tcPr>
            </w:tcPrChange>
          </w:tcPr>
          <w:p w14:paraId="0CCD39E0" w14:textId="72E936A6" w:rsidR="00B75635" w:rsidRDefault="00B75635" w:rsidP="00B75635">
            <w:pPr>
              <w:pStyle w:val="FHWATableBodyText"/>
              <w:rPr>
                <w:lang w:bidi="en-US"/>
              </w:rPr>
            </w:pPr>
            <w:r w:rsidRPr="00773D8E">
              <w:t>CULane</w:t>
            </w:r>
          </w:p>
        </w:tc>
        <w:tc>
          <w:tcPr>
            <w:tcW w:w="2448" w:type="dxa"/>
            <w:tcPrChange w:id="1015" w:author="Bedsole, Lisa K. [US-US]" w:date="2026-06-24T10:14:00Z" w16du:dateUtc="2026-06-24T14:14:00Z">
              <w:tcPr>
                <w:tcW w:w="2448" w:type="dxa"/>
              </w:tcPr>
            </w:tcPrChange>
          </w:tcPr>
          <w:p w14:paraId="3832101B" w14:textId="45BA82CE" w:rsidR="00B75635" w:rsidRDefault="00B75635" w:rsidP="00B75635">
            <w:pPr>
              <w:pStyle w:val="FHWATableBodyText"/>
              <w:rPr>
                <w:lang w:bidi="en-US"/>
              </w:rPr>
            </w:pPr>
            <w:r w:rsidRPr="00773D8E">
              <w:t>Forward-facing camera imagery with 2D lane annotations, including inferred occluded lane markings.</w:t>
            </w:r>
          </w:p>
        </w:tc>
        <w:tc>
          <w:tcPr>
            <w:tcW w:w="2880" w:type="dxa"/>
            <w:tcPrChange w:id="1016" w:author="Bedsole, Lisa K. [US-US]" w:date="2026-06-24T10:14:00Z" w16du:dateUtc="2026-06-24T14:14:00Z">
              <w:tcPr>
                <w:tcW w:w="2880" w:type="dxa"/>
              </w:tcPr>
            </w:tcPrChange>
          </w:tcPr>
          <w:p w14:paraId="73A0AB74" w14:textId="67ED9B11" w:rsidR="00B75635" w:rsidRDefault="00B75635" w:rsidP="00B75635">
            <w:pPr>
              <w:pStyle w:val="FHWATableBodyText"/>
              <w:rPr>
                <w:lang w:bidi="en-US"/>
              </w:rPr>
            </w:pPr>
            <w:r w:rsidRPr="00773D8E">
              <w:t>Urban roads, highways, nighttime scenes, poor lighting, crowded scenes, and occlusions.</w:t>
            </w:r>
          </w:p>
        </w:tc>
        <w:tc>
          <w:tcPr>
            <w:tcW w:w="3168" w:type="dxa"/>
            <w:tcPrChange w:id="1017" w:author="Bedsole, Lisa K. [US-US]" w:date="2026-06-24T10:14:00Z" w16du:dateUtc="2026-06-24T14:14:00Z">
              <w:tcPr>
                <w:tcW w:w="3168" w:type="dxa"/>
              </w:tcPr>
            </w:tcPrChange>
          </w:tcPr>
          <w:p w14:paraId="15C9FCCD" w14:textId="6778B611" w:rsidR="00B75635" w:rsidRDefault="00B75635" w:rsidP="00B75635">
            <w:pPr>
              <w:pStyle w:val="FHWATableBodyText"/>
              <w:rPr>
                <w:lang w:bidi="en-US"/>
              </w:rPr>
            </w:pPr>
            <w:r w:rsidRPr="00773D8E">
              <w:t>Supports evaluation of pavement marking detection under more visually challenging conditions.</w:t>
            </w:r>
          </w:p>
        </w:tc>
        <w:tc>
          <w:tcPr>
            <w:tcW w:w="3168" w:type="dxa"/>
            <w:tcPrChange w:id="1018" w:author="Bedsole, Lisa K. [US-US]" w:date="2026-06-24T10:14:00Z" w16du:dateUtc="2026-06-24T14:14:00Z">
              <w:tcPr>
                <w:tcW w:w="3168" w:type="dxa"/>
              </w:tcPr>
            </w:tcPrChange>
          </w:tcPr>
          <w:p w14:paraId="75DE8490" w14:textId="5F6CD96F" w:rsidR="00B75635" w:rsidRDefault="00B75635" w:rsidP="00B75635">
            <w:pPr>
              <w:pStyle w:val="FHWATableBodyText"/>
              <w:rPr>
                <w:lang w:bidi="en-US"/>
              </w:rPr>
            </w:pPr>
            <w:r w:rsidRPr="00773D8E">
              <w:t xml:space="preserve">Useful for testing robustness under degraded visibility, but </w:t>
            </w:r>
            <w:commentRangeStart w:id="1019"/>
            <w:r w:rsidRPr="00773D8E">
              <w:t>roadway context and marking conventions may differ from U.S. practice</w:t>
            </w:r>
            <w:commentRangeEnd w:id="1019"/>
            <w:r w:rsidR="009D3FAE" w:rsidRPr="00773D8E">
              <w:rPr>
                <w:rStyle w:val="CommentReference"/>
                <w:sz w:val="24"/>
                <w:szCs w:val="24"/>
              </w:rPr>
              <w:commentReference w:id="1019"/>
            </w:r>
            <w:r w:rsidRPr="00773D8E">
              <w:t>.</w:t>
            </w:r>
          </w:p>
        </w:tc>
      </w:tr>
      <w:tr w:rsidR="00B75635" w14:paraId="51E1C72B" w14:textId="77777777" w:rsidTr="008D5E87">
        <w:tblPrEx>
          <w:tblW w:w="13392" w:type="dxa"/>
          <w:tblPrExChange w:id="1020" w:author="Bedsole, Lisa K. [US-US]" w:date="2026-06-24T10:14:00Z" w16du:dateUtc="2026-06-24T14:14:00Z">
            <w:tblPrEx>
              <w:tblW w:w="13392" w:type="dxa"/>
            </w:tblPrEx>
          </w:tblPrExChange>
        </w:tblPrEx>
        <w:tc>
          <w:tcPr>
            <w:tcW w:w="1728" w:type="dxa"/>
            <w:tcPrChange w:id="1021" w:author="Bedsole, Lisa K. [US-US]" w:date="2026-06-24T10:14:00Z" w16du:dateUtc="2026-06-24T14:14:00Z">
              <w:tcPr>
                <w:tcW w:w="1728" w:type="dxa"/>
              </w:tcPr>
            </w:tcPrChange>
          </w:tcPr>
          <w:p w14:paraId="40405015" w14:textId="530C36AC" w:rsidR="00B75635" w:rsidRPr="00DF624B" w:rsidRDefault="00B75635" w:rsidP="00B75635">
            <w:pPr>
              <w:pStyle w:val="FHWATableBodyText"/>
              <w:rPr>
                <w:lang w:bidi="en-US"/>
              </w:rPr>
            </w:pPr>
            <w:r w:rsidRPr="00773D8E">
              <w:t>CurveLane</w:t>
            </w:r>
            <w:r w:rsidR="00C60BDA">
              <w:t>s</w:t>
            </w:r>
          </w:p>
        </w:tc>
        <w:tc>
          <w:tcPr>
            <w:tcW w:w="2448" w:type="dxa"/>
            <w:tcPrChange w:id="1022" w:author="Bedsole, Lisa K. [US-US]" w:date="2026-06-24T10:14:00Z" w16du:dateUtc="2026-06-24T14:14:00Z">
              <w:tcPr>
                <w:tcW w:w="2448" w:type="dxa"/>
              </w:tcPr>
            </w:tcPrChange>
          </w:tcPr>
          <w:p w14:paraId="7E4D178F" w14:textId="427D9C97" w:rsidR="00B75635" w:rsidRPr="00DF624B" w:rsidRDefault="00B75635" w:rsidP="00B75635">
            <w:pPr>
              <w:pStyle w:val="FHWATableBodyText"/>
              <w:rPr>
                <w:lang w:bidi="en-US"/>
              </w:rPr>
            </w:pPr>
            <w:r w:rsidRPr="00773D8E">
              <w:t>Camera imagery with lane annotations focused on curved roadway geometry.</w:t>
            </w:r>
          </w:p>
        </w:tc>
        <w:tc>
          <w:tcPr>
            <w:tcW w:w="2880" w:type="dxa"/>
            <w:tcPrChange w:id="1023" w:author="Bedsole, Lisa K. [US-US]" w:date="2026-06-24T10:14:00Z" w16du:dateUtc="2026-06-24T14:14:00Z">
              <w:tcPr>
                <w:tcW w:w="2880" w:type="dxa"/>
              </w:tcPr>
            </w:tcPrChange>
          </w:tcPr>
          <w:p w14:paraId="6E8DB24C" w14:textId="79FDF211" w:rsidR="00B75635" w:rsidRPr="00DF624B" w:rsidRDefault="00C60BDA" w:rsidP="00B75635">
            <w:pPr>
              <w:pStyle w:val="FHWATableBodyText"/>
              <w:rPr>
                <w:lang w:bidi="en-US"/>
              </w:rPr>
            </w:pPr>
            <w:r w:rsidRPr="00C60BDA">
              <w:t>Urban and highway scenes, including curved and multilane configurations.</w:t>
            </w:r>
          </w:p>
        </w:tc>
        <w:tc>
          <w:tcPr>
            <w:tcW w:w="3168" w:type="dxa"/>
            <w:tcPrChange w:id="1024" w:author="Bedsole, Lisa K. [US-US]" w:date="2026-06-24T10:14:00Z" w16du:dateUtc="2026-06-24T14:14:00Z">
              <w:tcPr>
                <w:tcW w:w="3168" w:type="dxa"/>
              </w:tcPr>
            </w:tcPrChange>
          </w:tcPr>
          <w:p w14:paraId="4CFDF66F" w14:textId="116D4F8D" w:rsidR="00B75635" w:rsidRPr="00DF624B" w:rsidRDefault="00B75635" w:rsidP="00B75635">
            <w:pPr>
              <w:pStyle w:val="FHWATableBodyText"/>
              <w:rPr>
                <w:lang w:bidi="en-US"/>
              </w:rPr>
            </w:pPr>
            <w:r w:rsidRPr="00773D8E">
              <w:t>Useful for assessing how roadway curvature affects lane-line visibility and detectability.</w:t>
            </w:r>
          </w:p>
        </w:tc>
        <w:tc>
          <w:tcPr>
            <w:tcW w:w="3168" w:type="dxa"/>
            <w:tcPrChange w:id="1025" w:author="Bedsole, Lisa K. [US-US]" w:date="2026-06-24T10:14:00Z" w16du:dateUtc="2026-06-24T14:14:00Z">
              <w:tcPr>
                <w:tcW w:w="3168" w:type="dxa"/>
              </w:tcPr>
            </w:tcPrChange>
          </w:tcPr>
          <w:p w14:paraId="45E3DEA9" w14:textId="4F37EDE3" w:rsidR="00B75635" w:rsidRPr="00DF624B" w:rsidRDefault="00B75635" w:rsidP="00B75635">
            <w:pPr>
              <w:pStyle w:val="FHWATableBodyText"/>
              <w:rPr>
                <w:lang w:bidi="en-US"/>
              </w:rPr>
            </w:pPr>
            <w:r w:rsidRPr="00773D8E">
              <w:t>Useful if the analysis includes curved roadway conditions, but more specialized than broader driving scene datasets.</w:t>
            </w:r>
          </w:p>
        </w:tc>
      </w:tr>
      <w:tr w:rsidR="00B75635" w14:paraId="207AAE9E" w14:textId="77777777" w:rsidTr="008D5E87">
        <w:tblPrEx>
          <w:tblW w:w="13392" w:type="dxa"/>
          <w:tblPrExChange w:id="1026" w:author="Bedsole, Lisa K. [US-US]" w:date="2026-06-24T10:14:00Z" w16du:dateUtc="2026-06-24T14:14:00Z">
            <w:tblPrEx>
              <w:tblW w:w="13392" w:type="dxa"/>
            </w:tblPrEx>
          </w:tblPrExChange>
        </w:tblPrEx>
        <w:tc>
          <w:tcPr>
            <w:tcW w:w="1728" w:type="dxa"/>
            <w:tcPrChange w:id="1027" w:author="Bedsole, Lisa K. [US-US]" w:date="2026-06-24T10:14:00Z" w16du:dateUtc="2026-06-24T14:14:00Z">
              <w:tcPr>
                <w:tcW w:w="1728" w:type="dxa"/>
              </w:tcPr>
            </w:tcPrChange>
          </w:tcPr>
          <w:p w14:paraId="21BB165B" w14:textId="42BE1CEF" w:rsidR="00B75635" w:rsidRDefault="00B75635" w:rsidP="00B75635">
            <w:pPr>
              <w:pStyle w:val="FHWATableBodyText"/>
              <w:rPr>
                <w:lang w:bidi="en-US"/>
              </w:rPr>
            </w:pPr>
            <w:r w:rsidRPr="00773D8E">
              <w:t>BDD100K</w:t>
            </w:r>
          </w:p>
        </w:tc>
        <w:tc>
          <w:tcPr>
            <w:tcW w:w="2448" w:type="dxa"/>
            <w:tcPrChange w:id="1028" w:author="Bedsole, Lisa K. [US-US]" w:date="2026-06-24T10:14:00Z" w16du:dateUtc="2026-06-24T14:14:00Z">
              <w:tcPr>
                <w:tcW w:w="2448" w:type="dxa"/>
              </w:tcPr>
            </w:tcPrChange>
          </w:tcPr>
          <w:p w14:paraId="215556C9" w14:textId="5CFFB269" w:rsidR="00B75635" w:rsidRDefault="00B75635" w:rsidP="00B75635">
            <w:pPr>
              <w:pStyle w:val="FHWATableBodyText"/>
              <w:rPr>
                <w:lang w:bidi="en-US"/>
              </w:rPr>
            </w:pPr>
            <w:r w:rsidRPr="00773D8E">
              <w:t>Forward-facing roadway imagery/video with multitask annotations, including lane markings and lane type information.</w:t>
            </w:r>
          </w:p>
        </w:tc>
        <w:tc>
          <w:tcPr>
            <w:tcW w:w="2880" w:type="dxa"/>
            <w:tcPrChange w:id="1029" w:author="Bedsole, Lisa K. [US-US]" w:date="2026-06-24T10:14:00Z" w16du:dateUtc="2026-06-24T14:14:00Z">
              <w:tcPr>
                <w:tcW w:w="2880" w:type="dxa"/>
              </w:tcPr>
            </w:tcPrChange>
          </w:tcPr>
          <w:p w14:paraId="61EF198F" w14:textId="4BDDFD3E" w:rsidR="00B75635" w:rsidRDefault="00B75635" w:rsidP="00B75635">
            <w:pPr>
              <w:pStyle w:val="FHWATableBodyText"/>
              <w:rPr>
                <w:lang w:bidi="en-US"/>
              </w:rPr>
            </w:pPr>
            <w:commentRangeStart w:id="1030"/>
            <w:commentRangeStart w:id="1031"/>
            <w:del w:id="1032" w:author="Soleimaniamiri, Saeid [US-IR]" w:date="2026-06-25T11:06:00Z" w16du:dateUtc="2026-06-25T15:06:00Z">
              <w:r w:rsidRPr="00773D8E">
                <w:delText xml:space="preserve">U.S. </w:delText>
              </w:r>
            </w:del>
            <w:commentRangeEnd w:id="1030"/>
            <w:r w:rsidR="00105BEE">
              <w:rPr>
                <w:rStyle w:val="CommentReference"/>
                <w:sz w:val="24"/>
                <w:szCs w:val="24"/>
              </w:rPr>
              <w:commentReference w:id="1030"/>
            </w:r>
            <w:commentRangeEnd w:id="1031"/>
            <w:r w:rsidR="00BE712F">
              <w:rPr>
                <w:rStyle w:val="CommentReference"/>
                <w:sz w:val="24"/>
                <w:szCs w:val="24"/>
              </w:rPr>
              <w:commentReference w:id="1031"/>
            </w:r>
            <w:ins w:id="1033" w:author="Soleimaniamiri, Saeid [US-IR]" w:date="2026-06-25T11:06:00Z" w16du:dateUtc="2026-06-25T15:06:00Z">
              <w:r w:rsidR="00BE712F">
                <w:t>M</w:t>
              </w:r>
            </w:ins>
            <w:del w:id="1034" w:author="Soleimaniamiri, Saeid [US-IR]" w:date="2026-06-25T11:06:00Z" w16du:dateUtc="2026-06-25T15:06:00Z">
              <w:r w:rsidRPr="00773D8E">
                <w:delText>m</w:delText>
              </w:r>
            </w:del>
            <w:r w:rsidRPr="00773D8E">
              <w:t>ulticity roadway environments, including urban, residential, and highway settings with varied lighting and weather.</w:t>
            </w:r>
          </w:p>
        </w:tc>
        <w:tc>
          <w:tcPr>
            <w:tcW w:w="3168" w:type="dxa"/>
            <w:tcPrChange w:id="1035" w:author="Bedsole, Lisa K. [US-US]" w:date="2026-06-24T10:14:00Z" w16du:dateUtc="2026-06-24T14:14:00Z">
              <w:tcPr>
                <w:tcW w:w="3168" w:type="dxa"/>
              </w:tcPr>
            </w:tcPrChange>
          </w:tcPr>
          <w:p w14:paraId="2CB47A29" w14:textId="4EB60DBC" w:rsidR="00B75635" w:rsidRDefault="00B75635" w:rsidP="00B75635">
            <w:pPr>
              <w:pStyle w:val="FHWATableBodyText"/>
              <w:rPr>
                <w:lang w:bidi="en-US"/>
              </w:rPr>
            </w:pPr>
            <w:r w:rsidRPr="00773D8E">
              <w:t>Provides broader roadway context and supports analysis of pavement markings alongside other roadway features.</w:t>
            </w:r>
          </w:p>
        </w:tc>
        <w:tc>
          <w:tcPr>
            <w:tcW w:w="3168" w:type="dxa"/>
            <w:tcPrChange w:id="1036" w:author="Bedsole, Lisa K. [US-US]" w:date="2026-06-24T10:14:00Z" w16du:dateUtc="2026-06-24T14:14:00Z">
              <w:tcPr>
                <w:tcW w:w="3168" w:type="dxa"/>
              </w:tcPr>
            </w:tcPrChange>
          </w:tcPr>
          <w:p w14:paraId="22BF505C" w14:textId="23BF90BB" w:rsidR="00B75635" w:rsidRDefault="00B75635" w:rsidP="00B75635">
            <w:pPr>
              <w:pStyle w:val="FHWATableBodyText"/>
              <w:rPr>
                <w:lang w:bidi="en-US"/>
              </w:rPr>
            </w:pPr>
            <w:r w:rsidRPr="00773D8E">
              <w:t xml:space="preserve">Strong candidate because it combines lane marking annotations </w:t>
            </w:r>
            <w:commentRangeStart w:id="1037"/>
            <w:commentRangeStart w:id="1038"/>
            <w:r w:rsidRPr="00773D8E">
              <w:t xml:space="preserve">with varied </w:t>
            </w:r>
            <w:del w:id="1039" w:author="Soleimaniamiri, Saeid [US-IR]" w:date="2026-06-25T11:05:00Z" w16du:dateUtc="2026-06-25T15:05:00Z">
              <w:r w:rsidRPr="00773D8E">
                <w:delText xml:space="preserve">U.S. </w:delText>
              </w:r>
            </w:del>
            <w:r w:rsidRPr="00773D8E">
              <w:t>roadway and environmental conditions</w:t>
            </w:r>
            <w:commentRangeEnd w:id="1037"/>
            <w:r w:rsidR="005B4494" w:rsidRPr="00773D8E">
              <w:rPr>
                <w:rStyle w:val="CommentReference"/>
                <w:sz w:val="24"/>
                <w:szCs w:val="24"/>
              </w:rPr>
              <w:commentReference w:id="1037"/>
            </w:r>
            <w:commentRangeEnd w:id="1038"/>
            <w:r w:rsidR="00BE712F" w:rsidRPr="00773D8E">
              <w:rPr>
                <w:rStyle w:val="CommentReference"/>
                <w:sz w:val="24"/>
                <w:szCs w:val="24"/>
              </w:rPr>
              <w:commentReference w:id="1038"/>
            </w:r>
            <w:r w:rsidRPr="00773D8E">
              <w:t>.</w:t>
            </w:r>
          </w:p>
        </w:tc>
      </w:tr>
      <w:tr w:rsidR="00B75635" w14:paraId="1D99318F" w14:textId="77777777" w:rsidTr="008D5E87">
        <w:tblPrEx>
          <w:tblW w:w="13392" w:type="dxa"/>
          <w:tblPrExChange w:id="1040" w:author="Bedsole, Lisa K. [US-US]" w:date="2026-06-24T10:14:00Z" w16du:dateUtc="2026-06-24T14:14:00Z">
            <w:tblPrEx>
              <w:tblW w:w="13392" w:type="dxa"/>
            </w:tblPrEx>
          </w:tblPrExChange>
        </w:tblPrEx>
        <w:tc>
          <w:tcPr>
            <w:tcW w:w="1728" w:type="dxa"/>
            <w:tcPrChange w:id="1041" w:author="Bedsole, Lisa K. [US-US]" w:date="2026-06-24T10:14:00Z" w16du:dateUtc="2026-06-24T14:14:00Z">
              <w:tcPr>
                <w:tcW w:w="1728" w:type="dxa"/>
              </w:tcPr>
            </w:tcPrChange>
          </w:tcPr>
          <w:p w14:paraId="4788DFD6" w14:textId="6C664261" w:rsidR="00B75635" w:rsidRPr="00490298" w:rsidRDefault="00B75635" w:rsidP="00B75635">
            <w:pPr>
              <w:pStyle w:val="FHWATableBodyText"/>
            </w:pPr>
            <w:r w:rsidRPr="00773D8E">
              <w:t>Waymo Open Dataset</w:t>
            </w:r>
          </w:p>
        </w:tc>
        <w:tc>
          <w:tcPr>
            <w:tcW w:w="2448" w:type="dxa"/>
            <w:tcPrChange w:id="1042" w:author="Bedsole, Lisa K. [US-US]" w:date="2026-06-24T10:14:00Z" w16du:dateUtc="2026-06-24T14:14:00Z">
              <w:tcPr>
                <w:tcW w:w="2448" w:type="dxa"/>
              </w:tcPr>
            </w:tcPrChange>
          </w:tcPr>
          <w:p w14:paraId="68FFE510" w14:textId="78817E13" w:rsidR="00B75635" w:rsidRPr="00490298" w:rsidRDefault="00B75635" w:rsidP="00B75635">
            <w:pPr>
              <w:pStyle w:val="FHWATableBodyText"/>
            </w:pPr>
            <w:r w:rsidRPr="00773D8E">
              <w:t>Multi</w:t>
            </w:r>
            <w:del w:id="1043" w:author="Bedsole, Lisa K. [US-US]" w:date="2026-06-24T14:23:00Z" w16du:dateUtc="2026-06-24T18:23:00Z">
              <w:r w:rsidRPr="00773D8E">
                <w:delText>-</w:delText>
              </w:r>
            </w:del>
            <w:r w:rsidRPr="00773D8E">
              <w:t>view camera imagery, LiDAR, object annotations, semantic labels, and HD map-related data.</w:t>
            </w:r>
          </w:p>
        </w:tc>
        <w:tc>
          <w:tcPr>
            <w:tcW w:w="2880" w:type="dxa"/>
            <w:tcPrChange w:id="1044" w:author="Bedsole, Lisa K. [US-US]" w:date="2026-06-24T10:14:00Z" w16du:dateUtc="2026-06-24T14:14:00Z">
              <w:tcPr>
                <w:tcW w:w="2880" w:type="dxa"/>
              </w:tcPr>
            </w:tcPrChange>
          </w:tcPr>
          <w:p w14:paraId="3C038C3A" w14:textId="22B169AC" w:rsidR="00B75635" w:rsidRPr="00490298" w:rsidRDefault="00B75635" w:rsidP="00B75635">
            <w:pPr>
              <w:pStyle w:val="FHWATableBodyText"/>
            </w:pPr>
            <w:commentRangeStart w:id="1045"/>
            <w:del w:id="1046" w:author="Soleimaniamiri, Saeid [US-IR]" w:date="2026-06-25T11:06:00Z" w16du:dateUtc="2026-06-25T15:06:00Z">
              <w:r w:rsidRPr="00773D8E">
                <w:delText xml:space="preserve">U.S. </w:delText>
              </w:r>
            </w:del>
            <w:commentRangeEnd w:id="1045"/>
            <w:r w:rsidR="00137E59" w:rsidRPr="00773D8E">
              <w:rPr>
                <w:rStyle w:val="CommentReference"/>
                <w:sz w:val="24"/>
                <w:szCs w:val="24"/>
              </w:rPr>
              <w:commentReference w:id="1045"/>
            </w:r>
            <w:del w:id="1047" w:author="Soleimaniamiri, Saeid [US-IR]" w:date="2026-06-25T11:06:00Z" w16du:dateUtc="2026-06-25T15:06:00Z">
              <w:r w:rsidRPr="00773D8E" w:rsidDel="00BE712F">
                <w:delText>u</w:delText>
              </w:r>
            </w:del>
            <w:ins w:id="1048" w:author="Soleimaniamiri, Saeid [US-IR]" w:date="2026-06-25T11:06:00Z" w16du:dateUtc="2026-06-25T15:06:00Z">
              <w:r w:rsidR="00BE712F">
                <w:t>U</w:t>
              </w:r>
            </w:ins>
            <w:r w:rsidRPr="00773D8E">
              <w:t>rban and suburban roadway environments.</w:t>
            </w:r>
          </w:p>
        </w:tc>
        <w:tc>
          <w:tcPr>
            <w:tcW w:w="3168" w:type="dxa"/>
            <w:tcPrChange w:id="1049" w:author="Bedsole, Lisa K. [US-US]" w:date="2026-06-24T10:14:00Z" w16du:dateUtc="2026-06-24T14:14:00Z">
              <w:tcPr>
                <w:tcW w:w="3168" w:type="dxa"/>
              </w:tcPr>
            </w:tcPrChange>
          </w:tcPr>
          <w:p w14:paraId="6F2758BF" w14:textId="48B0127E" w:rsidR="00B75635" w:rsidRPr="00490298" w:rsidRDefault="00B75635" w:rsidP="00B75635">
            <w:pPr>
              <w:pStyle w:val="FHWATableBodyText"/>
            </w:pPr>
            <w:r w:rsidRPr="00773D8E">
              <w:t>Provides labeled roadway infrastructure elements, including lane markers, within richly annotated ADS perception scenes.</w:t>
            </w:r>
          </w:p>
        </w:tc>
        <w:tc>
          <w:tcPr>
            <w:tcW w:w="3168" w:type="dxa"/>
            <w:tcPrChange w:id="1050" w:author="Bedsole, Lisa K. [US-US]" w:date="2026-06-24T10:14:00Z" w16du:dateUtc="2026-06-24T14:14:00Z">
              <w:tcPr>
                <w:tcW w:w="3168" w:type="dxa"/>
              </w:tcPr>
            </w:tcPrChange>
          </w:tcPr>
          <w:p w14:paraId="538482C2" w14:textId="2B5F6DE7" w:rsidR="00B75635" w:rsidRPr="00490298" w:rsidRDefault="00B75635" w:rsidP="00B75635">
            <w:pPr>
              <w:pStyle w:val="FHWATableBodyText"/>
            </w:pPr>
            <w:r w:rsidRPr="00773D8E">
              <w:t>May support supplemental or expanded analysis, but processing complexity may be higher than lane detection benchmark datasets.</w:t>
            </w:r>
          </w:p>
        </w:tc>
      </w:tr>
      <w:tr w:rsidR="00B75635" w14:paraId="472E59FF" w14:textId="77777777" w:rsidTr="008D5E87">
        <w:tblPrEx>
          <w:tblW w:w="13392" w:type="dxa"/>
          <w:tblPrExChange w:id="1051" w:author="Bedsole, Lisa K. [US-US]" w:date="2026-06-24T10:14:00Z" w16du:dateUtc="2026-06-24T14:14:00Z">
            <w:tblPrEx>
              <w:tblW w:w="13392" w:type="dxa"/>
            </w:tblPrEx>
          </w:tblPrExChange>
        </w:tblPrEx>
        <w:trPr>
          <w:del w:id="1052" w:author="Soleimaniamiri, Saeid [US-IR]" w:date="2026-06-25T11:07:00Z"/>
        </w:trPr>
        <w:tc>
          <w:tcPr>
            <w:tcW w:w="1728" w:type="dxa"/>
            <w:tcPrChange w:id="1053" w:author="Bedsole, Lisa K. [US-US]" w:date="2026-06-24T10:14:00Z" w16du:dateUtc="2026-06-24T14:14:00Z">
              <w:tcPr>
                <w:tcW w:w="1728" w:type="dxa"/>
              </w:tcPr>
            </w:tcPrChange>
          </w:tcPr>
          <w:p w14:paraId="65879C15" w14:textId="5AD99B43" w:rsidR="00B75635" w:rsidRPr="00B555BD" w:rsidRDefault="00B75635" w:rsidP="00B75635">
            <w:pPr>
              <w:pStyle w:val="FHWATableBodyText"/>
              <w:rPr>
                <w:del w:id="1054" w:author="Soleimaniamiri, Saeid [US-IR]" w:date="2026-06-25T11:07:00Z" w16du:dateUtc="2026-06-25T15:07:00Z"/>
                <w:highlight w:val="red"/>
                <w:lang w:bidi="en-US"/>
              </w:rPr>
            </w:pPr>
            <w:del w:id="1055" w:author="Soleimaniamiri, Saeid [US-IR]" w:date="2026-06-25T11:07:00Z" w16du:dateUtc="2026-06-25T15:07:00Z">
              <w:r w:rsidRPr="00B555BD">
                <w:rPr>
                  <w:highlight w:val="red"/>
                </w:rPr>
                <w:delText>Comma2k19</w:delText>
              </w:r>
            </w:del>
          </w:p>
        </w:tc>
        <w:tc>
          <w:tcPr>
            <w:tcW w:w="2448" w:type="dxa"/>
            <w:tcPrChange w:id="1056" w:author="Bedsole, Lisa K. [US-US]" w:date="2026-06-24T10:14:00Z" w16du:dateUtc="2026-06-24T14:14:00Z">
              <w:tcPr>
                <w:tcW w:w="2448" w:type="dxa"/>
              </w:tcPr>
            </w:tcPrChange>
          </w:tcPr>
          <w:p w14:paraId="5CE952FB" w14:textId="78EDE43C" w:rsidR="00B75635" w:rsidRPr="00B555BD" w:rsidRDefault="00B75635" w:rsidP="00B75635">
            <w:pPr>
              <w:pStyle w:val="FHWATableBodyText"/>
              <w:rPr>
                <w:del w:id="1057" w:author="Soleimaniamiri, Saeid [US-IR]" w:date="2026-06-25T11:07:00Z" w16du:dateUtc="2026-06-25T15:07:00Z"/>
                <w:highlight w:val="red"/>
                <w:lang w:bidi="en-US"/>
              </w:rPr>
            </w:pPr>
            <w:del w:id="1058" w:author="Soleimaniamiri, Saeid [US-IR]" w:date="2026-06-25T11:07:00Z" w16du:dateUtc="2026-06-25T15:07:00Z">
              <w:r w:rsidRPr="00B555BD">
                <w:rPr>
                  <w:highlight w:val="red"/>
                </w:rPr>
                <w:delText>Forward-facing camera imagery with GPS, IMU, and CAN bus data.</w:delText>
              </w:r>
            </w:del>
          </w:p>
        </w:tc>
        <w:tc>
          <w:tcPr>
            <w:tcW w:w="2880" w:type="dxa"/>
            <w:tcPrChange w:id="1059" w:author="Bedsole, Lisa K. [US-US]" w:date="2026-06-24T10:14:00Z" w16du:dateUtc="2026-06-24T14:14:00Z">
              <w:tcPr>
                <w:tcW w:w="2880" w:type="dxa"/>
              </w:tcPr>
            </w:tcPrChange>
          </w:tcPr>
          <w:p w14:paraId="7E214DC2" w14:textId="4A6450EE" w:rsidR="00B75635" w:rsidRPr="00B555BD" w:rsidRDefault="00314F41" w:rsidP="00B75635">
            <w:pPr>
              <w:pStyle w:val="FHWATableBodyText"/>
              <w:rPr>
                <w:del w:id="1060" w:author="Soleimaniamiri, Saeid [US-IR]" w:date="2026-06-25T11:07:00Z" w16du:dateUtc="2026-06-25T15:07:00Z"/>
                <w:highlight w:val="red"/>
                <w:lang w:bidi="en-US"/>
              </w:rPr>
            </w:pPr>
            <w:del w:id="1061" w:author="Soleimaniamiri, Saeid [US-IR]" w:date="2026-06-25T11:07:00Z" w16du:dateUtc="2026-06-25T15:07:00Z">
              <w:r w:rsidRPr="00B555BD">
                <w:rPr>
                  <w:highlight w:val="red"/>
                </w:rPr>
                <w:delText>California Interstate 280 commute corridor.</w:delText>
              </w:r>
            </w:del>
          </w:p>
        </w:tc>
        <w:tc>
          <w:tcPr>
            <w:tcW w:w="3168" w:type="dxa"/>
            <w:tcPrChange w:id="1062" w:author="Bedsole, Lisa K. [US-US]" w:date="2026-06-24T10:14:00Z" w16du:dateUtc="2026-06-24T14:14:00Z">
              <w:tcPr>
                <w:tcW w:w="3168" w:type="dxa"/>
              </w:tcPr>
            </w:tcPrChange>
          </w:tcPr>
          <w:p w14:paraId="2F2C1DC8" w14:textId="3A3B045F" w:rsidR="00B75635" w:rsidRPr="00B555BD" w:rsidRDefault="00314F41" w:rsidP="00B75635">
            <w:pPr>
              <w:pStyle w:val="FHWATableBodyText"/>
              <w:rPr>
                <w:del w:id="1063" w:author="Soleimaniamiri, Saeid [US-IR]" w:date="2026-06-25T11:07:00Z" w16du:dateUtc="2026-06-25T15:07:00Z"/>
                <w:highlight w:val="red"/>
                <w:lang w:bidi="en-US"/>
              </w:rPr>
            </w:pPr>
            <w:del w:id="1064" w:author="Soleimaniamiri, Saeid [US-IR]" w:date="2026-06-25T11:07:00Z" w16du:dateUtc="2026-06-25T15:07:00Z">
              <w:r w:rsidRPr="00B555BD">
                <w:rPr>
                  <w:highlight w:val="red"/>
                </w:rPr>
                <w:delText>Provides roadway-facing imagery and supporting vehicle/location data that may support supplemental analysis from a production-style driving-data perspective.</w:delText>
              </w:r>
            </w:del>
          </w:p>
        </w:tc>
        <w:tc>
          <w:tcPr>
            <w:tcW w:w="3168" w:type="dxa"/>
            <w:tcPrChange w:id="1065" w:author="Bedsole, Lisa K. [US-US]" w:date="2026-06-24T10:14:00Z" w16du:dateUtc="2026-06-24T14:14:00Z">
              <w:tcPr>
                <w:tcW w:w="3168" w:type="dxa"/>
              </w:tcPr>
            </w:tcPrChange>
          </w:tcPr>
          <w:p w14:paraId="5EB0FEDD" w14:textId="553F6BE6" w:rsidR="00B75635" w:rsidRPr="00B555BD" w:rsidRDefault="00E45376" w:rsidP="00B75635">
            <w:pPr>
              <w:pStyle w:val="FHWATableBodyText"/>
              <w:rPr>
                <w:del w:id="1066" w:author="Soleimaniamiri, Saeid [US-IR]" w:date="2026-06-25T11:07:00Z" w16du:dateUtc="2026-06-25T15:07:00Z"/>
                <w:highlight w:val="red"/>
                <w:lang w:bidi="en-US"/>
              </w:rPr>
            </w:pPr>
            <w:del w:id="1067" w:author="Soleimaniamiri, Saeid [US-IR]" w:date="2026-06-25T11:07:00Z" w16du:dateUtc="2026-06-25T15:07:00Z">
              <w:r w:rsidRPr="00B555BD">
                <w:rPr>
                  <w:highlight w:val="red"/>
                </w:rPr>
                <w:delText>Limited geographic and roadway variation and no native pavement-marking annotation set.</w:delText>
              </w:r>
            </w:del>
          </w:p>
        </w:tc>
      </w:tr>
      <w:tr w:rsidR="00B75635" w14:paraId="16A8C358" w14:textId="77777777" w:rsidTr="008D5E87">
        <w:tblPrEx>
          <w:tblW w:w="13392" w:type="dxa"/>
          <w:tblPrExChange w:id="1068" w:author="Bedsole, Lisa K. [US-US]" w:date="2026-06-24T10:14:00Z" w16du:dateUtc="2026-06-24T14:14:00Z">
            <w:tblPrEx>
              <w:tblW w:w="13392" w:type="dxa"/>
            </w:tblPrEx>
          </w:tblPrExChange>
        </w:tblPrEx>
        <w:trPr>
          <w:del w:id="1069" w:author="Soleimaniamiri, Saeid [US-IR]" w:date="2026-06-25T11:07:00Z"/>
        </w:trPr>
        <w:tc>
          <w:tcPr>
            <w:tcW w:w="1728" w:type="dxa"/>
            <w:tcPrChange w:id="1070" w:author="Bedsole, Lisa K. [US-US]" w:date="2026-06-24T10:14:00Z" w16du:dateUtc="2026-06-24T14:14:00Z">
              <w:tcPr>
                <w:tcW w:w="1728" w:type="dxa"/>
              </w:tcPr>
            </w:tcPrChange>
          </w:tcPr>
          <w:p w14:paraId="583F7330" w14:textId="1B214CF1" w:rsidR="00B75635" w:rsidRPr="00B555BD" w:rsidRDefault="00B75635" w:rsidP="00B75635">
            <w:pPr>
              <w:pStyle w:val="FHWATableBodyText"/>
              <w:rPr>
                <w:del w:id="1071" w:author="Soleimaniamiri, Saeid [US-IR]" w:date="2026-06-25T11:07:00Z" w16du:dateUtc="2026-06-25T15:07:00Z"/>
                <w:highlight w:val="red"/>
                <w:lang w:bidi="en-US"/>
              </w:rPr>
            </w:pPr>
            <w:del w:id="1072" w:author="Soleimaniamiri, Saeid [US-IR]" w:date="2026-06-25T11:07:00Z" w16du:dateUtc="2026-06-25T15:07:00Z">
              <w:r w:rsidRPr="00B555BD">
                <w:rPr>
                  <w:highlight w:val="red"/>
                </w:rPr>
                <w:delText>ROADWork</w:delText>
              </w:r>
            </w:del>
          </w:p>
        </w:tc>
        <w:tc>
          <w:tcPr>
            <w:tcW w:w="2448" w:type="dxa"/>
            <w:tcPrChange w:id="1073" w:author="Bedsole, Lisa K. [US-US]" w:date="2026-06-24T10:14:00Z" w16du:dateUtc="2026-06-24T14:14:00Z">
              <w:tcPr>
                <w:tcW w:w="2448" w:type="dxa"/>
              </w:tcPr>
            </w:tcPrChange>
          </w:tcPr>
          <w:p w14:paraId="472431D3" w14:textId="1C54CCC5" w:rsidR="00B75635" w:rsidRPr="00B555BD" w:rsidRDefault="00E5323A" w:rsidP="00B75635">
            <w:pPr>
              <w:pStyle w:val="FHWATableBodyText"/>
              <w:rPr>
                <w:del w:id="1074" w:author="Soleimaniamiri, Saeid [US-IR]" w:date="2026-06-25T11:07:00Z" w16du:dateUtc="2026-06-25T15:07:00Z"/>
                <w:highlight w:val="red"/>
                <w:lang w:bidi="en-US"/>
              </w:rPr>
            </w:pPr>
            <w:del w:id="1075" w:author="Soleimaniamiri, Saeid [US-IR]" w:date="2026-06-25T11:07:00Z" w16du:dateUtc="2026-06-25T15:07:00Z">
              <w:r w:rsidRPr="00B555BD">
                <w:rPr>
                  <w:highlight w:val="red"/>
                </w:rPr>
                <w:delText>Work-zone images and video with object, scene, sign/arrow-board, and drivable-path annotations</w:delText>
              </w:r>
              <w:r w:rsidR="00B75635" w:rsidRPr="00B555BD">
                <w:rPr>
                  <w:highlight w:val="red"/>
                </w:rPr>
                <w:delText>.</w:delText>
              </w:r>
            </w:del>
          </w:p>
        </w:tc>
        <w:tc>
          <w:tcPr>
            <w:tcW w:w="2880" w:type="dxa"/>
            <w:tcPrChange w:id="1076" w:author="Bedsole, Lisa K. [US-US]" w:date="2026-06-24T10:14:00Z" w16du:dateUtc="2026-06-24T14:14:00Z">
              <w:tcPr>
                <w:tcW w:w="2880" w:type="dxa"/>
              </w:tcPr>
            </w:tcPrChange>
          </w:tcPr>
          <w:p w14:paraId="529852D4" w14:textId="59D8A6A2" w:rsidR="00B75635" w:rsidRPr="00B555BD" w:rsidRDefault="00B75635" w:rsidP="00B75635">
            <w:pPr>
              <w:pStyle w:val="FHWATableBodyText"/>
              <w:rPr>
                <w:del w:id="1077" w:author="Soleimaniamiri, Saeid [US-IR]" w:date="2026-06-25T11:07:00Z" w16du:dateUtc="2026-06-25T15:07:00Z"/>
                <w:highlight w:val="red"/>
                <w:lang w:bidi="en-US"/>
              </w:rPr>
            </w:pPr>
            <w:del w:id="1078" w:author="Soleimaniamiri, Saeid [US-IR]" w:date="2026-06-25T11:07:00Z" w16du:dateUtc="2026-06-25T15:07:00Z">
              <w:r w:rsidRPr="00B555BD">
                <w:rPr>
                  <w:highlight w:val="red"/>
                </w:rPr>
                <w:delText>Work zones and temporary traffic control conditions.</w:delText>
              </w:r>
            </w:del>
          </w:p>
        </w:tc>
        <w:tc>
          <w:tcPr>
            <w:tcW w:w="3168" w:type="dxa"/>
            <w:tcPrChange w:id="1079" w:author="Bedsole, Lisa K. [US-US]" w:date="2026-06-24T10:14:00Z" w16du:dateUtc="2026-06-24T14:14:00Z">
              <w:tcPr>
                <w:tcW w:w="3168" w:type="dxa"/>
              </w:tcPr>
            </w:tcPrChange>
          </w:tcPr>
          <w:p w14:paraId="6128E5C7" w14:textId="17B9EEED" w:rsidR="00B75635" w:rsidRPr="00B555BD" w:rsidRDefault="00E5323A" w:rsidP="00B75635">
            <w:pPr>
              <w:pStyle w:val="FHWATableBodyText"/>
              <w:rPr>
                <w:del w:id="1080" w:author="Soleimaniamiri, Saeid [US-IR]" w:date="2026-06-25T11:07:00Z" w16du:dateUtc="2026-06-25T15:07:00Z"/>
                <w:highlight w:val="red"/>
                <w:lang w:bidi="en-US"/>
              </w:rPr>
            </w:pPr>
            <w:del w:id="1081" w:author="Soleimaniamiri, Saeid [US-IR]" w:date="2026-06-25T11:07:00Z" w16du:dateUtc="2026-06-25T15:07:00Z">
              <w:r w:rsidRPr="00B555BD">
                <w:rPr>
                  <w:highlight w:val="red"/>
                </w:rPr>
                <w:delText>May provide supplemental visual context for work-zone imagery and altered traffic-control environments.</w:delText>
              </w:r>
            </w:del>
          </w:p>
        </w:tc>
        <w:tc>
          <w:tcPr>
            <w:tcW w:w="3168" w:type="dxa"/>
            <w:tcPrChange w:id="1082" w:author="Bedsole, Lisa K. [US-US]" w:date="2026-06-24T10:14:00Z" w16du:dateUtc="2026-06-24T14:14:00Z">
              <w:tcPr>
                <w:tcW w:w="3168" w:type="dxa"/>
              </w:tcPr>
            </w:tcPrChange>
          </w:tcPr>
          <w:p w14:paraId="38AE6D6D" w14:textId="752FF233" w:rsidR="00B75635" w:rsidRPr="00B555BD" w:rsidRDefault="00E5323A" w:rsidP="00E5323A">
            <w:pPr>
              <w:pStyle w:val="FHWATableBodyText"/>
              <w:rPr>
                <w:del w:id="1083" w:author="Soleimaniamiri, Saeid [US-IR]" w:date="2026-06-25T11:07:00Z" w16du:dateUtc="2026-06-25T15:07:00Z"/>
                <w:highlight w:val="red"/>
                <w:lang w:bidi="en-US"/>
              </w:rPr>
            </w:pPr>
            <w:del w:id="1084" w:author="Soleimaniamiri, Saeid [US-IR]" w:date="2026-06-25T11:07:00Z" w16du:dateUtc="2026-06-25T15:07:00Z">
              <w:r w:rsidRPr="00B555BD">
                <w:rPr>
                  <w:highlight w:val="red"/>
                </w:rPr>
                <w:delText xml:space="preserve">Does not provide a lane-marking annotation benchmark; pavement-marking-specific analysis would require </w:delText>
              </w:r>
            </w:del>
            <w:ins w:id="1085" w:author="Bedsole, Lisa K. [US-US]" w:date="2026-06-24T14:08:00Z" w16du:dateUtc="2026-06-24T18:08:00Z">
              <w:del w:id="1086" w:author="Soleimaniamiri, Saeid [US-IR]" w:date="2026-06-25T11:07:00Z" w16du:dateUtc="2026-06-25T15:07:00Z">
                <w:r w:rsidR="0005627F">
                  <w:rPr>
                    <w:highlight w:val="red"/>
                  </w:rPr>
                  <w:delText>need</w:delText>
                </w:r>
                <w:r w:rsidR="0005627F" w:rsidRPr="00B555BD">
                  <w:rPr>
                    <w:highlight w:val="red"/>
                  </w:rPr>
                  <w:delText xml:space="preserve"> </w:delText>
                </w:r>
              </w:del>
            </w:ins>
            <w:del w:id="1087" w:author="Soleimaniamiri, Saeid [US-IR]" w:date="2026-06-25T11:07:00Z" w16du:dateUtc="2026-06-25T15:07:00Z">
              <w:r w:rsidRPr="00B555BD">
                <w:rPr>
                  <w:highlight w:val="red"/>
                </w:rPr>
                <w:delText>additional annotation or visual review.</w:delText>
              </w:r>
            </w:del>
          </w:p>
        </w:tc>
      </w:tr>
    </w:tbl>
    <w:p w14:paraId="4FF86309" w14:textId="5F2E8717" w:rsidR="00902F74" w:rsidRDefault="00ED3852" w:rsidP="00902F74">
      <w:pPr>
        <w:pStyle w:val="FHWANote"/>
        <w:spacing w:before="60"/>
      </w:pPr>
      <w:r>
        <w:t xml:space="preserve">2D = two dimensional; </w:t>
      </w:r>
      <w:r w:rsidR="00580FFF" w:rsidRPr="00580FFF">
        <w:t>ADAS = advanced driver assistance systems; ADS = automated driving systems; AV = automated vehicle; CAN = controller area network; GPS = global positioning system; HD = high-definition; IMU = inertial measurement unit; LiDAR = light detection and ranging.</w:t>
      </w:r>
      <w:del w:id="1088" w:author="Soleimaniamiri, Saeid [US-IR]" w:date="2026-06-25T11:08:00Z" w16du:dateUtc="2026-06-25T15:08:00Z">
        <w:r w:rsidR="00902F74">
          <w:delText>.</w:delText>
        </w:r>
      </w:del>
    </w:p>
    <w:p w14:paraId="2005342B" w14:textId="77777777" w:rsidR="00902F74" w:rsidRDefault="00902F74" w:rsidP="00902F74">
      <w:pPr>
        <w:pStyle w:val="FHWABody"/>
        <w:rPr>
          <w:del w:id="1089" w:author="Soleimaniamiri, Saeid [US-IR]" w:date="2026-06-25T11:08:00Z" w16du:dateUtc="2026-06-25T15:08:00Z"/>
        </w:rPr>
      </w:pPr>
    </w:p>
    <w:p w14:paraId="14C27ECB" w14:textId="77777777" w:rsidR="00043047" w:rsidRDefault="00043047" w:rsidP="00902F74">
      <w:pPr>
        <w:pStyle w:val="FHWABody"/>
      </w:pPr>
    </w:p>
    <w:p w14:paraId="06FC2C5C" w14:textId="77777777" w:rsidR="00043047" w:rsidRDefault="00043047" w:rsidP="00902F74">
      <w:pPr>
        <w:pStyle w:val="FHWABody"/>
        <w:sectPr w:rsidR="00043047" w:rsidSect="007F23C1">
          <w:endnotePr>
            <w:numFmt w:val="decimal"/>
          </w:endnotePr>
          <w:pgSz w:w="15840" w:h="12240" w:orient="landscape"/>
          <w:pgMar w:top="1440" w:right="1440" w:bottom="1440" w:left="1440" w:header="720" w:footer="720" w:gutter="0"/>
          <w:cols w:space="720"/>
          <w:docGrid w:linePitch="360"/>
        </w:sectPr>
      </w:pPr>
    </w:p>
    <w:p w14:paraId="4F7960E3" w14:textId="7587866B" w:rsidR="00C801AC" w:rsidRDefault="009E0B05" w:rsidP="009E0B05">
      <w:pPr>
        <w:pStyle w:val="FHWAH1"/>
      </w:pPr>
      <w:bookmarkStart w:id="1090" w:name="_Toc224038057"/>
      <w:del w:id="1091" w:author="Bedsole, Lisa K. [US-US]" w:date="2026-06-25T07:57:00Z" w16du:dateUtc="2026-06-25T11:57:00Z">
        <w:r w:rsidRPr="00DC2F08">
          <w:lastRenderedPageBreak/>
          <w:delText xml:space="preserve">2.2 </w:delText>
        </w:r>
      </w:del>
      <w:bookmarkStart w:id="1092" w:name="_Toc233357894"/>
      <w:bookmarkEnd w:id="1090"/>
      <w:r w:rsidR="00C801AC">
        <w:t>Scenario- and Condition-Based Image Screening</w:t>
      </w:r>
      <w:bookmarkEnd w:id="1092"/>
    </w:p>
    <w:p w14:paraId="2F119338" w14:textId="56AFECE6" w:rsidR="00A94A5B" w:rsidRDefault="00C07336" w:rsidP="00846AAD">
      <w:pPr>
        <w:pStyle w:val="FHWABody"/>
      </w:pPr>
      <w:r w:rsidRPr="00C07336">
        <w:t>After the candidate image sources were identified, the research team reviewed sampled imagery to determine how well the sources represented roadway scenarios, roadway context and surface type, pavement marking characteristics, and visual conditions relevant to the pilot analysis. This screening step was intended to support selection of a pilot image set with meaningful variation, rather than relying only on images from ideal or uniform conditions.</w:t>
      </w:r>
    </w:p>
    <w:p w14:paraId="37513CBD" w14:textId="0B2635EB" w:rsidR="00AE01A3" w:rsidRDefault="00CF00C6" w:rsidP="00846AAD">
      <w:pPr>
        <w:pStyle w:val="FHWABody"/>
      </w:pPr>
      <w:r w:rsidRPr="00CF00C6">
        <w:t>The screening approach was grounded in the operational scenario framework carried forward from the previous phase of the research and supplemented with image-level conditions that may affect pavement marking visibility and detectability</w:t>
      </w:r>
      <w:r w:rsidR="00F95181" w:rsidRPr="00F95181">
        <w:t xml:space="preserve"> </w:t>
      </w:r>
      <w:r w:rsidR="00F95181" w:rsidRPr="00A44E5D">
        <w:rPr>
          <w:highlight w:val="yellow"/>
        </w:rPr>
        <w:t xml:space="preserve">(Soleimaniamiri et al., </w:t>
      </w:r>
      <w:del w:id="1093" w:author="Bedsole, Lisa K. [US-US]" w:date="2026-06-24T10:15:00Z" w16du:dateUtc="2026-06-24T14:15:00Z">
        <w:r w:rsidR="00F95181" w:rsidRPr="00A44E5D" w:rsidDel="00FE3799">
          <w:rPr>
            <w:highlight w:val="yellow"/>
          </w:rPr>
          <w:delText>in publication</w:delText>
        </w:r>
      </w:del>
      <w:ins w:id="1094" w:author="Bedsole, Lisa K. [US-US]" w:date="2026-06-24T10:15:00Z" w16du:dateUtc="2026-06-24T14:15:00Z">
        <w:r w:rsidR="00FE3799">
          <w:rPr>
            <w:highlight w:val="yellow"/>
          </w:rPr>
          <w:t>forthcoming</w:t>
        </w:r>
      </w:ins>
      <w:r w:rsidR="00F95181" w:rsidRPr="00A44E5D">
        <w:rPr>
          <w:highlight w:val="yellow"/>
        </w:rPr>
        <w:t>)</w:t>
      </w:r>
      <w:r w:rsidR="00F95181" w:rsidRPr="00F95181">
        <w:t xml:space="preserve">. </w:t>
      </w:r>
      <w:r w:rsidRPr="00CF00C6">
        <w:t>This section defines the screening groups, summarizes how candidate datasets were reviewed against those groups, and describes the image-level tracking approach used to support pilot image selection.</w:t>
      </w:r>
    </w:p>
    <w:p w14:paraId="7041529C" w14:textId="7FE9CBD0" w:rsidR="006D781B" w:rsidRDefault="006D781B" w:rsidP="00922472">
      <w:pPr>
        <w:pStyle w:val="FHWAH2"/>
      </w:pPr>
      <w:del w:id="1095" w:author="Bedsole, Lisa K. [US-US]" w:date="2026-06-25T07:57:00Z" w16du:dateUtc="2026-06-25T11:57:00Z">
        <w:r>
          <w:delText>2.2.</w:delText>
        </w:r>
        <w:r w:rsidR="00A30824">
          <w:delText>1</w:delText>
        </w:r>
        <w:r>
          <w:delText xml:space="preserve"> </w:delText>
        </w:r>
      </w:del>
      <w:bookmarkStart w:id="1096" w:name="_Toc233357895"/>
      <w:r>
        <w:t>Screening Categories for Pavement Marking Analysis</w:t>
      </w:r>
      <w:bookmarkEnd w:id="1096"/>
    </w:p>
    <w:p w14:paraId="1D2E099F" w14:textId="77777777" w:rsidR="00BE712F" w:rsidRDefault="00451442" w:rsidP="006D781B">
      <w:pPr>
        <w:pStyle w:val="FHWABody"/>
        <w:rPr>
          <w:ins w:id="1097" w:author="Soleimaniamiri, Saeid [US-IR]" w:date="2026-06-25T11:09:00Z" w16du:dateUtc="2026-06-25T15:09:00Z"/>
        </w:rPr>
      </w:pPr>
      <w:r w:rsidRPr="00451442">
        <w:t xml:space="preserve">To investigate how roadway scenarios and visual conditions may affect pavement marking detection and roadway lane interpretation, </w:t>
      </w:r>
      <w:ins w:id="1098" w:author="Bedsole, Lisa K. [US-US]" w:date="2026-06-25T10:20:00Z" w16du:dateUtc="2026-06-25T14:20:00Z">
        <w:r w:rsidRPr="00451442">
          <w:t xml:space="preserve">the </w:t>
        </w:r>
        <w:r w:rsidR="00B32AA4">
          <w:t xml:space="preserve">research team reviewed </w:t>
        </w:r>
      </w:ins>
      <w:r w:rsidRPr="00451442">
        <w:t xml:space="preserve">the downselected datasets </w:t>
      </w:r>
      <w:del w:id="1099" w:author="Bedsole, Lisa K. [US-US]" w:date="2026-06-25T10:20:00Z" w16du:dateUtc="2026-06-25T14:20:00Z">
        <w:r w:rsidRPr="00451442">
          <w:delText xml:space="preserve">were reviewed </w:delText>
        </w:r>
      </w:del>
      <w:r w:rsidRPr="00451442">
        <w:t xml:space="preserve">using a scenario- and condition-based screening approach. Rather than reviewing all images from each dataset, </w:t>
      </w:r>
      <w:ins w:id="1100" w:author="Bedsole, Lisa K. [US-US]" w:date="2026-06-25T10:22:00Z" w16du:dateUtc="2026-06-25T14:22:00Z">
        <w:r w:rsidR="00C0507D">
          <w:t xml:space="preserve">the team selected </w:t>
        </w:r>
      </w:ins>
      <w:r w:rsidRPr="00451442">
        <w:t xml:space="preserve">an initial sample of images from each candidate dataset </w:t>
      </w:r>
      <w:del w:id="1101" w:author="Bedsole, Lisa K. [US-US]" w:date="2026-06-25T10:22:00Z" w16du:dateUtc="2026-06-25T14:22:00Z">
        <w:r w:rsidRPr="00451442">
          <w:delText xml:space="preserve">was selected </w:delText>
        </w:r>
      </w:del>
      <w:r w:rsidRPr="00451442">
        <w:t xml:space="preserve">for review. The sampled images were then organized using six screening groups: </w:t>
      </w:r>
    </w:p>
    <w:p w14:paraId="4B5E6968" w14:textId="0F1C3A1F" w:rsidR="00BE712F" w:rsidRDefault="00451442" w:rsidP="00BE712F">
      <w:pPr>
        <w:pStyle w:val="FHWABody"/>
        <w:numPr>
          <w:ilvl w:val="0"/>
          <w:numId w:val="53"/>
        </w:numPr>
        <w:rPr>
          <w:ins w:id="1102" w:author="Soleimaniamiri, Saeid [US-IR]" w:date="2026-06-25T11:09:00Z" w16du:dateUtc="2026-06-25T15:09:00Z"/>
        </w:rPr>
      </w:pPr>
      <w:commentRangeStart w:id="1103"/>
      <w:r w:rsidRPr="00451442">
        <w:t>operational scenario</w:t>
      </w:r>
      <w:ins w:id="1104" w:author="Soleimaniamiri, Saeid [US-IR]" w:date="2026-06-25T11:09:00Z" w16du:dateUtc="2026-06-25T15:09:00Z">
        <w:r w:rsidR="00BE712F">
          <w:t>.</w:t>
        </w:r>
      </w:ins>
    </w:p>
    <w:p w14:paraId="0E240FBD" w14:textId="77777777" w:rsidR="00BE712F" w:rsidRDefault="00451442" w:rsidP="00BE712F">
      <w:pPr>
        <w:pStyle w:val="FHWABody"/>
        <w:numPr>
          <w:ilvl w:val="0"/>
          <w:numId w:val="53"/>
        </w:numPr>
        <w:rPr>
          <w:ins w:id="1105" w:author="Soleimaniamiri, Saeid [US-IR]" w:date="2026-06-25T11:09:00Z" w16du:dateUtc="2026-06-25T15:09:00Z"/>
        </w:rPr>
      </w:pPr>
      <w:del w:id="1106" w:author="Soleimaniamiri, Saeid [US-IR]" w:date="2026-06-25T11:09:00Z" w16du:dateUtc="2026-06-25T15:09:00Z">
        <w:r w:rsidRPr="00451442">
          <w:delText xml:space="preserve">; </w:delText>
        </w:r>
      </w:del>
      <w:r w:rsidRPr="00451442">
        <w:t>roadway context and facility type</w:t>
      </w:r>
      <w:del w:id="1107" w:author="Soleimaniamiri, Saeid [US-IR]" w:date="2026-06-25T11:09:00Z" w16du:dateUtc="2026-06-25T15:09:00Z">
        <w:r w:rsidRPr="00451442">
          <w:delText xml:space="preserve">; </w:delText>
        </w:r>
      </w:del>
      <w:ins w:id="1108" w:author="Soleimaniamiri, Saeid [US-IR]" w:date="2026-06-25T11:09:00Z" w16du:dateUtc="2026-06-25T15:09:00Z">
        <w:r w:rsidR="00BE712F">
          <w:t>.</w:t>
        </w:r>
      </w:ins>
    </w:p>
    <w:p w14:paraId="14CC26C9" w14:textId="77777777" w:rsidR="00BE712F" w:rsidRDefault="00451442" w:rsidP="00BE712F">
      <w:pPr>
        <w:pStyle w:val="FHWABody"/>
        <w:numPr>
          <w:ilvl w:val="0"/>
          <w:numId w:val="53"/>
        </w:numPr>
        <w:rPr>
          <w:ins w:id="1109" w:author="Soleimaniamiri, Saeid [US-IR]" w:date="2026-06-25T11:09:00Z" w16du:dateUtc="2026-06-25T15:09:00Z"/>
        </w:rPr>
      </w:pPr>
      <w:r w:rsidRPr="00451442">
        <w:t>roadway surface type</w:t>
      </w:r>
      <w:del w:id="1110" w:author="Soleimaniamiri, Saeid [US-IR]" w:date="2026-06-25T11:09:00Z" w16du:dateUtc="2026-06-25T15:09:00Z">
        <w:r w:rsidRPr="00451442">
          <w:delText xml:space="preserve">; </w:delText>
        </w:r>
      </w:del>
      <w:ins w:id="1111" w:author="Soleimaniamiri, Saeid [US-IR]" w:date="2026-06-25T11:09:00Z" w16du:dateUtc="2026-06-25T15:09:00Z">
        <w:r w:rsidR="00BE712F">
          <w:t>.</w:t>
        </w:r>
      </w:ins>
    </w:p>
    <w:p w14:paraId="0A84CC9F" w14:textId="77777777" w:rsidR="00BE712F" w:rsidRDefault="00451442" w:rsidP="00BE712F">
      <w:pPr>
        <w:pStyle w:val="FHWABody"/>
        <w:numPr>
          <w:ilvl w:val="0"/>
          <w:numId w:val="53"/>
        </w:numPr>
        <w:rPr>
          <w:ins w:id="1112" w:author="Soleimaniamiri, Saeid [US-IR]" w:date="2026-06-25T11:09:00Z" w16du:dateUtc="2026-06-25T15:09:00Z"/>
        </w:rPr>
      </w:pPr>
      <w:r w:rsidRPr="00451442">
        <w:t>pavement marking type and configuration</w:t>
      </w:r>
      <w:del w:id="1113" w:author="Soleimaniamiri, Saeid [US-IR]" w:date="2026-06-25T11:09:00Z" w16du:dateUtc="2026-06-25T15:09:00Z">
        <w:r w:rsidRPr="00451442">
          <w:delText xml:space="preserve">; </w:delText>
        </w:r>
      </w:del>
      <w:ins w:id="1114" w:author="Soleimaniamiri, Saeid [US-IR]" w:date="2026-06-25T11:09:00Z" w16du:dateUtc="2026-06-25T15:09:00Z">
        <w:r w:rsidR="00BE712F">
          <w:t>.</w:t>
        </w:r>
      </w:ins>
    </w:p>
    <w:p w14:paraId="3A46B139" w14:textId="77777777" w:rsidR="00BE712F" w:rsidRDefault="00451442" w:rsidP="00BE712F">
      <w:pPr>
        <w:pStyle w:val="FHWABody"/>
        <w:numPr>
          <w:ilvl w:val="0"/>
          <w:numId w:val="53"/>
        </w:numPr>
        <w:rPr>
          <w:ins w:id="1115" w:author="Soleimaniamiri, Saeid [US-IR]" w:date="2026-06-25T11:09:00Z" w16du:dateUtc="2026-06-25T15:09:00Z"/>
        </w:rPr>
      </w:pPr>
      <w:r w:rsidRPr="00451442">
        <w:t>observed marking visibility</w:t>
      </w:r>
      <w:del w:id="1116" w:author="Soleimaniamiri, Saeid [US-IR]" w:date="2026-06-25T11:09:00Z" w16du:dateUtc="2026-06-25T15:09:00Z">
        <w:r w:rsidRPr="00451442">
          <w:delText xml:space="preserve">; </w:delText>
        </w:r>
      </w:del>
      <w:ins w:id="1117" w:author="Soleimaniamiri, Saeid [US-IR]" w:date="2026-06-25T11:09:00Z" w16du:dateUtc="2026-06-25T15:09:00Z">
        <w:r w:rsidR="00BE712F">
          <w:t>.</w:t>
        </w:r>
      </w:ins>
      <w:del w:id="1118" w:author="Soleimaniamiri, Saeid [US-IR]" w:date="2026-06-25T11:09:00Z" w16du:dateUtc="2026-06-25T15:09:00Z">
        <w:r w:rsidRPr="00451442">
          <w:delText xml:space="preserve">and </w:delText>
        </w:r>
      </w:del>
    </w:p>
    <w:p w14:paraId="24464D00" w14:textId="563B4158" w:rsidR="009740C9" w:rsidRDefault="00451442" w:rsidP="00BE712F">
      <w:pPr>
        <w:pStyle w:val="FHWABody"/>
        <w:numPr>
          <w:ilvl w:val="0"/>
          <w:numId w:val="53"/>
        </w:numPr>
      </w:pPr>
      <w:r w:rsidRPr="00451442">
        <w:t>lighting and weather condition</w:t>
      </w:r>
      <w:commentRangeEnd w:id="1103"/>
      <w:r w:rsidR="009718B3" w:rsidRPr="00451442">
        <w:rPr>
          <w:rStyle w:val="CommentReference"/>
          <w:sz w:val="24"/>
          <w:szCs w:val="24"/>
        </w:rPr>
        <w:commentReference w:id="1103"/>
      </w:r>
      <w:r w:rsidRPr="00451442">
        <w:t>.</w:t>
      </w:r>
    </w:p>
    <w:p w14:paraId="30DF15C3" w14:textId="6BD57E9E" w:rsidR="00D60665" w:rsidRDefault="00D3541E" w:rsidP="006D781B">
      <w:pPr>
        <w:pStyle w:val="FHWABody"/>
        <w:rPr>
          <w:ins w:id="1119" w:author="Soleimaniamiri, Saeid [US-IR]" w:date="2026-06-25T11:10:00Z" w16du:dateUtc="2026-06-25T15:10:00Z"/>
        </w:rPr>
      </w:pPr>
      <w:r>
        <w:fldChar w:fldCharType="begin"/>
      </w:r>
      <w:r>
        <w:instrText xml:space="preserve"> REF _Ref231353997 \h </w:instrText>
      </w:r>
      <w:r>
        <w:fldChar w:fldCharType="separate"/>
      </w:r>
      <w:r>
        <w:t xml:space="preserve">Figure </w:t>
      </w:r>
      <w:r>
        <w:rPr>
          <w:noProof/>
        </w:rPr>
        <w:t>2</w:t>
      </w:r>
      <w:r>
        <w:fldChar w:fldCharType="end"/>
      </w:r>
      <w:r w:rsidR="00D60665" w:rsidRPr="00D60665">
        <w:t xml:space="preserve"> </w:t>
      </w:r>
      <w:r w:rsidR="00451442" w:rsidRPr="00451442">
        <w:t>provides a visual summary of the six screening groups and the conditions considered within each group. Together, these groups were used to identify whether the sampled imagery represented a meaningful range of roadway settings, pavement marking characteristics, roadway surface types, and visual conditions relevant to the pilot analysis.</w:t>
      </w:r>
    </w:p>
    <w:p w14:paraId="24A07726" w14:textId="77777777" w:rsidR="00BE712F" w:rsidRDefault="00BE712F" w:rsidP="006D781B">
      <w:pPr>
        <w:pStyle w:val="FHWABody"/>
        <w:rPr>
          <w:ins w:id="1120" w:author="Soleimaniamiri, Saeid [US-IR]" w:date="2026-06-25T11:11:00Z" w16du:dateUtc="2026-06-25T15:11:00Z"/>
        </w:rPr>
      </w:pPr>
    </w:p>
    <w:p w14:paraId="49FB980C" w14:textId="77777777" w:rsidR="00BE712F" w:rsidRDefault="00BE712F" w:rsidP="006D781B">
      <w:pPr>
        <w:pStyle w:val="FHWABody"/>
        <w:rPr>
          <w:ins w:id="1121" w:author="Soleimaniamiri, Saeid [US-IR]" w:date="2026-06-25T11:10:00Z" w16du:dateUtc="2026-06-25T15:10:00Z"/>
        </w:rPr>
        <w:sectPr w:rsidR="00BE712F" w:rsidSect="008F7640">
          <w:footerReference w:type="default" r:id="rId25"/>
          <w:endnotePr>
            <w:numFmt w:val="decimal"/>
          </w:endnotePr>
          <w:pgSz w:w="12240" w:h="15840"/>
          <w:pgMar w:top="1440" w:right="1440" w:bottom="1440" w:left="1440" w:header="720" w:footer="720" w:gutter="0"/>
          <w:cols w:space="720"/>
          <w:docGrid w:linePitch="360"/>
        </w:sectPr>
      </w:pPr>
    </w:p>
    <w:p w14:paraId="3A06A41A" w14:textId="780FAAFF" w:rsidR="00BE712F" w:rsidDel="00BE712F" w:rsidRDefault="00BE712F" w:rsidP="006D781B">
      <w:pPr>
        <w:pStyle w:val="FHWABody"/>
        <w:rPr>
          <w:del w:id="1122" w:author="Soleimaniamiri, Saeid [US-IR]" w:date="2026-06-25T11:11:00Z" w16du:dateUtc="2026-06-25T15:11:00Z"/>
        </w:rPr>
      </w:pPr>
    </w:p>
    <w:p w14:paraId="327E74E9" w14:textId="7F731A0B" w:rsidR="00D60665" w:rsidRDefault="00F72B50" w:rsidP="00D60665">
      <w:pPr>
        <w:pStyle w:val="FHWAFigure"/>
      </w:pPr>
      <w:commentRangeStart w:id="1123"/>
      <w:commentRangeStart w:id="1124"/>
      <w:r>
        <w:rPr>
          <w:noProof/>
        </w:rPr>
        <w:drawing>
          <wp:inline distT="0" distB="0" distL="0" distR="0" wp14:anchorId="1A761123" wp14:editId="58125822">
            <wp:extent cx="8121753" cy="3062177"/>
            <wp:effectExtent l="0" t="0" r="0" b="5080"/>
            <wp:docPr id="1646360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278161" cy="3121148"/>
                    </a:xfrm>
                    <a:prstGeom prst="rect">
                      <a:avLst/>
                    </a:prstGeom>
                    <a:noFill/>
                  </pic:spPr>
                </pic:pic>
              </a:graphicData>
            </a:graphic>
          </wp:inline>
        </w:drawing>
      </w:r>
      <w:commentRangeEnd w:id="1124"/>
      <w:r w:rsidR="003249B8">
        <w:rPr>
          <w:rStyle w:val="CommentReference"/>
          <w:sz w:val="24"/>
          <w:szCs w:val="24"/>
        </w:rPr>
        <w:commentReference w:id="1124"/>
      </w:r>
      <w:commentRangeEnd w:id="1123"/>
      <w:r w:rsidR="00412222">
        <w:rPr>
          <w:rStyle w:val="CommentReference"/>
          <w:sz w:val="24"/>
          <w:szCs w:val="24"/>
        </w:rPr>
        <w:commentReference w:id="1123"/>
      </w:r>
    </w:p>
    <w:p w14:paraId="3857E50A" w14:textId="5931B8DE" w:rsidR="00D60665" w:rsidRDefault="00D60665" w:rsidP="00D60665">
      <w:pPr>
        <w:pStyle w:val="FHWASource"/>
      </w:pPr>
      <w:r w:rsidRPr="00B64DEC">
        <w:rPr>
          <w:highlight w:val="yellow"/>
        </w:rPr>
        <w:t xml:space="preserve">Source: </w:t>
      </w:r>
      <w:r w:rsidR="00B64DEC" w:rsidRPr="00B64DEC">
        <w:rPr>
          <w:highlight w:val="yellow"/>
        </w:rPr>
        <w:t>FHWA</w:t>
      </w:r>
      <w:ins w:id="1125" w:author="Bedsole, Lisa K. [US-US]" w:date="2026-06-24T10:15:00Z" w16du:dateUtc="2026-06-24T14:15:00Z">
        <w:r w:rsidR="008E75FD">
          <w:t>.</w:t>
        </w:r>
      </w:ins>
    </w:p>
    <w:p w14:paraId="1EFA74AC" w14:textId="69BBBFCB" w:rsidR="00D60665" w:rsidRDefault="00D60665" w:rsidP="00D60665">
      <w:pPr>
        <w:pStyle w:val="FHWACaptionFigure"/>
        <w:rPr>
          <w:ins w:id="1126" w:author="Soleimaniamiri, Saeid [US-IR]" w:date="2026-06-25T11:11:00Z" w16du:dateUtc="2026-06-25T15:11:00Z"/>
        </w:rPr>
      </w:pPr>
      <w:bookmarkStart w:id="1127" w:name="_Ref231353997"/>
      <w:bookmarkStart w:id="1128" w:name="_Toc233002942"/>
      <w:bookmarkStart w:id="1129" w:name="_Toc233194662"/>
      <w:bookmarkStart w:id="1130" w:name="_Toc233357850"/>
      <w:r>
        <w:t xml:space="preserve">Figure </w:t>
      </w:r>
      <w:r>
        <w:fldChar w:fldCharType="begin"/>
      </w:r>
      <w:r>
        <w:instrText>SEQ Figure \* ARABIC</w:instrText>
      </w:r>
      <w:r>
        <w:fldChar w:fldCharType="separate"/>
      </w:r>
      <w:r w:rsidR="00C02892">
        <w:rPr>
          <w:noProof/>
        </w:rPr>
        <w:t>2</w:t>
      </w:r>
      <w:r>
        <w:fldChar w:fldCharType="end"/>
      </w:r>
      <w:bookmarkEnd w:id="1127"/>
      <w:r>
        <w:t xml:space="preserve">. Illustration. </w:t>
      </w:r>
      <w:r w:rsidR="006A3293" w:rsidRPr="006A3293">
        <w:t>Scenario- and condition-based image screening groups for pavement marking analysis.</w:t>
      </w:r>
      <w:bookmarkEnd w:id="1128"/>
      <w:bookmarkEnd w:id="1129"/>
      <w:bookmarkEnd w:id="1130"/>
    </w:p>
    <w:p w14:paraId="0512A205" w14:textId="77777777" w:rsidR="00BE712F" w:rsidRDefault="00BE712F" w:rsidP="00BE712F">
      <w:pPr>
        <w:pStyle w:val="FHWABody"/>
        <w:rPr>
          <w:ins w:id="1131" w:author="Soleimaniamiri, Saeid [US-IR]" w:date="2026-06-25T11:11:00Z" w16du:dateUtc="2026-06-25T15:11:00Z"/>
        </w:rPr>
      </w:pPr>
    </w:p>
    <w:p w14:paraId="1C5E19DC" w14:textId="77777777" w:rsidR="00BE712F" w:rsidRDefault="00BE712F" w:rsidP="00BE712F">
      <w:pPr>
        <w:pStyle w:val="FHWABody"/>
        <w:rPr>
          <w:ins w:id="1132" w:author="Soleimaniamiri, Saeid [US-IR]" w:date="2026-06-25T11:11:00Z" w16du:dateUtc="2026-06-25T15:11:00Z"/>
        </w:rPr>
        <w:sectPr w:rsidR="00BE712F" w:rsidSect="00BE712F">
          <w:endnotePr>
            <w:numFmt w:val="decimal"/>
          </w:endnotePr>
          <w:pgSz w:w="15840" w:h="12240" w:orient="landscape"/>
          <w:pgMar w:top="1440" w:right="1440" w:bottom="1440" w:left="1440" w:header="720" w:footer="720" w:gutter="0"/>
          <w:cols w:space="720"/>
          <w:docGrid w:linePitch="360"/>
        </w:sectPr>
      </w:pPr>
    </w:p>
    <w:p w14:paraId="68BECF2D" w14:textId="154B9968" w:rsidR="00BE712F" w:rsidRPr="00BE712F" w:rsidDel="00BE712F" w:rsidRDefault="00BE712F" w:rsidP="00BE712F">
      <w:pPr>
        <w:pStyle w:val="FHWABody"/>
        <w:rPr>
          <w:del w:id="1133" w:author="Soleimaniamiri, Saeid [US-IR]" w:date="2026-06-25T11:11:00Z" w16du:dateUtc="2026-06-25T15:11:00Z"/>
        </w:rPr>
      </w:pPr>
    </w:p>
    <w:p w14:paraId="30B6F06B" w14:textId="7A6197DB" w:rsidR="00D60665" w:rsidRDefault="00FE6BDC" w:rsidP="006D781B">
      <w:pPr>
        <w:pStyle w:val="FHWABody"/>
      </w:pPr>
      <w:r w:rsidRPr="00FE6BDC">
        <w:t xml:space="preserve">The five screening groups used in the image review are described </w:t>
      </w:r>
      <w:del w:id="1134" w:author="Bedsole, Lisa K. [US-US]" w:date="2026-06-25T08:00:00Z" w16du:dateUtc="2026-06-25T12:00:00Z">
        <w:r w:rsidRPr="00FE6BDC">
          <w:delText>below</w:delText>
        </w:r>
      </w:del>
      <w:ins w:id="1135" w:author="Bedsole, Lisa K. [US-US]" w:date="2026-06-25T08:00:00Z" w16du:dateUtc="2026-06-25T12:00:00Z">
        <w:r w:rsidR="00F370F9">
          <w:t>as follows</w:t>
        </w:r>
      </w:ins>
      <w:r w:rsidRPr="00FE6BDC">
        <w:t>:</w:t>
      </w:r>
    </w:p>
    <w:p w14:paraId="64B4BEC1" w14:textId="77777777" w:rsidR="00451442" w:rsidRDefault="00451442" w:rsidP="00BA17ED">
      <w:pPr>
        <w:pStyle w:val="FHWABody"/>
        <w:numPr>
          <w:ilvl w:val="0"/>
          <w:numId w:val="14"/>
        </w:numPr>
      </w:pPr>
      <w:r>
        <w:t>Operational scenario includes roadway situations in which infrastructure conditions may be especially relevant to ADS operation. For this study, the operational scenarios considered were intersections, roundabouts, ramps and merges, at-grade rail crossings, tolling stations, work zones, managed lanes, and general roadway segments. General roadway segments capture conditions between intersections or outside the other identified operational scenarios.</w:t>
      </w:r>
    </w:p>
    <w:p w14:paraId="0506E3B6" w14:textId="33C5A468" w:rsidR="00451442" w:rsidRDefault="00451442" w:rsidP="00BA17ED">
      <w:pPr>
        <w:pStyle w:val="FHWABody"/>
        <w:numPr>
          <w:ilvl w:val="0"/>
          <w:numId w:val="14"/>
        </w:numPr>
      </w:pPr>
      <w:r>
        <w:t>Roadway context and facility type describe</w:t>
      </w:r>
      <w:del w:id="1136" w:author="Bedsole, Lisa K. [US-US]" w:date="2026-06-25T10:30:00Z" w16du:dateUtc="2026-06-25T14:30:00Z">
        <w:r>
          <w:delText>s</w:delText>
        </w:r>
      </w:del>
      <w:r>
        <w:t xml:space="preserve"> the general roadway setting and facility type represented in an image. The categories used in the screening were freeway</w:t>
      </w:r>
      <w:ins w:id="1137" w:author="Bedsole, Lisa K. [US-US]" w:date="2026-06-25T10:30:00Z" w16du:dateUtc="2026-06-25T14:30:00Z">
        <w:r w:rsidR="00A76A81">
          <w:t xml:space="preserve"> or </w:t>
        </w:r>
      </w:ins>
      <w:del w:id="1138" w:author="Bedsole, Lisa K. [US-US]" w:date="2026-06-25T10:30:00Z" w16du:dateUtc="2026-06-25T14:30:00Z">
        <w:r>
          <w:delText>/</w:delText>
        </w:r>
      </w:del>
      <w:r>
        <w:t>expressway, arterial roadway, collector roadway, local street</w:t>
      </w:r>
      <w:del w:id="1139" w:author="Bedsole, Lisa K. [US-US]" w:date="2026-06-25T10:30:00Z" w16du:dateUtc="2026-06-25T14:30:00Z">
        <w:r>
          <w:delText>/</w:delText>
        </w:r>
      </w:del>
      <w:ins w:id="1140" w:author="Bedsole, Lisa K. [US-US]" w:date="2026-06-25T10:30:00Z" w16du:dateUtc="2026-06-25T14:30:00Z">
        <w:r w:rsidR="00077FC9">
          <w:t xml:space="preserve"> or </w:t>
        </w:r>
      </w:ins>
      <w:r>
        <w:t>road, urban, and rural. More than one tag may be assigned to an image; for example, an image may be tagged as both freeway</w:t>
      </w:r>
      <w:del w:id="1141" w:author="Bedsole, Lisa K. [US-US]" w:date="2026-06-25T10:30:00Z" w16du:dateUtc="2026-06-25T14:30:00Z">
        <w:r>
          <w:delText>/</w:delText>
        </w:r>
      </w:del>
      <w:ins w:id="1142" w:author="Bedsole, Lisa K. [US-US]" w:date="2026-06-25T10:30:00Z" w16du:dateUtc="2026-06-25T14:30:00Z">
        <w:r w:rsidR="000D2206">
          <w:t xml:space="preserve"> or </w:t>
        </w:r>
      </w:ins>
      <w:r>
        <w:t>expressway and urban.</w:t>
      </w:r>
    </w:p>
    <w:p w14:paraId="745A6F51" w14:textId="1ABFFCCF" w:rsidR="00451442" w:rsidRDefault="00451442" w:rsidP="00BA17ED">
      <w:pPr>
        <w:pStyle w:val="FHWABody"/>
        <w:numPr>
          <w:ilvl w:val="0"/>
          <w:numId w:val="14"/>
        </w:numPr>
      </w:pPr>
      <w:r>
        <w:t>Roadway surface type identifies the apparent surface type visible in the image or documented in available metadata. The categories used in this group were paved</w:t>
      </w:r>
      <w:ins w:id="1143" w:author="Bedsole, Lisa K. [US-US]" w:date="2026-06-25T10:31:00Z" w16du:dateUtc="2026-06-25T14:31:00Z">
        <w:r w:rsidR="00E1373F">
          <w:t>–</w:t>
        </w:r>
      </w:ins>
      <w:del w:id="1144" w:author="Bedsole, Lisa K. [US-US]" w:date="2026-06-25T10:31:00Z" w16du:dateUtc="2026-06-25T14:31:00Z">
        <w:r>
          <w:delText>—</w:delText>
        </w:r>
      </w:del>
      <w:r>
        <w:t>bituminous</w:t>
      </w:r>
      <w:del w:id="1145" w:author="Bedsole, Lisa K. [US-US]" w:date="2026-06-25T10:31:00Z" w16du:dateUtc="2026-06-25T14:31:00Z">
        <w:r>
          <w:delText>/</w:delText>
        </w:r>
      </w:del>
      <w:ins w:id="1146" w:author="Bedsole, Lisa K. [US-US]" w:date="2026-06-25T10:31:00Z" w16du:dateUtc="2026-06-25T14:31:00Z">
        <w:r w:rsidR="0020521A">
          <w:t xml:space="preserve"> or </w:t>
        </w:r>
      </w:ins>
      <w:r>
        <w:t>asphalt, paved</w:t>
      </w:r>
      <w:ins w:id="1147" w:author="Bedsole, Lisa K. [US-US]" w:date="2026-06-25T10:31:00Z" w16du:dateUtc="2026-06-25T14:31:00Z">
        <w:r w:rsidR="00E1373F">
          <w:t>–</w:t>
        </w:r>
      </w:ins>
      <w:del w:id="1148" w:author="Bedsole, Lisa K. [US-US]" w:date="2026-06-25T10:31:00Z" w16du:dateUtc="2026-06-25T14:31:00Z">
        <w:r>
          <w:delText>—</w:delText>
        </w:r>
      </w:del>
      <w:r>
        <w:t>non</w:t>
      </w:r>
      <w:del w:id="1149" w:author="Bedsole, Lisa K. [US-US]" w:date="2026-06-24T14:24:00Z" w16du:dateUtc="2026-06-24T18:24:00Z">
        <w:r>
          <w:delText>-</w:delText>
        </w:r>
      </w:del>
      <w:r>
        <w:t>bituminous</w:t>
      </w:r>
      <w:del w:id="1150" w:author="Bedsole, Lisa K. [US-US]" w:date="2026-06-25T10:31:00Z" w16du:dateUtc="2026-06-25T14:31:00Z">
        <w:r>
          <w:delText>/</w:delText>
        </w:r>
      </w:del>
      <w:ins w:id="1151" w:author="Bedsole, Lisa K. [US-US]" w:date="2026-06-25T10:31:00Z" w16du:dateUtc="2026-06-25T14:31:00Z">
        <w:r w:rsidR="00E1373F">
          <w:t xml:space="preserve"> or </w:t>
        </w:r>
      </w:ins>
      <w:r>
        <w:t>concrete, unpaved, and undetermined.</w:t>
      </w:r>
    </w:p>
    <w:p w14:paraId="4C6D6B17" w14:textId="77777777" w:rsidR="00451442" w:rsidRDefault="00451442" w:rsidP="00BA17ED">
      <w:pPr>
        <w:pStyle w:val="FHWABody"/>
        <w:numPr>
          <w:ilvl w:val="0"/>
          <w:numId w:val="14"/>
        </w:numPr>
      </w:pPr>
      <w:r>
        <w:t>Pavement marking type and configuration identifies the types of markings visible in the image and whether they are relevant to lane guidance or path definition. The screening categories used in this group were solid line, dashed line, double line, edge line, curved line, gore markings, crosswalks (including midblock crossings), arrows, and unmarked pavement.</w:t>
      </w:r>
    </w:p>
    <w:p w14:paraId="1CB22427" w14:textId="77777777" w:rsidR="00451442" w:rsidRDefault="00451442" w:rsidP="00BA17ED">
      <w:pPr>
        <w:pStyle w:val="FHWABody"/>
        <w:numPr>
          <w:ilvl w:val="0"/>
          <w:numId w:val="14"/>
        </w:numPr>
      </w:pPr>
      <w:r>
        <w:t>Observed marking visibility describes how pavement markings appear in the image based on visual review. The categories used in this group were clearly visible, faded/worn/not visible, low contrast, partially missing, occluded, and not applicable. The combined faded/worn/not visible category was used when the available image did not support a reliable distinction among those conditions. Not applicable was used when the image was tagged as unmarked pavement. These categories were intended to capture visible image-based conditions only and were not intended to represent measured engineering condition.</w:t>
      </w:r>
    </w:p>
    <w:p w14:paraId="19B1C812" w14:textId="380027D1" w:rsidR="00D60665" w:rsidRDefault="00451442" w:rsidP="00BA17ED">
      <w:pPr>
        <w:pStyle w:val="FHWABody"/>
        <w:numPr>
          <w:ilvl w:val="0"/>
          <w:numId w:val="14"/>
        </w:numPr>
      </w:pPr>
      <w:r>
        <w:t>Lighting and weather condition identifies image-level factors that may affect how pavement markings appear in roadway-facing imagery. The categories used in this group were daylight, nighttime, dusk</w:t>
      </w:r>
      <w:ins w:id="1152" w:author="Bedsole, Lisa K. [US-US]" w:date="2026-06-25T10:40:00Z" w16du:dateUtc="2026-06-25T14:40:00Z">
        <w:r w:rsidR="00040C3F">
          <w:t xml:space="preserve"> or </w:t>
        </w:r>
      </w:ins>
      <w:del w:id="1153" w:author="Bedsole, Lisa K. [US-US]" w:date="2026-06-25T10:40:00Z" w16du:dateUtc="2026-06-25T14:40:00Z">
        <w:r>
          <w:delText>/</w:delText>
        </w:r>
      </w:del>
      <w:r>
        <w:t>dawn, shadow, glare, rain, fog, snow, wet pavement, and icy road.</w:t>
      </w:r>
    </w:p>
    <w:p w14:paraId="281721F3" w14:textId="500A0F97" w:rsidR="009740C9" w:rsidRDefault="00E53DBC" w:rsidP="006D781B">
      <w:pPr>
        <w:pStyle w:val="FHWABody"/>
      </w:pPr>
      <w:r>
        <w:fldChar w:fldCharType="begin"/>
      </w:r>
      <w:r>
        <w:instrText xml:space="preserve"> REF _Ref231354105 \h </w:instrText>
      </w:r>
      <w:r>
        <w:fldChar w:fldCharType="separate"/>
      </w:r>
      <w:r w:rsidRPr="00D961DB">
        <w:t xml:space="preserve">Table </w:t>
      </w:r>
      <w:r>
        <w:rPr>
          <w:noProof/>
        </w:rPr>
        <w:t>6</w:t>
      </w:r>
      <w:r>
        <w:fldChar w:fldCharType="end"/>
      </w:r>
      <w:r w:rsidR="005E34FD" w:rsidRPr="005E34FD">
        <w:t xml:space="preserve"> </w:t>
      </w:r>
      <w:r w:rsidR="00DE5D5F" w:rsidRPr="00DE5D5F">
        <w:t>summarizes the six screening groups, the conditions reviewed within each group, and the purpose of each group in the pilot image screening process. These categories were not intended to create a complete roadway inventory or confirm engineering condition measures such as retroreflectivity. Instead, they provided a practical structure for documenting the types of scenarios and conditions represented in the imagery and for identifying where additional image sampling might be needed to support the pilot analysis.</w:t>
      </w:r>
    </w:p>
    <w:p w14:paraId="069B954B" w14:textId="4DB64225" w:rsidR="00E24363" w:rsidRPr="00D961DB" w:rsidRDefault="00E24363" w:rsidP="00E24363">
      <w:pPr>
        <w:pStyle w:val="FHWACaptionTable"/>
      </w:pPr>
      <w:bookmarkStart w:id="1154" w:name="_Ref231354105"/>
      <w:bookmarkStart w:id="1155" w:name="_Toc233357866"/>
      <w:r w:rsidRPr="00D961DB">
        <w:lastRenderedPageBreak/>
        <w:t xml:space="preserve">Table </w:t>
      </w:r>
      <w:r>
        <w:fldChar w:fldCharType="begin"/>
      </w:r>
      <w:r>
        <w:instrText>SEQ Table \* ARABIC</w:instrText>
      </w:r>
      <w:r>
        <w:fldChar w:fldCharType="separate"/>
      </w:r>
      <w:r w:rsidR="00715450">
        <w:rPr>
          <w:noProof/>
        </w:rPr>
        <w:t>6</w:t>
      </w:r>
      <w:r>
        <w:fldChar w:fldCharType="end"/>
      </w:r>
      <w:bookmarkEnd w:id="1154"/>
      <w:r w:rsidRPr="00D961DB">
        <w:t xml:space="preserve">. </w:t>
      </w:r>
      <w:r w:rsidR="002360EC" w:rsidRPr="002360EC">
        <w:rPr>
          <w:lang w:bidi="en-US"/>
        </w:rPr>
        <w:t>Scenario- and condition-based image screening categories for pavement marking analysis.</w:t>
      </w:r>
      <w:bookmarkEnd w:id="1155"/>
    </w:p>
    <w:tbl>
      <w:tblPr>
        <w:tblStyle w:val="FHWATableNormal"/>
        <w:tblW w:w="9504" w:type="dxa"/>
        <w:tblLook w:val="04A0" w:firstRow="1" w:lastRow="0" w:firstColumn="1" w:lastColumn="0" w:noHBand="0" w:noVBand="1"/>
      </w:tblPr>
      <w:tblGrid>
        <w:gridCol w:w="2160"/>
        <w:gridCol w:w="3168"/>
        <w:gridCol w:w="4176"/>
      </w:tblGrid>
      <w:tr w:rsidR="00DE5D5F" w14:paraId="71C4FD64" w14:textId="77777777" w:rsidTr="00AC6603">
        <w:trPr>
          <w:cnfStyle w:val="100000000000" w:firstRow="1" w:lastRow="0" w:firstColumn="0" w:lastColumn="0" w:oddVBand="0" w:evenVBand="0" w:oddHBand="0" w:evenHBand="0" w:firstRowFirstColumn="0" w:firstRowLastColumn="0" w:lastRowFirstColumn="0" w:lastRowLastColumn="0"/>
          <w:trHeight w:val="674"/>
        </w:trPr>
        <w:tc>
          <w:tcPr>
            <w:tcW w:w="2160" w:type="dxa"/>
          </w:tcPr>
          <w:p w14:paraId="19BB1C37" w14:textId="2D03871E" w:rsidR="00DE5D5F" w:rsidRDefault="00DE5D5F" w:rsidP="00DE5D5F">
            <w:pPr>
              <w:pStyle w:val="FHWATableColumnHeading"/>
              <w:rPr>
                <w:lang w:bidi="en-US"/>
              </w:rPr>
            </w:pPr>
            <w:r w:rsidRPr="002503A7">
              <w:t>Screening Group</w:t>
            </w:r>
          </w:p>
        </w:tc>
        <w:tc>
          <w:tcPr>
            <w:tcW w:w="3168" w:type="dxa"/>
          </w:tcPr>
          <w:p w14:paraId="3A3625C6" w14:textId="67C84A8B" w:rsidR="00DE5D5F" w:rsidRDefault="00DE5D5F" w:rsidP="00DE5D5F">
            <w:pPr>
              <w:pStyle w:val="FHWATableColumnHeading"/>
              <w:rPr>
                <w:lang w:bidi="en-US"/>
              </w:rPr>
            </w:pPr>
            <w:r w:rsidRPr="002503A7">
              <w:t xml:space="preserve">Categories </w:t>
            </w:r>
            <w:ins w:id="1156" w:author="Bedsole, Lisa K. [US-US]" w:date="2026-06-25T10:40:00Z" w16du:dateUtc="2026-06-25T14:40:00Z">
              <w:r w:rsidR="00D473B9">
                <w:t>and</w:t>
              </w:r>
            </w:ins>
            <w:del w:id="1157" w:author="Bedsole, Lisa K. [US-US]" w:date="2026-06-25T10:40:00Z" w16du:dateUtc="2026-06-25T14:40:00Z">
              <w:r w:rsidRPr="002503A7">
                <w:delText>/</w:delText>
              </w:r>
            </w:del>
            <w:r w:rsidRPr="002503A7">
              <w:t xml:space="preserve"> Conditions Reviewed</w:t>
            </w:r>
          </w:p>
        </w:tc>
        <w:tc>
          <w:tcPr>
            <w:tcW w:w="4176" w:type="dxa"/>
          </w:tcPr>
          <w:p w14:paraId="11E3F89B" w14:textId="147C1118" w:rsidR="00DE5D5F" w:rsidRDefault="00DE5D5F" w:rsidP="00DE5D5F">
            <w:pPr>
              <w:pStyle w:val="FHWATableColumnHeading"/>
              <w:rPr>
                <w:lang w:bidi="en-US"/>
              </w:rPr>
            </w:pPr>
            <w:r w:rsidRPr="002503A7">
              <w:t>Use in Pilot Image Screening</w:t>
            </w:r>
          </w:p>
        </w:tc>
      </w:tr>
      <w:tr w:rsidR="00DE5D5F" w14:paraId="5F3AF6C9" w14:textId="77777777" w:rsidTr="00AC6603">
        <w:tc>
          <w:tcPr>
            <w:tcW w:w="2160" w:type="dxa"/>
          </w:tcPr>
          <w:p w14:paraId="2D39D02D" w14:textId="3BDBDB32" w:rsidR="00DE5D5F" w:rsidRDefault="00DE5D5F" w:rsidP="00DE5D5F">
            <w:pPr>
              <w:pStyle w:val="FHWATableBodyText"/>
              <w:rPr>
                <w:lang w:bidi="en-US"/>
              </w:rPr>
            </w:pPr>
            <w:r w:rsidRPr="002503A7">
              <w:t>Operational scenario</w:t>
            </w:r>
          </w:p>
        </w:tc>
        <w:tc>
          <w:tcPr>
            <w:tcW w:w="3168" w:type="dxa"/>
          </w:tcPr>
          <w:p w14:paraId="327B46F9" w14:textId="28598ADF" w:rsidR="00DE5D5F" w:rsidRDefault="00DE5D5F" w:rsidP="00DE5D5F">
            <w:pPr>
              <w:pStyle w:val="FHWATableBodyText"/>
              <w:rPr>
                <w:lang w:bidi="en-US"/>
              </w:rPr>
            </w:pPr>
            <w:r w:rsidRPr="002503A7">
              <w:t>Intersections, roundabouts, ramps/merges, at-grade rail crossings, tolling stations, work zones, managed lanes, general roadway segments</w:t>
            </w:r>
          </w:p>
        </w:tc>
        <w:tc>
          <w:tcPr>
            <w:tcW w:w="4176" w:type="dxa"/>
          </w:tcPr>
          <w:p w14:paraId="4B538C52" w14:textId="12F6C7E9" w:rsidR="00DE5D5F" w:rsidRDefault="00DE5D5F" w:rsidP="00DE5D5F">
            <w:pPr>
              <w:pStyle w:val="FHWATableBodyText"/>
              <w:rPr>
                <w:lang w:bidi="en-US"/>
              </w:rPr>
            </w:pPr>
            <w:r w:rsidRPr="002503A7">
              <w:t>Used to align the pilot image set with the operational scenario framework carried forward from the previous phase of the research and to identify general roadway segments outside the identified specialized scenarios.</w:t>
            </w:r>
          </w:p>
        </w:tc>
      </w:tr>
      <w:tr w:rsidR="00DE5D5F" w14:paraId="0A466BFE" w14:textId="77777777" w:rsidTr="00AC6603">
        <w:tc>
          <w:tcPr>
            <w:tcW w:w="2160" w:type="dxa"/>
          </w:tcPr>
          <w:p w14:paraId="741A646B" w14:textId="1E78AE28" w:rsidR="00DE5D5F" w:rsidRDefault="00DE5D5F" w:rsidP="00DE5D5F">
            <w:pPr>
              <w:pStyle w:val="FHWATableBodyText"/>
              <w:rPr>
                <w:lang w:bidi="en-US"/>
              </w:rPr>
            </w:pPr>
            <w:r w:rsidRPr="002503A7">
              <w:t>Roadway context and facility type</w:t>
            </w:r>
          </w:p>
        </w:tc>
        <w:tc>
          <w:tcPr>
            <w:tcW w:w="3168" w:type="dxa"/>
          </w:tcPr>
          <w:p w14:paraId="338B5030" w14:textId="7474E620" w:rsidR="00DE5D5F" w:rsidRDefault="00DE5D5F" w:rsidP="00DE5D5F">
            <w:pPr>
              <w:pStyle w:val="FHWATableBodyText"/>
              <w:rPr>
                <w:lang w:bidi="en-US"/>
              </w:rPr>
            </w:pPr>
            <w:r w:rsidRPr="002503A7">
              <w:t>Freeway</w:t>
            </w:r>
            <w:ins w:id="1158" w:author="Bedsole, Lisa K. [US-US]" w:date="2026-06-25T10:41:00Z" w16du:dateUtc="2026-06-25T14:41:00Z">
              <w:r w:rsidR="00AD2C9C">
                <w:t xml:space="preserve"> or </w:t>
              </w:r>
            </w:ins>
            <w:del w:id="1159" w:author="Bedsole, Lisa K. [US-US]" w:date="2026-06-25T10:41:00Z" w16du:dateUtc="2026-06-25T14:41:00Z">
              <w:r w:rsidRPr="002503A7">
                <w:delText>/</w:delText>
              </w:r>
            </w:del>
            <w:r w:rsidRPr="002503A7">
              <w:t>expressway, arterial roadway, collector roadway, local street/road, urban, rural</w:t>
            </w:r>
          </w:p>
        </w:tc>
        <w:tc>
          <w:tcPr>
            <w:tcW w:w="4176" w:type="dxa"/>
          </w:tcPr>
          <w:p w14:paraId="6AD86277" w14:textId="34D40F96" w:rsidR="00DE5D5F" w:rsidRDefault="00DE5D5F" w:rsidP="00DE5D5F">
            <w:pPr>
              <w:pStyle w:val="FHWATableBodyText"/>
              <w:rPr>
                <w:lang w:bidi="en-US"/>
              </w:rPr>
            </w:pPr>
            <w:r w:rsidRPr="002503A7">
              <w:t>Used to document the roadway setting and facility type represented in each image. More than one tag may apply.</w:t>
            </w:r>
          </w:p>
        </w:tc>
      </w:tr>
      <w:tr w:rsidR="00DE5D5F" w14:paraId="4971AFB4" w14:textId="77777777" w:rsidTr="00AC6603">
        <w:tc>
          <w:tcPr>
            <w:tcW w:w="2160" w:type="dxa"/>
          </w:tcPr>
          <w:p w14:paraId="2A18C981" w14:textId="4666B2F3" w:rsidR="00DE5D5F" w:rsidRPr="00F1123F" w:rsidRDefault="00DE5D5F" w:rsidP="00DE5D5F">
            <w:pPr>
              <w:pStyle w:val="FHWATableBodyText"/>
            </w:pPr>
            <w:r w:rsidRPr="002503A7">
              <w:t>Roadway surface type</w:t>
            </w:r>
          </w:p>
        </w:tc>
        <w:tc>
          <w:tcPr>
            <w:tcW w:w="3168" w:type="dxa"/>
          </w:tcPr>
          <w:p w14:paraId="13F71536" w14:textId="73AE3CBC" w:rsidR="00DE5D5F" w:rsidRPr="00F1123F" w:rsidRDefault="00DE5D5F" w:rsidP="00DE5D5F">
            <w:pPr>
              <w:pStyle w:val="FHWATableBodyText"/>
            </w:pPr>
            <w:r w:rsidRPr="002503A7">
              <w:t>Paved</w:t>
            </w:r>
            <w:ins w:id="1160" w:author="Bedsole, Lisa K. [US-US]" w:date="2026-06-25T10:41:00Z" w16du:dateUtc="2026-06-25T14:41:00Z">
              <w:r w:rsidR="00AD2C9C">
                <w:t>–</w:t>
              </w:r>
            </w:ins>
            <w:del w:id="1161" w:author="Bedsole, Lisa K. [US-US]" w:date="2026-06-25T10:41:00Z" w16du:dateUtc="2026-06-25T14:41:00Z">
              <w:r w:rsidRPr="002503A7">
                <w:delText>—</w:delText>
              </w:r>
            </w:del>
            <w:r w:rsidRPr="002503A7">
              <w:t>bituminous</w:t>
            </w:r>
            <w:ins w:id="1162" w:author="Bedsole, Lisa K. [US-US]" w:date="2026-06-25T10:41:00Z" w16du:dateUtc="2026-06-25T14:41:00Z">
              <w:r w:rsidR="005E4C22">
                <w:t xml:space="preserve"> or </w:t>
              </w:r>
            </w:ins>
            <w:del w:id="1163" w:author="Bedsole, Lisa K. [US-US]" w:date="2026-06-25T10:41:00Z" w16du:dateUtc="2026-06-25T14:41:00Z">
              <w:r w:rsidRPr="002503A7">
                <w:delText>/</w:delText>
              </w:r>
            </w:del>
            <w:r w:rsidRPr="002503A7">
              <w:t>asphalt, paved</w:t>
            </w:r>
            <w:ins w:id="1164" w:author="Bedsole, Lisa K. [US-US]" w:date="2026-06-25T10:41:00Z" w16du:dateUtc="2026-06-25T14:41:00Z">
              <w:r w:rsidR="00AD2C9C">
                <w:t>–</w:t>
              </w:r>
            </w:ins>
            <w:del w:id="1165" w:author="Bedsole, Lisa K. [US-US]" w:date="2026-06-25T10:41:00Z" w16du:dateUtc="2026-06-25T14:41:00Z">
              <w:r w:rsidRPr="002503A7">
                <w:delText>—</w:delText>
              </w:r>
            </w:del>
            <w:r w:rsidRPr="002503A7">
              <w:t>non</w:t>
            </w:r>
            <w:del w:id="1166" w:author="Bedsole, Lisa K. [US-US]" w:date="2026-06-24T14:24:00Z" w16du:dateUtc="2026-06-24T18:24:00Z">
              <w:r w:rsidRPr="002503A7">
                <w:delText>-</w:delText>
              </w:r>
            </w:del>
            <w:r w:rsidRPr="002503A7">
              <w:t>bituminous</w:t>
            </w:r>
            <w:ins w:id="1167" w:author="Bedsole, Lisa K. [US-US]" w:date="2026-06-25T10:41:00Z" w16du:dateUtc="2026-06-25T14:41:00Z">
              <w:r w:rsidR="005E4C22">
                <w:t xml:space="preserve"> or </w:t>
              </w:r>
            </w:ins>
            <w:del w:id="1168" w:author="Bedsole, Lisa K. [US-US]" w:date="2026-06-25T10:41:00Z" w16du:dateUtc="2026-06-25T14:41:00Z">
              <w:r w:rsidRPr="002503A7">
                <w:delText>/</w:delText>
              </w:r>
            </w:del>
            <w:r w:rsidRPr="002503A7">
              <w:t>concrete, unpaved, undetermined</w:t>
            </w:r>
          </w:p>
        </w:tc>
        <w:tc>
          <w:tcPr>
            <w:tcW w:w="4176" w:type="dxa"/>
          </w:tcPr>
          <w:p w14:paraId="08F566B4" w14:textId="344B4D5A" w:rsidR="00DE5D5F" w:rsidRPr="00F1123F" w:rsidRDefault="00DE5D5F" w:rsidP="00DE5D5F">
            <w:pPr>
              <w:pStyle w:val="FHWATableBodyText"/>
            </w:pPr>
            <w:r w:rsidRPr="002503A7">
              <w:t>Used to document apparent roadway surface type where it can be identified from imagery or available metadata.</w:t>
            </w:r>
          </w:p>
        </w:tc>
      </w:tr>
      <w:tr w:rsidR="00DE5D5F" w14:paraId="201E9372" w14:textId="77777777" w:rsidTr="00AC6603">
        <w:tc>
          <w:tcPr>
            <w:tcW w:w="2160" w:type="dxa"/>
          </w:tcPr>
          <w:p w14:paraId="5C378BD2" w14:textId="76AE4998" w:rsidR="00DE5D5F" w:rsidRDefault="00DE5D5F" w:rsidP="00DE5D5F">
            <w:pPr>
              <w:pStyle w:val="FHWATableBodyText"/>
              <w:rPr>
                <w:lang w:bidi="en-US"/>
              </w:rPr>
            </w:pPr>
            <w:r w:rsidRPr="002503A7">
              <w:t>Pavement marking type and configuration</w:t>
            </w:r>
          </w:p>
        </w:tc>
        <w:tc>
          <w:tcPr>
            <w:tcW w:w="3168" w:type="dxa"/>
          </w:tcPr>
          <w:p w14:paraId="59FBDA45" w14:textId="163AB5D1" w:rsidR="00DE5D5F" w:rsidRDefault="00DE5D5F" w:rsidP="00DE5D5F">
            <w:pPr>
              <w:pStyle w:val="FHWATableBodyText"/>
              <w:rPr>
                <w:lang w:bidi="en-US"/>
              </w:rPr>
            </w:pPr>
            <w:r w:rsidRPr="002503A7">
              <w:t>Solid line, dashed line, double line, edge line, curved line, gore markings, crosswalks (including midblock crossings), arrows, unmarked pavement</w:t>
            </w:r>
          </w:p>
        </w:tc>
        <w:tc>
          <w:tcPr>
            <w:tcW w:w="4176" w:type="dxa"/>
          </w:tcPr>
          <w:p w14:paraId="2DF160E2" w14:textId="58635CAB" w:rsidR="00DE5D5F" w:rsidRDefault="00DE5D5F" w:rsidP="00DE5D5F">
            <w:pPr>
              <w:pStyle w:val="FHWATableBodyText"/>
              <w:rPr>
                <w:lang w:bidi="en-US"/>
              </w:rPr>
            </w:pPr>
            <w:r w:rsidRPr="002503A7">
              <w:t>Used to identify the types of pavement markings visible in the image, their configurations, and images in which pavement markings are absent.</w:t>
            </w:r>
          </w:p>
        </w:tc>
      </w:tr>
      <w:tr w:rsidR="00DE5D5F" w14:paraId="514DFF1D" w14:textId="77777777" w:rsidTr="00AC6603">
        <w:tc>
          <w:tcPr>
            <w:tcW w:w="2160" w:type="dxa"/>
          </w:tcPr>
          <w:p w14:paraId="7B05FFAF" w14:textId="149AAE53" w:rsidR="00DE5D5F" w:rsidRDefault="00DE5D5F" w:rsidP="00DE5D5F">
            <w:pPr>
              <w:pStyle w:val="FHWATableBodyText"/>
              <w:rPr>
                <w:lang w:bidi="en-US"/>
              </w:rPr>
            </w:pPr>
            <w:r w:rsidRPr="002503A7">
              <w:t>Observed marking visibility</w:t>
            </w:r>
          </w:p>
        </w:tc>
        <w:tc>
          <w:tcPr>
            <w:tcW w:w="3168" w:type="dxa"/>
          </w:tcPr>
          <w:p w14:paraId="302EDD61" w14:textId="4371A439" w:rsidR="00DE5D5F" w:rsidRDefault="00DE5D5F" w:rsidP="00DE5D5F">
            <w:pPr>
              <w:pStyle w:val="FHWATableBodyText"/>
              <w:rPr>
                <w:lang w:bidi="en-US"/>
              </w:rPr>
            </w:pPr>
            <w:r w:rsidRPr="002503A7">
              <w:t>Clearly visible</w:t>
            </w:r>
            <w:r w:rsidR="00C67EA8">
              <w:t>;</w:t>
            </w:r>
            <w:r w:rsidRPr="002503A7">
              <w:t xml:space="preserve"> faded</w:t>
            </w:r>
            <w:r w:rsidR="00C67EA8">
              <w:t xml:space="preserve">, </w:t>
            </w:r>
            <w:r w:rsidRPr="002503A7">
              <w:t>worn</w:t>
            </w:r>
            <w:r w:rsidR="00C67EA8">
              <w:t xml:space="preserve">, or </w:t>
            </w:r>
            <w:r w:rsidRPr="002503A7">
              <w:t>not visible</w:t>
            </w:r>
            <w:r w:rsidR="00C67EA8">
              <w:t>;</w:t>
            </w:r>
            <w:r w:rsidRPr="002503A7">
              <w:t xml:space="preserve"> low contrast</w:t>
            </w:r>
            <w:r w:rsidR="00C67EA8">
              <w:t xml:space="preserve">; </w:t>
            </w:r>
            <w:r w:rsidRPr="002503A7">
              <w:t xml:space="preserve"> partially missing</w:t>
            </w:r>
            <w:r w:rsidR="00C67EA8">
              <w:t>;</w:t>
            </w:r>
            <w:r w:rsidRPr="002503A7">
              <w:t xml:space="preserve"> occluded</w:t>
            </w:r>
            <w:r w:rsidR="00C67EA8">
              <w:t xml:space="preserve">; </w:t>
            </w:r>
            <w:r w:rsidRPr="002503A7">
              <w:t xml:space="preserve"> not applicable</w:t>
            </w:r>
          </w:p>
        </w:tc>
        <w:tc>
          <w:tcPr>
            <w:tcW w:w="4176" w:type="dxa"/>
          </w:tcPr>
          <w:p w14:paraId="10EF8F02" w14:textId="0739A023" w:rsidR="00DE5D5F" w:rsidRDefault="00DE5D5F" w:rsidP="00DE5D5F">
            <w:pPr>
              <w:pStyle w:val="FHWATableBodyText"/>
              <w:rPr>
                <w:lang w:bidi="en-US"/>
              </w:rPr>
            </w:pPr>
            <w:r w:rsidRPr="002503A7">
              <w:t>Used to group images by the visible appearance of pavement markings. Not applicable is used when unmarked pavement is identified.</w:t>
            </w:r>
          </w:p>
        </w:tc>
      </w:tr>
      <w:tr w:rsidR="00DE5D5F" w14:paraId="5C709E54" w14:textId="77777777" w:rsidTr="00AC6603">
        <w:tc>
          <w:tcPr>
            <w:tcW w:w="2160" w:type="dxa"/>
          </w:tcPr>
          <w:p w14:paraId="4AA9A3F3" w14:textId="30A1C1F5" w:rsidR="00DE5D5F" w:rsidRDefault="00DE5D5F" w:rsidP="00DE5D5F">
            <w:pPr>
              <w:pStyle w:val="FHWATableBodyText"/>
              <w:rPr>
                <w:lang w:bidi="en-US"/>
              </w:rPr>
            </w:pPr>
            <w:r w:rsidRPr="002503A7">
              <w:t>Lighting and weather condition</w:t>
            </w:r>
          </w:p>
        </w:tc>
        <w:tc>
          <w:tcPr>
            <w:tcW w:w="3168" w:type="dxa"/>
          </w:tcPr>
          <w:p w14:paraId="09ABEF9F" w14:textId="39DE608D" w:rsidR="00DE5D5F" w:rsidRDefault="00DE5D5F" w:rsidP="00DE5D5F">
            <w:pPr>
              <w:pStyle w:val="FHWATableBodyText"/>
              <w:rPr>
                <w:lang w:bidi="en-US"/>
              </w:rPr>
            </w:pPr>
            <w:r w:rsidRPr="002503A7">
              <w:t>Daylight, nighttime, dusk</w:t>
            </w:r>
            <w:r w:rsidR="00C1252F">
              <w:t xml:space="preserve"> or </w:t>
            </w:r>
            <w:r w:rsidRPr="002503A7">
              <w:t>dawn, shadow, glare, rain, fog, snow, wet pavement, icy road</w:t>
            </w:r>
          </w:p>
        </w:tc>
        <w:tc>
          <w:tcPr>
            <w:tcW w:w="4176" w:type="dxa"/>
          </w:tcPr>
          <w:p w14:paraId="3B2A2F98" w14:textId="230682EC" w:rsidR="00DE5D5F" w:rsidRDefault="00DE5D5F" w:rsidP="00DE5D5F">
            <w:pPr>
              <w:pStyle w:val="FHWATableBodyText"/>
              <w:rPr>
                <w:lang w:bidi="en-US"/>
              </w:rPr>
            </w:pPr>
            <w:r w:rsidRPr="002503A7">
              <w:t>Used to identify conditions that may affect image quality and pavement marking visibility.</w:t>
            </w:r>
          </w:p>
        </w:tc>
      </w:tr>
    </w:tbl>
    <w:p w14:paraId="7AF17EDB" w14:textId="4BC9743D" w:rsidR="0084542A" w:rsidRDefault="002F44EA" w:rsidP="00AC6603">
      <w:pPr>
        <w:pStyle w:val="FHWABody"/>
        <w:spacing w:before="240"/>
      </w:pPr>
      <w:r w:rsidRPr="002F44EA">
        <w:t>With these screening groups defined, the next subsection summarizes the results of the image review and describes how the downselected datasets support coverage across the relevant roadway, pavement marking, and visual conditions.</w:t>
      </w:r>
    </w:p>
    <w:p w14:paraId="54FE9726" w14:textId="1835D0B8" w:rsidR="00CB15BB" w:rsidRDefault="004F6624" w:rsidP="004F6624">
      <w:pPr>
        <w:pStyle w:val="FHWAH2"/>
      </w:pPr>
      <w:del w:id="1169" w:author="Bedsole, Lisa K. [US-US]" w:date="2026-06-25T07:57:00Z" w16du:dateUtc="2026-06-25T11:57:00Z">
        <w:r w:rsidRPr="004F6624">
          <w:delText xml:space="preserve">2.2.2 </w:delText>
        </w:r>
      </w:del>
      <w:bookmarkStart w:id="1170" w:name="_Toc233357896"/>
      <w:r w:rsidR="002F44EA" w:rsidRPr="002F44EA">
        <w:t>Candidate Dataset Coverage by Screening Group</w:t>
      </w:r>
      <w:bookmarkEnd w:id="1170"/>
    </w:p>
    <w:p w14:paraId="171B4C16" w14:textId="787C7744" w:rsidR="00CA4007" w:rsidRDefault="002F44EA" w:rsidP="00B025B1">
      <w:pPr>
        <w:pStyle w:val="FHWABody"/>
      </w:pPr>
      <w:r w:rsidRPr="002F44EA">
        <w:t xml:space="preserve">Sampled images from each candidate image source were reviewed using the six screening groups defined in </w:t>
      </w:r>
      <w:ins w:id="1171" w:author="Bedsole, Lisa K. [US-US]" w:date="2026-06-24T10:25:00Z" w16du:dateUtc="2026-06-24T14:25:00Z">
        <w:r w:rsidR="00C2521F">
          <w:t>the previous s</w:t>
        </w:r>
      </w:ins>
      <w:del w:id="1172" w:author="Bedsole, Lisa K. [US-US]" w:date="2026-06-24T10:26:00Z" w16du:dateUtc="2026-06-24T14:26:00Z">
        <w:r w:rsidRPr="002F44EA" w:rsidDel="00C2521F">
          <w:delText>S</w:delText>
        </w:r>
      </w:del>
      <w:r w:rsidRPr="002F44EA">
        <w:t>ection</w:t>
      </w:r>
      <w:del w:id="1173" w:author="Bedsole, Lisa K. [US-US]" w:date="2026-06-24T10:26:00Z" w16du:dateUtc="2026-06-24T14:26:00Z">
        <w:r w:rsidRPr="002F44EA" w:rsidDel="00C2521F">
          <w:delText xml:space="preserve"> 2.2.1</w:delText>
        </w:r>
      </w:del>
      <w:r w:rsidRPr="002F44EA">
        <w:t>.</w:t>
      </w:r>
      <w:r w:rsidR="00513843" w:rsidRPr="00513843">
        <w:t xml:space="preserve"> The purpose of this review was to document which datasets provide useful coverage of roadway scenarios</w:t>
      </w:r>
      <w:r w:rsidR="00034438">
        <w:t xml:space="preserve"> and conditions</w:t>
      </w:r>
      <w:r w:rsidR="00513843" w:rsidRPr="00513843">
        <w:t>. The review was based on available dataset documentation, dataset descriptions, and manual screening of sampled images by the research team.</w:t>
      </w:r>
    </w:p>
    <w:p w14:paraId="3D91D2FB" w14:textId="25045934" w:rsidR="00F1629B" w:rsidRDefault="001D3A2D" w:rsidP="00B025B1">
      <w:pPr>
        <w:pStyle w:val="FHWABody"/>
      </w:pPr>
      <w:r>
        <w:fldChar w:fldCharType="begin"/>
      </w:r>
      <w:r>
        <w:instrText xml:space="preserve"> REF _Ref231354307 \h </w:instrText>
      </w:r>
      <w:r>
        <w:fldChar w:fldCharType="separate"/>
      </w:r>
      <w:r w:rsidRPr="00D961DB">
        <w:t xml:space="preserve">Table </w:t>
      </w:r>
      <w:r>
        <w:rPr>
          <w:noProof/>
        </w:rPr>
        <w:t>7</w:t>
      </w:r>
      <w:r>
        <w:fldChar w:fldCharType="end"/>
      </w:r>
      <w:r w:rsidR="00F1629B" w:rsidRPr="00F1629B">
        <w:t xml:space="preserve"> summarizes the observed or expected coverage of each candidate dataset across the screening groups. The table is intended to support pilot image selection and identify where certain scenarios or conditions may be underrepresented in the available public imagery.</w:t>
      </w:r>
    </w:p>
    <w:p w14:paraId="0DAF84ED" w14:textId="61BF4DF2" w:rsidR="00CB15BB" w:rsidRPr="00253409" w:rsidRDefault="00253409" w:rsidP="00B025B1">
      <w:pPr>
        <w:pStyle w:val="FHWABody"/>
        <w:rPr>
          <w:i/>
          <w:iCs/>
        </w:rPr>
      </w:pPr>
      <w:r w:rsidRPr="00253409">
        <w:rPr>
          <w:i/>
          <w:iCs/>
          <w:highlight w:val="yellow"/>
        </w:rPr>
        <w:lastRenderedPageBreak/>
        <w:t>[Placeholder: Summarize the screening results after Table 4 is completed, including which datasets provide the strongest coverage for specific scenarios, roadway contexts, pavement marking configurations, visibility conditions, and lighting/weather conditions.]</w:t>
      </w:r>
    </w:p>
    <w:p w14:paraId="1D37516A" w14:textId="77777777" w:rsidR="0084542A" w:rsidRDefault="0084542A" w:rsidP="00846AAD">
      <w:pPr>
        <w:pStyle w:val="FHWABody"/>
      </w:pPr>
    </w:p>
    <w:p w14:paraId="7A805139" w14:textId="77777777" w:rsidR="008F7640" w:rsidRDefault="008F7640" w:rsidP="008F7640">
      <w:pPr>
        <w:pStyle w:val="FHWABody"/>
      </w:pPr>
    </w:p>
    <w:p w14:paraId="27B8E9C0" w14:textId="77777777" w:rsidR="008F7640" w:rsidRDefault="008F7640" w:rsidP="008F7640">
      <w:pPr>
        <w:pStyle w:val="FHWABody"/>
        <w:sectPr w:rsidR="008F7640" w:rsidSect="008F7640">
          <w:endnotePr>
            <w:numFmt w:val="decimal"/>
          </w:endnotePr>
          <w:pgSz w:w="12240" w:h="15840"/>
          <w:pgMar w:top="1440" w:right="1440" w:bottom="1440" w:left="1440" w:header="720" w:footer="720" w:gutter="0"/>
          <w:cols w:space="720"/>
          <w:docGrid w:linePitch="360"/>
        </w:sectPr>
      </w:pPr>
    </w:p>
    <w:p w14:paraId="7BEC2FE8" w14:textId="086C6ED8" w:rsidR="008F7640" w:rsidRPr="00D961DB" w:rsidRDefault="008F7640" w:rsidP="008F7640">
      <w:pPr>
        <w:pStyle w:val="FHWACaptionTable"/>
      </w:pPr>
      <w:bookmarkStart w:id="1174" w:name="_Ref231354307"/>
      <w:bookmarkStart w:id="1175" w:name="_Toc233357867"/>
      <w:r w:rsidRPr="00D961DB">
        <w:lastRenderedPageBreak/>
        <w:t xml:space="preserve">Table </w:t>
      </w:r>
      <w:r>
        <w:fldChar w:fldCharType="begin"/>
      </w:r>
      <w:r>
        <w:instrText>SEQ Table \* ARABIC</w:instrText>
      </w:r>
      <w:r>
        <w:fldChar w:fldCharType="separate"/>
      </w:r>
      <w:r w:rsidR="00715450">
        <w:rPr>
          <w:noProof/>
        </w:rPr>
        <w:t>7</w:t>
      </w:r>
      <w:r>
        <w:fldChar w:fldCharType="end"/>
      </w:r>
      <w:bookmarkEnd w:id="1174"/>
      <w:r w:rsidRPr="00D961DB">
        <w:t xml:space="preserve">. </w:t>
      </w:r>
      <w:r w:rsidR="001E6678" w:rsidRPr="001E6678">
        <w:rPr>
          <w:lang w:bidi="en-US"/>
        </w:rPr>
        <w:t>Candidate dataset coverage by screening group</w:t>
      </w:r>
      <w:r w:rsidR="002123AD" w:rsidRPr="002123AD">
        <w:rPr>
          <w:lang w:bidi="en-US"/>
        </w:rPr>
        <w:t>.</w:t>
      </w:r>
      <w:bookmarkEnd w:id="1175"/>
    </w:p>
    <w:tbl>
      <w:tblPr>
        <w:tblStyle w:val="FHWATableNormal"/>
        <w:tblW w:w="12960" w:type="dxa"/>
        <w:tblLook w:val="04A0" w:firstRow="1" w:lastRow="0" w:firstColumn="1" w:lastColumn="0" w:noHBand="0" w:noVBand="1"/>
      </w:tblPr>
      <w:tblGrid>
        <w:gridCol w:w="1519"/>
        <w:gridCol w:w="1200"/>
        <w:gridCol w:w="1750"/>
        <w:gridCol w:w="1661"/>
        <w:gridCol w:w="1661"/>
        <w:gridCol w:w="1818"/>
        <w:gridCol w:w="1669"/>
        <w:gridCol w:w="1682"/>
      </w:tblGrid>
      <w:tr w:rsidR="004C5618" w:rsidRPr="00073B46" w14:paraId="0EF5EF1A" w14:textId="0E45F36A" w:rsidTr="00AC6603">
        <w:trPr>
          <w:cnfStyle w:val="100000000000" w:firstRow="1" w:lastRow="0" w:firstColumn="0" w:lastColumn="0" w:oddVBand="0" w:evenVBand="0" w:oddHBand="0" w:evenHBand="0" w:firstRowFirstColumn="0" w:firstRowLastColumn="0" w:lastRowFirstColumn="0" w:lastRowLastColumn="0"/>
          <w:trHeight w:val="674"/>
        </w:trPr>
        <w:tc>
          <w:tcPr>
            <w:tcW w:w="1519" w:type="dxa"/>
          </w:tcPr>
          <w:p w14:paraId="2EF6CA39" w14:textId="029B1236" w:rsidR="004C5618" w:rsidRPr="00AC6603" w:rsidRDefault="004C5618" w:rsidP="00073B46">
            <w:pPr>
              <w:pStyle w:val="FHWATableColumnHeading"/>
              <w:rPr>
                <w:sz w:val="22"/>
                <w:szCs w:val="22"/>
              </w:rPr>
            </w:pPr>
            <w:r w:rsidRPr="00AC6603">
              <w:rPr>
                <w:sz w:val="22"/>
                <w:szCs w:val="22"/>
              </w:rPr>
              <w:t>Candidate Image Source</w:t>
            </w:r>
          </w:p>
        </w:tc>
        <w:tc>
          <w:tcPr>
            <w:tcW w:w="1200" w:type="dxa"/>
          </w:tcPr>
          <w:p w14:paraId="2B778D4B" w14:textId="7C66DB6D" w:rsidR="004C5618" w:rsidRPr="00AC6603" w:rsidRDefault="004C5618" w:rsidP="00073B46">
            <w:pPr>
              <w:pStyle w:val="FHWATableColumnHeading"/>
              <w:rPr>
                <w:sz w:val="22"/>
                <w:szCs w:val="22"/>
              </w:rPr>
            </w:pPr>
            <w:r w:rsidRPr="00AC6603">
              <w:rPr>
                <w:sz w:val="22"/>
                <w:szCs w:val="22"/>
              </w:rPr>
              <w:t>Reviewed Sample Size</w:t>
            </w:r>
          </w:p>
        </w:tc>
        <w:tc>
          <w:tcPr>
            <w:tcW w:w="1750" w:type="dxa"/>
          </w:tcPr>
          <w:p w14:paraId="4CB8B8C2" w14:textId="1A1B7738" w:rsidR="004C5618" w:rsidRPr="00AC6603" w:rsidRDefault="004C5618" w:rsidP="00073B46">
            <w:pPr>
              <w:pStyle w:val="FHWATableColumnHeading"/>
              <w:rPr>
                <w:sz w:val="22"/>
                <w:szCs w:val="22"/>
              </w:rPr>
            </w:pPr>
            <w:r w:rsidRPr="00AC6603">
              <w:rPr>
                <w:sz w:val="22"/>
                <w:szCs w:val="22"/>
              </w:rPr>
              <w:t>Operational Scenario</w:t>
            </w:r>
          </w:p>
        </w:tc>
        <w:tc>
          <w:tcPr>
            <w:tcW w:w="1661" w:type="dxa"/>
          </w:tcPr>
          <w:p w14:paraId="6594D253" w14:textId="45FEB7BC" w:rsidR="004C5618" w:rsidRPr="00AC6603" w:rsidRDefault="004C5618" w:rsidP="00073B46">
            <w:pPr>
              <w:pStyle w:val="FHWATableColumnHeading"/>
              <w:rPr>
                <w:sz w:val="22"/>
                <w:szCs w:val="22"/>
              </w:rPr>
            </w:pPr>
            <w:r w:rsidRPr="00AC6603">
              <w:rPr>
                <w:sz w:val="22"/>
                <w:szCs w:val="22"/>
              </w:rPr>
              <w:t>Roadway Context &amp; Facility Type</w:t>
            </w:r>
          </w:p>
        </w:tc>
        <w:tc>
          <w:tcPr>
            <w:tcW w:w="1661" w:type="dxa"/>
          </w:tcPr>
          <w:p w14:paraId="0C82402F" w14:textId="17BA9E8D" w:rsidR="004C5618" w:rsidRPr="00AC6603" w:rsidRDefault="004C5618" w:rsidP="00073B46">
            <w:pPr>
              <w:pStyle w:val="FHWATableColumnHeading"/>
              <w:rPr>
                <w:sz w:val="22"/>
                <w:szCs w:val="22"/>
              </w:rPr>
            </w:pPr>
            <w:r w:rsidRPr="00AC6603">
              <w:rPr>
                <w:sz w:val="22"/>
                <w:szCs w:val="22"/>
              </w:rPr>
              <w:t>Roadway Surface Type</w:t>
            </w:r>
          </w:p>
        </w:tc>
        <w:tc>
          <w:tcPr>
            <w:tcW w:w="1818" w:type="dxa"/>
          </w:tcPr>
          <w:p w14:paraId="1955B0EB" w14:textId="3EAB2531" w:rsidR="004C5618" w:rsidRPr="00AC6603" w:rsidRDefault="004C5618" w:rsidP="00073B46">
            <w:pPr>
              <w:pStyle w:val="FHWATableColumnHeading"/>
              <w:rPr>
                <w:sz w:val="22"/>
                <w:szCs w:val="22"/>
              </w:rPr>
            </w:pPr>
            <w:r w:rsidRPr="00AC6603">
              <w:rPr>
                <w:sz w:val="22"/>
                <w:szCs w:val="22"/>
              </w:rPr>
              <w:t>Pavement Marking Type &amp; Configuration</w:t>
            </w:r>
          </w:p>
        </w:tc>
        <w:tc>
          <w:tcPr>
            <w:tcW w:w="1669" w:type="dxa"/>
          </w:tcPr>
          <w:p w14:paraId="0770D707" w14:textId="073D971B" w:rsidR="004C5618" w:rsidRPr="00AC6603" w:rsidRDefault="004C5618" w:rsidP="00073B46">
            <w:pPr>
              <w:pStyle w:val="FHWATableColumnHeading"/>
              <w:rPr>
                <w:sz w:val="22"/>
                <w:szCs w:val="22"/>
              </w:rPr>
            </w:pPr>
            <w:r w:rsidRPr="00AC6603">
              <w:rPr>
                <w:sz w:val="22"/>
                <w:szCs w:val="22"/>
              </w:rPr>
              <w:t>Observed Marking Visibility</w:t>
            </w:r>
          </w:p>
        </w:tc>
        <w:tc>
          <w:tcPr>
            <w:tcW w:w="1682" w:type="dxa"/>
          </w:tcPr>
          <w:p w14:paraId="517CC414" w14:textId="08F6801F" w:rsidR="004C5618" w:rsidRPr="00AC6603" w:rsidRDefault="004C5618" w:rsidP="00073B46">
            <w:pPr>
              <w:pStyle w:val="FHWATableColumnHeading"/>
              <w:rPr>
                <w:sz w:val="22"/>
                <w:szCs w:val="22"/>
              </w:rPr>
            </w:pPr>
            <w:r w:rsidRPr="00AC6603">
              <w:rPr>
                <w:sz w:val="22"/>
                <w:szCs w:val="22"/>
              </w:rPr>
              <w:t>Lighting &amp; Weather Condition</w:t>
            </w:r>
          </w:p>
        </w:tc>
      </w:tr>
      <w:tr w:rsidR="004C5618" w:rsidRPr="00073B46" w14:paraId="031BA522" w14:textId="313A432D" w:rsidTr="00AC6603">
        <w:tc>
          <w:tcPr>
            <w:tcW w:w="1519" w:type="dxa"/>
          </w:tcPr>
          <w:p w14:paraId="0BE27DD5" w14:textId="25DEEE46" w:rsidR="004C5618" w:rsidRPr="00AC6603" w:rsidRDefault="004C5618" w:rsidP="00073B46">
            <w:pPr>
              <w:pStyle w:val="FHWATableBodyText"/>
              <w:rPr>
                <w:sz w:val="22"/>
                <w:szCs w:val="22"/>
              </w:rPr>
            </w:pPr>
            <w:r w:rsidRPr="00AC6603">
              <w:rPr>
                <w:sz w:val="22"/>
                <w:szCs w:val="22"/>
              </w:rPr>
              <w:t>TuSimple</w:t>
            </w:r>
          </w:p>
        </w:tc>
        <w:tc>
          <w:tcPr>
            <w:tcW w:w="1200" w:type="dxa"/>
          </w:tcPr>
          <w:p w14:paraId="47C509C3" w14:textId="0C4610FF" w:rsidR="004C5618" w:rsidRPr="00AC6603" w:rsidRDefault="004C5618" w:rsidP="00073B46">
            <w:pPr>
              <w:pStyle w:val="FHWATableBodyText"/>
              <w:rPr>
                <w:sz w:val="22"/>
                <w:szCs w:val="22"/>
              </w:rPr>
            </w:pPr>
          </w:p>
        </w:tc>
        <w:tc>
          <w:tcPr>
            <w:tcW w:w="1750" w:type="dxa"/>
          </w:tcPr>
          <w:p w14:paraId="0B020F80" w14:textId="73868FC3" w:rsidR="004C5618" w:rsidRPr="00AC6603" w:rsidRDefault="004C5618" w:rsidP="00073B46">
            <w:pPr>
              <w:pStyle w:val="FHWATableBodyText"/>
              <w:rPr>
                <w:sz w:val="22"/>
                <w:szCs w:val="22"/>
              </w:rPr>
            </w:pPr>
          </w:p>
        </w:tc>
        <w:tc>
          <w:tcPr>
            <w:tcW w:w="1661" w:type="dxa"/>
          </w:tcPr>
          <w:p w14:paraId="69196109" w14:textId="5D8C8992" w:rsidR="004C5618" w:rsidRPr="00AC6603" w:rsidRDefault="004C5618" w:rsidP="00073B46">
            <w:pPr>
              <w:pStyle w:val="FHWATableBodyText"/>
              <w:rPr>
                <w:sz w:val="22"/>
                <w:szCs w:val="22"/>
              </w:rPr>
            </w:pPr>
          </w:p>
        </w:tc>
        <w:tc>
          <w:tcPr>
            <w:tcW w:w="1661" w:type="dxa"/>
          </w:tcPr>
          <w:p w14:paraId="2C8085F1" w14:textId="77777777" w:rsidR="004C5618" w:rsidRPr="00AC6603" w:rsidRDefault="004C5618" w:rsidP="00073B46">
            <w:pPr>
              <w:pStyle w:val="FHWATableBodyText"/>
              <w:rPr>
                <w:sz w:val="22"/>
                <w:szCs w:val="22"/>
              </w:rPr>
            </w:pPr>
          </w:p>
        </w:tc>
        <w:tc>
          <w:tcPr>
            <w:tcW w:w="1818" w:type="dxa"/>
          </w:tcPr>
          <w:p w14:paraId="0DAC97AD" w14:textId="7E3AB00B" w:rsidR="004C5618" w:rsidRPr="00AC6603" w:rsidRDefault="004C5618" w:rsidP="00073B46">
            <w:pPr>
              <w:pStyle w:val="FHWATableBodyText"/>
              <w:rPr>
                <w:sz w:val="22"/>
                <w:szCs w:val="22"/>
              </w:rPr>
            </w:pPr>
          </w:p>
        </w:tc>
        <w:tc>
          <w:tcPr>
            <w:tcW w:w="1669" w:type="dxa"/>
          </w:tcPr>
          <w:p w14:paraId="31436F90" w14:textId="41B654A3" w:rsidR="004C5618" w:rsidRPr="00AC6603" w:rsidRDefault="004C5618" w:rsidP="00073B46">
            <w:pPr>
              <w:pStyle w:val="FHWATableBodyText"/>
              <w:rPr>
                <w:sz w:val="22"/>
                <w:szCs w:val="22"/>
              </w:rPr>
            </w:pPr>
          </w:p>
        </w:tc>
        <w:tc>
          <w:tcPr>
            <w:tcW w:w="1682" w:type="dxa"/>
          </w:tcPr>
          <w:p w14:paraId="66EF5925" w14:textId="0F0EB159" w:rsidR="004C5618" w:rsidRPr="00AC6603" w:rsidRDefault="004C5618" w:rsidP="00073B46">
            <w:pPr>
              <w:pStyle w:val="FHWATableBodyText"/>
              <w:rPr>
                <w:sz w:val="22"/>
                <w:szCs w:val="22"/>
              </w:rPr>
            </w:pPr>
          </w:p>
        </w:tc>
      </w:tr>
      <w:tr w:rsidR="004C5618" w:rsidRPr="00073B46" w14:paraId="17EF098A" w14:textId="163BF2E6" w:rsidTr="00AC6603">
        <w:tc>
          <w:tcPr>
            <w:tcW w:w="1519" w:type="dxa"/>
          </w:tcPr>
          <w:p w14:paraId="569AB735" w14:textId="34E7E29D" w:rsidR="004C5618" w:rsidRPr="00AC6603" w:rsidRDefault="004C5618" w:rsidP="00073B46">
            <w:pPr>
              <w:pStyle w:val="FHWATableBodyText"/>
              <w:rPr>
                <w:sz w:val="22"/>
                <w:szCs w:val="22"/>
              </w:rPr>
            </w:pPr>
            <w:r w:rsidRPr="00AC6603">
              <w:rPr>
                <w:sz w:val="22"/>
                <w:szCs w:val="22"/>
              </w:rPr>
              <w:t>CULane</w:t>
            </w:r>
          </w:p>
        </w:tc>
        <w:tc>
          <w:tcPr>
            <w:tcW w:w="1200" w:type="dxa"/>
          </w:tcPr>
          <w:p w14:paraId="3FDB4114" w14:textId="0F553386" w:rsidR="004C5618" w:rsidRPr="00AC6603" w:rsidRDefault="004C5618" w:rsidP="00073B46">
            <w:pPr>
              <w:pStyle w:val="FHWATableBodyText"/>
              <w:rPr>
                <w:sz w:val="22"/>
                <w:szCs w:val="22"/>
              </w:rPr>
            </w:pPr>
          </w:p>
        </w:tc>
        <w:tc>
          <w:tcPr>
            <w:tcW w:w="1750" w:type="dxa"/>
          </w:tcPr>
          <w:p w14:paraId="08734C65" w14:textId="4EBEF8A2" w:rsidR="004C5618" w:rsidRPr="00AC6603" w:rsidRDefault="004C5618" w:rsidP="00073B46">
            <w:pPr>
              <w:pStyle w:val="FHWATableBodyText"/>
              <w:rPr>
                <w:sz w:val="22"/>
                <w:szCs w:val="22"/>
              </w:rPr>
            </w:pPr>
          </w:p>
        </w:tc>
        <w:tc>
          <w:tcPr>
            <w:tcW w:w="1661" w:type="dxa"/>
          </w:tcPr>
          <w:p w14:paraId="4A466488" w14:textId="1E055C9F" w:rsidR="004C5618" w:rsidRPr="00AC6603" w:rsidRDefault="004C5618" w:rsidP="00073B46">
            <w:pPr>
              <w:pStyle w:val="FHWATableBodyText"/>
              <w:rPr>
                <w:sz w:val="22"/>
                <w:szCs w:val="22"/>
              </w:rPr>
            </w:pPr>
          </w:p>
        </w:tc>
        <w:tc>
          <w:tcPr>
            <w:tcW w:w="1661" w:type="dxa"/>
          </w:tcPr>
          <w:p w14:paraId="41DF84AB" w14:textId="77777777" w:rsidR="004C5618" w:rsidRPr="00AC6603" w:rsidRDefault="004C5618" w:rsidP="00073B46">
            <w:pPr>
              <w:pStyle w:val="FHWATableBodyText"/>
              <w:rPr>
                <w:sz w:val="22"/>
                <w:szCs w:val="22"/>
              </w:rPr>
            </w:pPr>
          </w:p>
        </w:tc>
        <w:tc>
          <w:tcPr>
            <w:tcW w:w="1818" w:type="dxa"/>
          </w:tcPr>
          <w:p w14:paraId="098B84D5" w14:textId="6AEDDA60" w:rsidR="004C5618" w:rsidRPr="00AC6603" w:rsidRDefault="004C5618" w:rsidP="00073B46">
            <w:pPr>
              <w:pStyle w:val="FHWATableBodyText"/>
              <w:rPr>
                <w:sz w:val="22"/>
                <w:szCs w:val="22"/>
              </w:rPr>
            </w:pPr>
          </w:p>
        </w:tc>
        <w:tc>
          <w:tcPr>
            <w:tcW w:w="1669" w:type="dxa"/>
          </w:tcPr>
          <w:p w14:paraId="4873A789" w14:textId="5960ADB9" w:rsidR="004C5618" w:rsidRPr="00AC6603" w:rsidRDefault="004C5618" w:rsidP="00073B46">
            <w:pPr>
              <w:pStyle w:val="FHWATableBodyText"/>
              <w:rPr>
                <w:sz w:val="22"/>
                <w:szCs w:val="22"/>
              </w:rPr>
            </w:pPr>
          </w:p>
        </w:tc>
        <w:tc>
          <w:tcPr>
            <w:tcW w:w="1682" w:type="dxa"/>
          </w:tcPr>
          <w:p w14:paraId="0FB8FEA4" w14:textId="7706C280" w:rsidR="004C5618" w:rsidRPr="00AC6603" w:rsidRDefault="004C5618" w:rsidP="00073B46">
            <w:pPr>
              <w:pStyle w:val="FHWATableBodyText"/>
              <w:rPr>
                <w:sz w:val="22"/>
                <w:szCs w:val="22"/>
              </w:rPr>
            </w:pPr>
          </w:p>
        </w:tc>
      </w:tr>
      <w:tr w:rsidR="004C5618" w:rsidRPr="00073B46" w14:paraId="63233D25" w14:textId="33B85F10" w:rsidTr="00AC6603">
        <w:tc>
          <w:tcPr>
            <w:tcW w:w="1519" w:type="dxa"/>
          </w:tcPr>
          <w:p w14:paraId="484DB3A5" w14:textId="3BAC2CE6" w:rsidR="004C5618" w:rsidRPr="00AC6603" w:rsidRDefault="004C5618" w:rsidP="00073B46">
            <w:pPr>
              <w:pStyle w:val="FHWATableBodyText"/>
              <w:rPr>
                <w:sz w:val="22"/>
                <w:szCs w:val="22"/>
                <w:highlight w:val="red"/>
              </w:rPr>
            </w:pPr>
            <w:r w:rsidRPr="00AC6603">
              <w:rPr>
                <w:sz w:val="22"/>
                <w:szCs w:val="22"/>
              </w:rPr>
              <w:t>CurveLane</w:t>
            </w:r>
          </w:p>
        </w:tc>
        <w:tc>
          <w:tcPr>
            <w:tcW w:w="1200" w:type="dxa"/>
          </w:tcPr>
          <w:p w14:paraId="0EA7FCD2" w14:textId="3C9296E0" w:rsidR="004C5618" w:rsidRPr="00AC6603" w:rsidRDefault="004C5618" w:rsidP="00073B46">
            <w:pPr>
              <w:pStyle w:val="FHWATableBodyText"/>
              <w:rPr>
                <w:sz w:val="22"/>
                <w:szCs w:val="22"/>
                <w:highlight w:val="red"/>
              </w:rPr>
            </w:pPr>
          </w:p>
        </w:tc>
        <w:tc>
          <w:tcPr>
            <w:tcW w:w="1750" w:type="dxa"/>
          </w:tcPr>
          <w:p w14:paraId="67F1A9D7" w14:textId="1AA16453" w:rsidR="004C5618" w:rsidRPr="00AC6603" w:rsidRDefault="004C5618" w:rsidP="00073B46">
            <w:pPr>
              <w:pStyle w:val="FHWATableBodyText"/>
              <w:rPr>
                <w:sz w:val="22"/>
                <w:szCs w:val="22"/>
                <w:highlight w:val="red"/>
              </w:rPr>
            </w:pPr>
          </w:p>
        </w:tc>
        <w:tc>
          <w:tcPr>
            <w:tcW w:w="1661" w:type="dxa"/>
          </w:tcPr>
          <w:p w14:paraId="3D0D8256" w14:textId="2BFCC1BE" w:rsidR="004C5618" w:rsidRPr="00AC6603" w:rsidRDefault="004C5618" w:rsidP="00073B46">
            <w:pPr>
              <w:pStyle w:val="FHWATableBodyText"/>
              <w:rPr>
                <w:sz w:val="22"/>
                <w:szCs w:val="22"/>
                <w:highlight w:val="red"/>
              </w:rPr>
            </w:pPr>
          </w:p>
        </w:tc>
        <w:tc>
          <w:tcPr>
            <w:tcW w:w="1661" w:type="dxa"/>
          </w:tcPr>
          <w:p w14:paraId="3DBFD237" w14:textId="77777777" w:rsidR="004C5618" w:rsidRPr="00AC6603" w:rsidRDefault="004C5618" w:rsidP="00073B46">
            <w:pPr>
              <w:pStyle w:val="FHWATableBodyText"/>
              <w:rPr>
                <w:sz w:val="22"/>
                <w:szCs w:val="22"/>
                <w:highlight w:val="red"/>
              </w:rPr>
            </w:pPr>
          </w:p>
        </w:tc>
        <w:tc>
          <w:tcPr>
            <w:tcW w:w="1818" w:type="dxa"/>
          </w:tcPr>
          <w:p w14:paraId="4A4DDFEE" w14:textId="49362896" w:rsidR="004C5618" w:rsidRPr="00AC6603" w:rsidRDefault="004C5618" w:rsidP="00073B46">
            <w:pPr>
              <w:pStyle w:val="FHWATableBodyText"/>
              <w:rPr>
                <w:sz w:val="22"/>
                <w:szCs w:val="22"/>
                <w:highlight w:val="red"/>
              </w:rPr>
            </w:pPr>
          </w:p>
        </w:tc>
        <w:tc>
          <w:tcPr>
            <w:tcW w:w="1669" w:type="dxa"/>
          </w:tcPr>
          <w:p w14:paraId="28947A44" w14:textId="52AD3264" w:rsidR="004C5618" w:rsidRPr="00AC6603" w:rsidRDefault="004C5618" w:rsidP="00073B46">
            <w:pPr>
              <w:pStyle w:val="FHWATableBodyText"/>
              <w:rPr>
                <w:sz w:val="22"/>
                <w:szCs w:val="22"/>
                <w:highlight w:val="red"/>
              </w:rPr>
            </w:pPr>
          </w:p>
        </w:tc>
        <w:tc>
          <w:tcPr>
            <w:tcW w:w="1682" w:type="dxa"/>
          </w:tcPr>
          <w:p w14:paraId="49E00D64" w14:textId="52A658E5" w:rsidR="004C5618" w:rsidRPr="00AC6603" w:rsidRDefault="004C5618" w:rsidP="00073B46">
            <w:pPr>
              <w:pStyle w:val="FHWATableBodyText"/>
              <w:rPr>
                <w:sz w:val="22"/>
                <w:szCs w:val="22"/>
                <w:highlight w:val="red"/>
              </w:rPr>
            </w:pPr>
          </w:p>
        </w:tc>
      </w:tr>
      <w:tr w:rsidR="004C5618" w:rsidRPr="00073B46" w14:paraId="7AB88119" w14:textId="416C184A" w:rsidTr="00AC6603">
        <w:tc>
          <w:tcPr>
            <w:tcW w:w="1519" w:type="dxa"/>
          </w:tcPr>
          <w:p w14:paraId="59EDA85B" w14:textId="2F895114" w:rsidR="004C5618" w:rsidRPr="00AC6603" w:rsidRDefault="004C5618" w:rsidP="00073B46">
            <w:pPr>
              <w:pStyle w:val="FHWATableBodyText"/>
              <w:rPr>
                <w:sz w:val="22"/>
                <w:szCs w:val="22"/>
              </w:rPr>
            </w:pPr>
            <w:r w:rsidRPr="00AC6603">
              <w:rPr>
                <w:sz w:val="22"/>
                <w:szCs w:val="22"/>
              </w:rPr>
              <w:t>BDD100K</w:t>
            </w:r>
          </w:p>
        </w:tc>
        <w:tc>
          <w:tcPr>
            <w:tcW w:w="1200" w:type="dxa"/>
          </w:tcPr>
          <w:p w14:paraId="2433E8C6" w14:textId="06C58761" w:rsidR="004C5618" w:rsidRPr="00AC6603" w:rsidRDefault="004C5618" w:rsidP="00073B46">
            <w:pPr>
              <w:pStyle w:val="FHWATableBodyText"/>
              <w:rPr>
                <w:sz w:val="22"/>
                <w:szCs w:val="22"/>
              </w:rPr>
            </w:pPr>
          </w:p>
        </w:tc>
        <w:tc>
          <w:tcPr>
            <w:tcW w:w="1750" w:type="dxa"/>
          </w:tcPr>
          <w:p w14:paraId="0D6084D3" w14:textId="1FCFED0B" w:rsidR="004C5618" w:rsidRPr="00AC6603" w:rsidRDefault="004C5618" w:rsidP="00073B46">
            <w:pPr>
              <w:pStyle w:val="FHWATableBodyText"/>
              <w:rPr>
                <w:sz w:val="22"/>
                <w:szCs w:val="22"/>
              </w:rPr>
            </w:pPr>
          </w:p>
        </w:tc>
        <w:tc>
          <w:tcPr>
            <w:tcW w:w="1661" w:type="dxa"/>
          </w:tcPr>
          <w:p w14:paraId="4AD45D5B" w14:textId="2AA89103" w:rsidR="004C5618" w:rsidRPr="00AC6603" w:rsidRDefault="004C5618" w:rsidP="00073B46">
            <w:pPr>
              <w:pStyle w:val="FHWATableBodyText"/>
              <w:rPr>
                <w:sz w:val="22"/>
                <w:szCs w:val="22"/>
              </w:rPr>
            </w:pPr>
          </w:p>
        </w:tc>
        <w:tc>
          <w:tcPr>
            <w:tcW w:w="1661" w:type="dxa"/>
          </w:tcPr>
          <w:p w14:paraId="69EBE747" w14:textId="77777777" w:rsidR="004C5618" w:rsidRPr="00AC6603" w:rsidRDefault="004C5618" w:rsidP="00073B46">
            <w:pPr>
              <w:pStyle w:val="FHWATableBodyText"/>
              <w:rPr>
                <w:sz w:val="22"/>
                <w:szCs w:val="22"/>
              </w:rPr>
            </w:pPr>
          </w:p>
        </w:tc>
        <w:tc>
          <w:tcPr>
            <w:tcW w:w="1818" w:type="dxa"/>
          </w:tcPr>
          <w:p w14:paraId="500E4992" w14:textId="47DFA5E4" w:rsidR="004C5618" w:rsidRPr="00AC6603" w:rsidRDefault="004C5618" w:rsidP="00073B46">
            <w:pPr>
              <w:pStyle w:val="FHWATableBodyText"/>
              <w:rPr>
                <w:sz w:val="22"/>
                <w:szCs w:val="22"/>
              </w:rPr>
            </w:pPr>
          </w:p>
        </w:tc>
        <w:tc>
          <w:tcPr>
            <w:tcW w:w="1669" w:type="dxa"/>
          </w:tcPr>
          <w:p w14:paraId="4F2933E4" w14:textId="0DF7D3B2" w:rsidR="004C5618" w:rsidRPr="00AC6603" w:rsidRDefault="004C5618" w:rsidP="00073B46">
            <w:pPr>
              <w:pStyle w:val="FHWATableBodyText"/>
              <w:rPr>
                <w:sz w:val="22"/>
                <w:szCs w:val="22"/>
              </w:rPr>
            </w:pPr>
          </w:p>
        </w:tc>
        <w:tc>
          <w:tcPr>
            <w:tcW w:w="1682" w:type="dxa"/>
          </w:tcPr>
          <w:p w14:paraId="1200FC9F" w14:textId="5EB2D73B" w:rsidR="004C5618" w:rsidRPr="00AC6603" w:rsidRDefault="004C5618" w:rsidP="00073B46">
            <w:pPr>
              <w:pStyle w:val="FHWATableBodyText"/>
              <w:rPr>
                <w:sz w:val="22"/>
                <w:szCs w:val="22"/>
              </w:rPr>
            </w:pPr>
          </w:p>
        </w:tc>
      </w:tr>
      <w:tr w:rsidR="004C5618" w:rsidRPr="00073B46" w14:paraId="7A0ADE9A" w14:textId="77777777" w:rsidTr="00AC6603">
        <w:tc>
          <w:tcPr>
            <w:tcW w:w="1519" w:type="dxa"/>
          </w:tcPr>
          <w:p w14:paraId="030539B7" w14:textId="0E0ABD39" w:rsidR="004C5618" w:rsidRPr="00AC6603" w:rsidRDefault="004C5618" w:rsidP="00073B46">
            <w:pPr>
              <w:pStyle w:val="FHWATableBodyText"/>
              <w:rPr>
                <w:sz w:val="22"/>
                <w:szCs w:val="22"/>
              </w:rPr>
            </w:pPr>
            <w:r w:rsidRPr="00AC6603">
              <w:rPr>
                <w:sz w:val="22"/>
                <w:szCs w:val="22"/>
              </w:rPr>
              <w:t>Waymo Open Dataset</w:t>
            </w:r>
          </w:p>
        </w:tc>
        <w:tc>
          <w:tcPr>
            <w:tcW w:w="1200" w:type="dxa"/>
          </w:tcPr>
          <w:p w14:paraId="7A83C3DF" w14:textId="77777777" w:rsidR="004C5618" w:rsidRPr="00AC6603" w:rsidRDefault="004C5618" w:rsidP="00073B46">
            <w:pPr>
              <w:pStyle w:val="FHWATableBodyText"/>
              <w:rPr>
                <w:sz w:val="22"/>
                <w:szCs w:val="22"/>
              </w:rPr>
            </w:pPr>
          </w:p>
        </w:tc>
        <w:tc>
          <w:tcPr>
            <w:tcW w:w="1750" w:type="dxa"/>
          </w:tcPr>
          <w:p w14:paraId="2BFE2A2A" w14:textId="77777777" w:rsidR="004C5618" w:rsidRPr="00AC6603" w:rsidRDefault="004C5618" w:rsidP="00073B46">
            <w:pPr>
              <w:pStyle w:val="FHWATableBodyText"/>
              <w:rPr>
                <w:sz w:val="22"/>
                <w:szCs w:val="22"/>
              </w:rPr>
            </w:pPr>
          </w:p>
        </w:tc>
        <w:tc>
          <w:tcPr>
            <w:tcW w:w="1661" w:type="dxa"/>
          </w:tcPr>
          <w:p w14:paraId="50A46A3E" w14:textId="77777777" w:rsidR="004C5618" w:rsidRPr="00AC6603" w:rsidRDefault="004C5618" w:rsidP="00073B46">
            <w:pPr>
              <w:pStyle w:val="FHWATableBodyText"/>
              <w:rPr>
                <w:sz w:val="22"/>
                <w:szCs w:val="22"/>
              </w:rPr>
            </w:pPr>
          </w:p>
        </w:tc>
        <w:tc>
          <w:tcPr>
            <w:tcW w:w="1661" w:type="dxa"/>
          </w:tcPr>
          <w:p w14:paraId="240E2575" w14:textId="77777777" w:rsidR="004C5618" w:rsidRPr="00AC6603" w:rsidRDefault="004C5618" w:rsidP="00073B46">
            <w:pPr>
              <w:pStyle w:val="FHWATableBodyText"/>
              <w:rPr>
                <w:sz w:val="22"/>
                <w:szCs w:val="22"/>
              </w:rPr>
            </w:pPr>
          </w:p>
        </w:tc>
        <w:tc>
          <w:tcPr>
            <w:tcW w:w="1818" w:type="dxa"/>
          </w:tcPr>
          <w:p w14:paraId="4E8CB652" w14:textId="466B7902" w:rsidR="004C5618" w:rsidRPr="00AC6603" w:rsidRDefault="004C5618" w:rsidP="00073B46">
            <w:pPr>
              <w:pStyle w:val="FHWATableBodyText"/>
              <w:rPr>
                <w:sz w:val="22"/>
                <w:szCs w:val="22"/>
              </w:rPr>
            </w:pPr>
          </w:p>
        </w:tc>
        <w:tc>
          <w:tcPr>
            <w:tcW w:w="1669" w:type="dxa"/>
          </w:tcPr>
          <w:p w14:paraId="073B53EA" w14:textId="77777777" w:rsidR="004C5618" w:rsidRPr="00AC6603" w:rsidRDefault="004C5618" w:rsidP="00073B46">
            <w:pPr>
              <w:pStyle w:val="FHWATableBodyText"/>
              <w:rPr>
                <w:sz w:val="22"/>
                <w:szCs w:val="22"/>
              </w:rPr>
            </w:pPr>
          </w:p>
        </w:tc>
        <w:tc>
          <w:tcPr>
            <w:tcW w:w="1682" w:type="dxa"/>
          </w:tcPr>
          <w:p w14:paraId="0A0EEF9C" w14:textId="77777777" w:rsidR="004C5618" w:rsidRPr="00AC6603" w:rsidRDefault="004C5618" w:rsidP="00073B46">
            <w:pPr>
              <w:pStyle w:val="FHWATableBodyText"/>
              <w:rPr>
                <w:sz w:val="22"/>
                <w:szCs w:val="22"/>
              </w:rPr>
            </w:pPr>
          </w:p>
        </w:tc>
      </w:tr>
      <w:tr w:rsidR="004C5618" w:rsidRPr="00073B46" w14:paraId="295D9D89" w14:textId="295E186E" w:rsidTr="00AC6603">
        <w:trPr>
          <w:del w:id="1176" w:author="Soleimaniamiri, Saeid [US-IR]" w:date="2026-06-25T11:22:00Z"/>
        </w:trPr>
        <w:tc>
          <w:tcPr>
            <w:tcW w:w="1519" w:type="dxa"/>
          </w:tcPr>
          <w:p w14:paraId="133DA308" w14:textId="705DD4A8" w:rsidR="004C5618" w:rsidRPr="00073B46" w:rsidRDefault="004C5618" w:rsidP="00073B46">
            <w:pPr>
              <w:pStyle w:val="FHWATableBodyText"/>
              <w:rPr>
                <w:del w:id="1177" w:author="Soleimaniamiri, Saeid [US-IR]" w:date="2026-06-25T11:22:00Z" w16du:dateUtc="2026-06-25T15:22:00Z"/>
                <w:sz w:val="22"/>
                <w:szCs w:val="22"/>
                <w:highlight w:val="red"/>
                <w:rPrChange w:id="1178" w:author="Bedsole, Lisa K. [US-US]" w:date="2026-06-24T10:26:00Z" w16du:dateUtc="2026-06-24T14:26:00Z">
                  <w:rPr>
                    <w:del w:id="1179" w:author="Soleimaniamiri, Saeid [US-IR]" w:date="2026-06-25T11:22:00Z" w16du:dateUtc="2026-06-25T15:22:00Z"/>
                    <w:highlight w:val="red"/>
                  </w:rPr>
                </w:rPrChange>
              </w:rPr>
            </w:pPr>
            <w:del w:id="1180" w:author="Soleimaniamiri, Saeid [US-IR]" w:date="2026-06-25T11:22:00Z" w16du:dateUtc="2026-06-25T15:22:00Z">
              <w:r w:rsidRPr="00073B46">
                <w:rPr>
                  <w:sz w:val="22"/>
                  <w:szCs w:val="22"/>
                  <w:highlight w:val="red"/>
                  <w:rPrChange w:id="1181" w:author="Bedsole, Lisa K. [US-US]" w:date="2026-06-24T10:26:00Z" w16du:dateUtc="2026-06-24T14:26:00Z">
                    <w:rPr>
                      <w:highlight w:val="red"/>
                    </w:rPr>
                  </w:rPrChange>
                </w:rPr>
                <w:delText>Comma2k19</w:delText>
              </w:r>
            </w:del>
          </w:p>
        </w:tc>
        <w:tc>
          <w:tcPr>
            <w:tcW w:w="1200" w:type="dxa"/>
          </w:tcPr>
          <w:p w14:paraId="20C5839F" w14:textId="4A97F128" w:rsidR="004C5618" w:rsidRPr="00073B46" w:rsidRDefault="004C5618" w:rsidP="00073B46">
            <w:pPr>
              <w:pStyle w:val="FHWATableBodyText"/>
              <w:rPr>
                <w:del w:id="1182" w:author="Soleimaniamiri, Saeid [US-IR]" w:date="2026-06-25T11:22:00Z" w16du:dateUtc="2026-06-25T15:22:00Z"/>
                <w:sz w:val="22"/>
                <w:szCs w:val="22"/>
                <w:highlight w:val="red"/>
                <w:rPrChange w:id="1183" w:author="Bedsole, Lisa K. [US-US]" w:date="2026-06-24T10:26:00Z" w16du:dateUtc="2026-06-24T14:26:00Z">
                  <w:rPr>
                    <w:del w:id="1184" w:author="Soleimaniamiri, Saeid [US-IR]" w:date="2026-06-25T11:22:00Z" w16du:dateUtc="2026-06-25T15:22:00Z"/>
                    <w:highlight w:val="red"/>
                  </w:rPr>
                </w:rPrChange>
              </w:rPr>
            </w:pPr>
          </w:p>
        </w:tc>
        <w:tc>
          <w:tcPr>
            <w:tcW w:w="1750" w:type="dxa"/>
          </w:tcPr>
          <w:p w14:paraId="3EA422A1" w14:textId="10E8B5ED" w:rsidR="004C5618" w:rsidRPr="00073B46" w:rsidRDefault="004C5618" w:rsidP="00073B46">
            <w:pPr>
              <w:pStyle w:val="FHWATableBodyText"/>
              <w:rPr>
                <w:del w:id="1185" w:author="Soleimaniamiri, Saeid [US-IR]" w:date="2026-06-25T11:22:00Z" w16du:dateUtc="2026-06-25T15:22:00Z"/>
                <w:sz w:val="22"/>
                <w:szCs w:val="22"/>
                <w:highlight w:val="red"/>
                <w:rPrChange w:id="1186" w:author="Bedsole, Lisa K. [US-US]" w:date="2026-06-24T10:26:00Z" w16du:dateUtc="2026-06-24T14:26:00Z">
                  <w:rPr>
                    <w:del w:id="1187" w:author="Soleimaniamiri, Saeid [US-IR]" w:date="2026-06-25T11:22:00Z" w16du:dateUtc="2026-06-25T15:22:00Z"/>
                    <w:highlight w:val="red"/>
                  </w:rPr>
                </w:rPrChange>
              </w:rPr>
            </w:pPr>
          </w:p>
        </w:tc>
        <w:tc>
          <w:tcPr>
            <w:tcW w:w="1661" w:type="dxa"/>
          </w:tcPr>
          <w:p w14:paraId="39D14139" w14:textId="35802A6F" w:rsidR="004C5618" w:rsidRPr="00073B46" w:rsidRDefault="004C5618" w:rsidP="00073B46">
            <w:pPr>
              <w:pStyle w:val="FHWATableBodyText"/>
              <w:rPr>
                <w:del w:id="1188" w:author="Soleimaniamiri, Saeid [US-IR]" w:date="2026-06-25T11:22:00Z" w16du:dateUtc="2026-06-25T15:22:00Z"/>
                <w:sz w:val="22"/>
                <w:szCs w:val="22"/>
                <w:highlight w:val="red"/>
                <w:rPrChange w:id="1189" w:author="Bedsole, Lisa K. [US-US]" w:date="2026-06-24T10:26:00Z" w16du:dateUtc="2026-06-24T14:26:00Z">
                  <w:rPr>
                    <w:del w:id="1190" w:author="Soleimaniamiri, Saeid [US-IR]" w:date="2026-06-25T11:22:00Z" w16du:dateUtc="2026-06-25T15:22:00Z"/>
                    <w:highlight w:val="red"/>
                  </w:rPr>
                </w:rPrChange>
              </w:rPr>
            </w:pPr>
          </w:p>
        </w:tc>
        <w:tc>
          <w:tcPr>
            <w:tcW w:w="1661" w:type="dxa"/>
          </w:tcPr>
          <w:p w14:paraId="7A7F33C8" w14:textId="77777777" w:rsidR="004C5618" w:rsidRPr="00073B46" w:rsidRDefault="004C5618" w:rsidP="00073B46">
            <w:pPr>
              <w:pStyle w:val="FHWATableBodyText"/>
              <w:rPr>
                <w:del w:id="1191" w:author="Soleimaniamiri, Saeid [US-IR]" w:date="2026-06-25T11:22:00Z" w16du:dateUtc="2026-06-25T15:22:00Z"/>
                <w:sz w:val="22"/>
                <w:szCs w:val="22"/>
                <w:highlight w:val="red"/>
                <w:rPrChange w:id="1192" w:author="Bedsole, Lisa K. [US-US]" w:date="2026-06-24T10:26:00Z" w16du:dateUtc="2026-06-24T14:26:00Z">
                  <w:rPr>
                    <w:del w:id="1193" w:author="Soleimaniamiri, Saeid [US-IR]" w:date="2026-06-25T11:22:00Z" w16du:dateUtc="2026-06-25T15:22:00Z"/>
                    <w:highlight w:val="red"/>
                  </w:rPr>
                </w:rPrChange>
              </w:rPr>
            </w:pPr>
          </w:p>
        </w:tc>
        <w:tc>
          <w:tcPr>
            <w:tcW w:w="1818" w:type="dxa"/>
          </w:tcPr>
          <w:p w14:paraId="2BBFED2B" w14:textId="47D96832" w:rsidR="004C5618" w:rsidRPr="00073B46" w:rsidRDefault="004C5618" w:rsidP="00073B46">
            <w:pPr>
              <w:pStyle w:val="FHWATableBodyText"/>
              <w:rPr>
                <w:del w:id="1194" w:author="Soleimaniamiri, Saeid [US-IR]" w:date="2026-06-25T11:22:00Z" w16du:dateUtc="2026-06-25T15:22:00Z"/>
                <w:sz w:val="22"/>
                <w:szCs w:val="22"/>
                <w:highlight w:val="red"/>
                <w:rPrChange w:id="1195" w:author="Bedsole, Lisa K. [US-US]" w:date="2026-06-24T10:26:00Z" w16du:dateUtc="2026-06-24T14:26:00Z">
                  <w:rPr>
                    <w:del w:id="1196" w:author="Soleimaniamiri, Saeid [US-IR]" w:date="2026-06-25T11:22:00Z" w16du:dateUtc="2026-06-25T15:22:00Z"/>
                    <w:highlight w:val="red"/>
                  </w:rPr>
                </w:rPrChange>
              </w:rPr>
            </w:pPr>
          </w:p>
        </w:tc>
        <w:tc>
          <w:tcPr>
            <w:tcW w:w="1669" w:type="dxa"/>
          </w:tcPr>
          <w:p w14:paraId="7CFA4CB4" w14:textId="60632A5F" w:rsidR="004C5618" w:rsidRPr="00073B46" w:rsidRDefault="004C5618" w:rsidP="00073B46">
            <w:pPr>
              <w:pStyle w:val="FHWATableBodyText"/>
              <w:rPr>
                <w:del w:id="1197" w:author="Soleimaniamiri, Saeid [US-IR]" w:date="2026-06-25T11:22:00Z" w16du:dateUtc="2026-06-25T15:22:00Z"/>
                <w:sz w:val="22"/>
                <w:szCs w:val="22"/>
                <w:highlight w:val="red"/>
                <w:rPrChange w:id="1198" w:author="Bedsole, Lisa K. [US-US]" w:date="2026-06-24T10:26:00Z" w16du:dateUtc="2026-06-24T14:26:00Z">
                  <w:rPr>
                    <w:del w:id="1199" w:author="Soleimaniamiri, Saeid [US-IR]" w:date="2026-06-25T11:22:00Z" w16du:dateUtc="2026-06-25T15:22:00Z"/>
                    <w:highlight w:val="red"/>
                  </w:rPr>
                </w:rPrChange>
              </w:rPr>
            </w:pPr>
          </w:p>
        </w:tc>
        <w:tc>
          <w:tcPr>
            <w:tcW w:w="1682" w:type="dxa"/>
          </w:tcPr>
          <w:p w14:paraId="3AF76923" w14:textId="62E7598C" w:rsidR="004C5618" w:rsidRPr="00073B46" w:rsidRDefault="004C5618" w:rsidP="00073B46">
            <w:pPr>
              <w:pStyle w:val="FHWATableBodyText"/>
              <w:rPr>
                <w:del w:id="1200" w:author="Soleimaniamiri, Saeid [US-IR]" w:date="2026-06-25T11:22:00Z" w16du:dateUtc="2026-06-25T15:22:00Z"/>
                <w:sz w:val="22"/>
                <w:szCs w:val="22"/>
                <w:highlight w:val="red"/>
                <w:rPrChange w:id="1201" w:author="Bedsole, Lisa K. [US-US]" w:date="2026-06-24T10:26:00Z" w16du:dateUtc="2026-06-24T14:26:00Z">
                  <w:rPr>
                    <w:del w:id="1202" w:author="Soleimaniamiri, Saeid [US-IR]" w:date="2026-06-25T11:22:00Z" w16du:dateUtc="2026-06-25T15:22:00Z"/>
                    <w:highlight w:val="red"/>
                  </w:rPr>
                </w:rPrChange>
              </w:rPr>
            </w:pPr>
          </w:p>
        </w:tc>
      </w:tr>
      <w:tr w:rsidR="004C5618" w:rsidRPr="00073B46" w14:paraId="567DB71C" w14:textId="13F8CDE1" w:rsidTr="00AC6603">
        <w:trPr>
          <w:del w:id="1203" w:author="Soleimaniamiri, Saeid [US-IR]" w:date="2026-06-25T11:22:00Z"/>
        </w:trPr>
        <w:tc>
          <w:tcPr>
            <w:tcW w:w="1519" w:type="dxa"/>
          </w:tcPr>
          <w:p w14:paraId="07716C43" w14:textId="50B56554" w:rsidR="004C5618" w:rsidRPr="00073B46" w:rsidRDefault="004C5618" w:rsidP="00073B46">
            <w:pPr>
              <w:pStyle w:val="FHWATableBodyText"/>
              <w:rPr>
                <w:del w:id="1204" w:author="Soleimaniamiri, Saeid [US-IR]" w:date="2026-06-25T11:22:00Z" w16du:dateUtc="2026-06-25T15:22:00Z"/>
                <w:sz w:val="22"/>
                <w:szCs w:val="22"/>
                <w:highlight w:val="red"/>
                <w:rPrChange w:id="1205" w:author="Bedsole, Lisa K. [US-US]" w:date="2026-06-24T10:26:00Z" w16du:dateUtc="2026-06-24T14:26:00Z">
                  <w:rPr>
                    <w:del w:id="1206" w:author="Soleimaniamiri, Saeid [US-IR]" w:date="2026-06-25T11:22:00Z" w16du:dateUtc="2026-06-25T15:22:00Z"/>
                    <w:highlight w:val="red"/>
                  </w:rPr>
                </w:rPrChange>
              </w:rPr>
            </w:pPr>
            <w:del w:id="1207" w:author="Soleimaniamiri, Saeid [US-IR]" w:date="2026-06-25T11:22:00Z" w16du:dateUtc="2026-06-25T15:22:00Z">
              <w:r w:rsidRPr="00073B46">
                <w:rPr>
                  <w:sz w:val="22"/>
                  <w:szCs w:val="22"/>
                  <w:highlight w:val="red"/>
                  <w:rPrChange w:id="1208" w:author="Bedsole, Lisa K. [US-US]" w:date="2026-06-24T10:26:00Z" w16du:dateUtc="2026-06-24T14:26:00Z">
                    <w:rPr>
                      <w:highlight w:val="red"/>
                    </w:rPr>
                  </w:rPrChange>
                </w:rPr>
                <w:delText>ROADWork</w:delText>
              </w:r>
            </w:del>
          </w:p>
        </w:tc>
        <w:tc>
          <w:tcPr>
            <w:tcW w:w="1200" w:type="dxa"/>
          </w:tcPr>
          <w:p w14:paraId="7E075584" w14:textId="1DFA6F50" w:rsidR="004C5618" w:rsidRPr="00073B46" w:rsidRDefault="004C5618" w:rsidP="00073B46">
            <w:pPr>
              <w:pStyle w:val="FHWATableBodyText"/>
              <w:rPr>
                <w:del w:id="1209" w:author="Soleimaniamiri, Saeid [US-IR]" w:date="2026-06-25T11:22:00Z" w16du:dateUtc="2026-06-25T15:22:00Z"/>
                <w:sz w:val="22"/>
                <w:szCs w:val="22"/>
                <w:highlight w:val="red"/>
                <w:rPrChange w:id="1210" w:author="Bedsole, Lisa K. [US-US]" w:date="2026-06-24T10:26:00Z" w16du:dateUtc="2026-06-24T14:26:00Z">
                  <w:rPr>
                    <w:del w:id="1211" w:author="Soleimaniamiri, Saeid [US-IR]" w:date="2026-06-25T11:22:00Z" w16du:dateUtc="2026-06-25T15:22:00Z"/>
                    <w:highlight w:val="red"/>
                  </w:rPr>
                </w:rPrChange>
              </w:rPr>
            </w:pPr>
          </w:p>
        </w:tc>
        <w:tc>
          <w:tcPr>
            <w:tcW w:w="1750" w:type="dxa"/>
          </w:tcPr>
          <w:p w14:paraId="2552F180" w14:textId="4DF7295B" w:rsidR="004C5618" w:rsidRPr="00073B46" w:rsidRDefault="004C5618" w:rsidP="00073B46">
            <w:pPr>
              <w:pStyle w:val="FHWATableBodyText"/>
              <w:rPr>
                <w:del w:id="1212" w:author="Soleimaniamiri, Saeid [US-IR]" w:date="2026-06-25T11:22:00Z" w16du:dateUtc="2026-06-25T15:22:00Z"/>
                <w:sz w:val="22"/>
                <w:szCs w:val="22"/>
                <w:highlight w:val="red"/>
                <w:rPrChange w:id="1213" w:author="Bedsole, Lisa K. [US-US]" w:date="2026-06-24T10:26:00Z" w16du:dateUtc="2026-06-24T14:26:00Z">
                  <w:rPr>
                    <w:del w:id="1214" w:author="Soleimaniamiri, Saeid [US-IR]" w:date="2026-06-25T11:22:00Z" w16du:dateUtc="2026-06-25T15:22:00Z"/>
                    <w:highlight w:val="red"/>
                  </w:rPr>
                </w:rPrChange>
              </w:rPr>
            </w:pPr>
          </w:p>
        </w:tc>
        <w:tc>
          <w:tcPr>
            <w:tcW w:w="1661" w:type="dxa"/>
          </w:tcPr>
          <w:p w14:paraId="7A0786F3" w14:textId="3F161A2E" w:rsidR="004C5618" w:rsidRPr="00073B46" w:rsidRDefault="004C5618" w:rsidP="00073B46">
            <w:pPr>
              <w:pStyle w:val="FHWATableBodyText"/>
              <w:rPr>
                <w:del w:id="1215" w:author="Soleimaniamiri, Saeid [US-IR]" w:date="2026-06-25T11:22:00Z" w16du:dateUtc="2026-06-25T15:22:00Z"/>
                <w:sz w:val="22"/>
                <w:szCs w:val="22"/>
                <w:highlight w:val="red"/>
                <w:rPrChange w:id="1216" w:author="Bedsole, Lisa K. [US-US]" w:date="2026-06-24T10:26:00Z" w16du:dateUtc="2026-06-24T14:26:00Z">
                  <w:rPr>
                    <w:del w:id="1217" w:author="Soleimaniamiri, Saeid [US-IR]" w:date="2026-06-25T11:22:00Z" w16du:dateUtc="2026-06-25T15:22:00Z"/>
                    <w:highlight w:val="red"/>
                  </w:rPr>
                </w:rPrChange>
              </w:rPr>
            </w:pPr>
          </w:p>
        </w:tc>
        <w:tc>
          <w:tcPr>
            <w:tcW w:w="1661" w:type="dxa"/>
          </w:tcPr>
          <w:p w14:paraId="130BA3A9" w14:textId="77777777" w:rsidR="004C5618" w:rsidRPr="00073B46" w:rsidRDefault="004C5618" w:rsidP="00073B46">
            <w:pPr>
              <w:pStyle w:val="FHWATableBodyText"/>
              <w:rPr>
                <w:del w:id="1218" w:author="Soleimaniamiri, Saeid [US-IR]" w:date="2026-06-25T11:22:00Z" w16du:dateUtc="2026-06-25T15:22:00Z"/>
                <w:sz w:val="22"/>
                <w:szCs w:val="22"/>
                <w:highlight w:val="red"/>
                <w:rPrChange w:id="1219" w:author="Bedsole, Lisa K. [US-US]" w:date="2026-06-24T10:26:00Z" w16du:dateUtc="2026-06-24T14:26:00Z">
                  <w:rPr>
                    <w:del w:id="1220" w:author="Soleimaniamiri, Saeid [US-IR]" w:date="2026-06-25T11:22:00Z" w16du:dateUtc="2026-06-25T15:22:00Z"/>
                    <w:highlight w:val="red"/>
                  </w:rPr>
                </w:rPrChange>
              </w:rPr>
            </w:pPr>
          </w:p>
        </w:tc>
        <w:tc>
          <w:tcPr>
            <w:tcW w:w="1818" w:type="dxa"/>
          </w:tcPr>
          <w:p w14:paraId="0DD1151C" w14:textId="5F3518F7" w:rsidR="004C5618" w:rsidRPr="00073B46" w:rsidRDefault="004C5618" w:rsidP="00073B46">
            <w:pPr>
              <w:pStyle w:val="FHWATableBodyText"/>
              <w:rPr>
                <w:del w:id="1221" w:author="Soleimaniamiri, Saeid [US-IR]" w:date="2026-06-25T11:22:00Z" w16du:dateUtc="2026-06-25T15:22:00Z"/>
                <w:sz w:val="22"/>
                <w:szCs w:val="22"/>
                <w:highlight w:val="red"/>
                <w:rPrChange w:id="1222" w:author="Bedsole, Lisa K. [US-US]" w:date="2026-06-24T10:26:00Z" w16du:dateUtc="2026-06-24T14:26:00Z">
                  <w:rPr>
                    <w:del w:id="1223" w:author="Soleimaniamiri, Saeid [US-IR]" w:date="2026-06-25T11:22:00Z" w16du:dateUtc="2026-06-25T15:22:00Z"/>
                    <w:highlight w:val="red"/>
                  </w:rPr>
                </w:rPrChange>
              </w:rPr>
            </w:pPr>
          </w:p>
        </w:tc>
        <w:tc>
          <w:tcPr>
            <w:tcW w:w="1669" w:type="dxa"/>
          </w:tcPr>
          <w:p w14:paraId="29239E54" w14:textId="491D4C1E" w:rsidR="004C5618" w:rsidRPr="00073B46" w:rsidRDefault="004C5618" w:rsidP="00073B46">
            <w:pPr>
              <w:pStyle w:val="FHWATableBodyText"/>
              <w:rPr>
                <w:del w:id="1224" w:author="Soleimaniamiri, Saeid [US-IR]" w:date="2026-06-25T11:22:00Z" w16du:dateUtc="2026-06-25T15:22:00Z"/>
                <w:sz w:val="22"/>
                <w:szCs w:val="22"/>
                <w:highlight w:val="red"/>
                <w:rPrChange w:id="1225" w:author="Bedsole, Lisa K. [US-US]" w:date="2026-06-24T10:26:00Z" w16du:dateUtc="2026-06-24T14:26:00Z">
                  <w:rPr>
                    <w:del w:id="1226" w:author="Soleimaniamiri, Saeid [US-IR]" w:date="2026-06-25T11:22:00Z" w16du:dateUtc="2026-06-25T15:22:00Z"/>
                    <w:highlight w:val="red"/>
                  </w:rPr>
                </w:rPrChange>
              </w:rPr>
            </w:pPr>
          </w:p>
        </w:tc>
        <w:tc>
          <w:tcPr>
            <w:tcW w:w="1682" w:type="dxa"/>
          </w:tcPr>
          <w:p w14:paraId="475A9830" w14:textId="420B5DE1" w:rsidR="004C5618" w:rsidRPr="00073B46" w:rsidRDefault="004C5618" w:rsidP="00073B46">
            <w:pPr>
              <w:pStyle w:val="FHWATableBodyText"/>
              <w:rPr>
                <w:del w:id="1227" w:author="Soleimaniamiri, Saeid [US-IR]" w:date="2026-06-25T11:22:00Z" w16du:dateUtc="2026-06-25T15:22:00Z"/>
                <w:sz w:val="22"/>
                <w:szCs w:val="22"/>
                <w:highlight w:val="red"/>
                <w:rPrChange w:id="1228" w:author="Bedsole, Lisa K. [US-US]" w:date="2026-06-24T10:26:00Z" w16du:dateUtc="2026-06-24T14:26:00Z">
                  <w:rPr>
                    <w:del w:id="1229" w:author="Soleimaniamiri, Saeid [US-IR]" w:date="2026-06-25T11:22:00Z" w16du:dateUtc="2026-06-25T15:22:00Z"/>
                    <w:highlight w:val="red"/>
                  </w:rPr>
                </w:rPrChange>
              </w:rPr>
            </w:pPr>
          </w:p>
        </w:tc>
      </w:tr>
    </w:tbl>
    <w:p w14:paraId="43602AF0" w14:textId="77777777" w:rsidR="008F7640" w:rsidRDefault="008F7640" w:rsidP="008F7640">
      <w:pPr>
        <w:pStyle w:val="FHWANote"/>
        <w:spacing w:before="60"/>
      </w:pPr>
      <w:r>
        <w:rPr>
          <w:highlight w:val="yellow"/>
        </w:rPr>
        <w:t>XXXX</w:t>
      </w:r>
      <w:r>
        <w:t>.</w:t>
      </w:r>
    </w:p>
    <w:p w14:paraId="5B5C09F5" w14:textId="77777777" w:rsidR="008F7640" w:rsidRDefault="008F7640" w:rsidP="008F7640">
      <w:pPr>
        <w:pStyle w:val="FHWABody"/>
      </w:pPr>
    </w:p>
    <w:p w14:paraId="74F6F4DC" w14:textId="77777777" w:rsidR="008F7640" w:rsidRDefault="008F7640" w:rsidP="008F7640">
      <w:pPr>
        <w:pStyle w:val="FHWABody"/>
      </w:pPr>
    </w:p>
    <w:p w14:paraId="411C9B9A" w14:textId="77777777" w:rsidR="008F7640" w:rsidRDefault="008F7640" w:rsidP="008F7640">
      <w:pPr>
        <w:pStyle w:val="FHWABody"/>
        <w:sectPr w:rsidR="008F7640" w:rsidSect="008F7640">
          <w:endnotePr>
            <w:numFmt w:val="decimal"/>
          </w:endnotePr>
          <w:pgSz w:w="15840" w:h="12240" w:orient="landscape"/>
          <w:pgMar w:top="1440" w:right="1440" w:bottom="1440" w:left="1440" w:header="720" w:footer="720" w:gutter="0"/>
          <w:cols w:space="720"/>
          <w:docGrid w:linePitch="360"/>
        </w:sectPr>
      </w:pPr>
    </w:p>
    <w:p w14:paraId="391583CF" w14:textId="4C684D7C" w:rsidR="008F7640" w:rsidRDefault="008802A7" w:rsidP="008802A7">
      <w:pPr>
        <w:pStyle w:val="FHWAH2"/>
      </w:pPr>
      <w:del w:id="1230" w:author="Bedsole, Lisa K. [US-US]" w:date="2026-06-25T07:57:00Z" w16du:dateUtc="2026-06-25T11:57:00Z">
        <w:r w:rsidRPr="008802A7">
          <w:lastRenderedPageBreak/>
          <w:delText xml:space="preserve">2.2.3 </w:delText>
        </w:r>
      </w:del>
      <w:bookmarkStart w:id="1231" w:name="_Toc233357897"/>
      <w:r w:rsidRPr="008802A7">
        <w:t>Pilot Image Set Assembly and Image-Level Tracking</w:t>
      </w:r>
      <w:bookmarkEnd w:id="1231"/>
    </w:p>
    <w:p w14:paraId="433ED156" w14:textId="5184FC0A" w:rsidR="005D5946" w:rsidRDefault="007805E3" w:rsidP="005D5946">
      <w:pPr>
        <w:pStyle w:val="FHWABody"/>
      </w:pPr>
      <w:r w:rsidRPr="007805E3">
        <w:t xml:space="preserve">Following the scenario- and condition-based screening, the research team created an image-level screening spreadsheet to support pilot image selection and documentation. The spreadsheet was used to track sampled images from each candidate dataset and document the roadway settings, pavement marking characteristics, </w:t>
      </w:r>
      <w:r w:rsidR="00BA7182" w:rsidRPr="00BA7182">
        <w:t>roadway surface types</w:t>
      </w:r>
      <w:r w:rsidR="00BA7182">
        <w:t xml:space="preserve">, </w:t>
      </w:r>
      <w:r w:rsidRPr="007805E3">
        <w:t>and visual conditions represented in each image.</w:t>
      </w:r>
    </w:p>
    <w:p w14:paraId="62DFC4BC" w14:textId="6202AE5E" w:rsidR="005D5946" w:rsidRDefault="001B08BF" w:rsidP="005D5946">
      <w:pPr>
        <w:pStyle w:val="FHWABody"/>
      </w:pPr>
      <w:r w:rsidRPr="001B08BF">
        <w:t>For each sampled image, the spreadsheet included the following identification and tracking fields:</w:t>
      </w:r>
    </w:p>
    <w:p w14:paraId="5BB88F30" w14:textId="510CB96A" w:rsidR="0018472B" w:rsidRDefault="001B08BF" w:rsidP="00BA17ED">
      <w:pPr>
        <w:pStyle w:val="FHWABody"/>
        <w:numPr>
          <w:ilvl w:val="0"/>
          <w:numId w:val="11"/>
        </w:numPr>
      </w:pPr>
      <w:r w:rsidRPr="001B08BF">
        <w:t>Source dataset: the dataset from which the image was obtained.</w:t>
      </w:r>
    </w:p>
    <w:p w14:paraId="525A046B" w14:textId="55E5C15A" w:rsidR="0018472B" w:rsidRDefault="001B08BF" w:rsidP="00BA17ED">
      <w:pPr>
        <w:pStyle w:val="FHWABody"/>
        <w:numPr>
          <w:ilvl w:val="0"/>
          <w:numId w:val="11"/>
        </w:numPr>
      </w:pPr>
      <w:r w:rsidRPr="001B08BF">
        <w:t>Original image or frame ID: the identifier, filename, frame number, or path assigned by the original dataset, if available</w:t>
      </w:r>
      <w:r w:rsidR="0018472B">
        <w:t>.</w:t>
      </w:r>
    </w:p>
    <w:p w14:paraId="0B6A0CDC" w14:textId="0AA6551C" w:rsidR="005D5946" w:rsidRDefault="001B08BF" w:rsidP="00BA17ED">
      <w:pPr>
        <w:pStyle w:val="FHWABody"/>
        <w:numPr>
          <w:ilvl w:val="0"/>
          <w:numId w:val="11"/>
        </w:numPr>
      </w:pPr>
      <w:r w:rsidRPr="001B08BF">
        <w:t>Pilot image ID: a unique identifier assigned by the research team to images selected for the pilot analysis.</w:t>
      </w:r>
    </w:p>
    <w:p w14:paraId="7E7C02E6" w14:textId="0B7837B8" w:rsidR="005D5946" w:rsidRDefault="001B08BF" w:rsidP="00BA17ED">
      <w:pPr>
        <w:pStyle w:val="FHWABody"/>
        <w:numPr>
          <w:ilvl w:val="0"/>
          <w:numId w:val="11"/>
        </w:numPr>
      </w:pPr>
      <w:r w:rsidRPr="001B08BF">
        <w:t>Retained</w:t>
      </w:r>
      <w:r w:rsidR="001274E2">
        <w:t xml:space="preserve"> or </w:t>
      </w:r>
      <w:r w:rsidRPr="001B08BF">
        <w:t>not retained flag: an indicator of whether the image was selected for inclusion in the pilot analysis.</w:t>
      </w:r>
    </w:p>
    <w:p w14:paraId="76882D7C" w14:textId="3EC7417C" w:rsidR="005D5946" w:rsidRDefault="001B08BF" w:rsidP="00BA17ED">
      <w:pPr>
        <w:pStyle w:val="FHWABody"/>
        <w:numPr>
          <w:ilvl w:val="0"/>
          <w:numId w:val="11"/>
        </w:numPr>
      </w:pPr>
      <w:r w:rsidRPr="001B08BF">
        <w:t>Notes or uncertainty comments: reviewer notes documenting unclear conditions, image quality issues, missing metadata, or reasons for excluding an image.</w:t>
      </w:r>
    </w:p>
    <w:p w14:paraId="4F96043E" w14:textId="5B47E9D3" w:rsidR="005D5946" w:rsidRDefault="006148C5" w:rsidP="005D5946">
      <w:pPr>
        <w:pStyle w:val="FHWABody"/>
      </w:pPr>
      <w:r w:rsidRPr="006148C5">
        <w:t xml:space="preserve">Each screening group listed in </w:t>
      </w:r>
      <w:ins w:id="1232" w:author="Bedsole, Lisa K. [US-US]" w:date="2026-06-24T10:27:00Z" w16du:dateUtc="2026-06-24T14:27:00Z">
        <w:r w:rsidR="003A05B0">
          <w:fldChar w:fldCharType="begin"/>
        </w:r>
        <w:r w:rsidR="003A05B0">
          <w:instrText xml:space="preserve"> REF  _Ref231354105 \* Lower \h  \* MERGEFORMAT </w:instrText>
        </w:r>
      </w:ins>
      <w:r w:rsidR="003A05B0">
        <w:fldChar w:fldCharType="separate"/>
      </w:r>
      <w:ins w:id="1233" w:author="Bedsole, Lisa K. [US-US]" w:date="2026-06-24T10:27:00Z" w16du:dateUtc="2026-06-24T14:27:00Z">
        <w:r w:rsidR="003A05B0" w:rsidRPr="00D961DB">
          <w:t xml:space="preserve">table </w:t>
        </w:r>
        <w:r w:rsidR="003A05B0">
          <w:rPr>
            <w:noProof/>
          </w:rPr>
          <w:t>6</w:t>
        </w:r>
        <w:r w:rsidR="003A05B0">
          <w:fldChar w:fldCharType="end"/>
        </w:r>
      </w:ins>
      <w:del w:id="1234" w:author="Bedsole, Lisa K. [US-US]" w:date="2026-06-24T10:27:00Z" w16du:dateUtc="2026-06-24T14:27:00Z">
        <w:r w:rsidDel="003A05B0">
          <w:fldChar w:fldCharType="begin"/>
        </w:r>
        <w:r w:rsidDel="003A05B0">
          <w:delInstrText xml:space="preserve"> REF _Ref231354105 \h </w:delInstrText>
        </w:r>
        <w:r w:rsidDel="003A05B0">
          <w:fldChar w:fldCharType="separate"/>
        </w:r>
        <w:r w:rsidRPr="00D961DB" w:rsidDel="003A05B0">
          <w:delText xml:space="preserve">Table </w:delText>
        </w:r>
        <w:r w:rsidDel="003A05B0">
          <w:rPr>
            <w:noProof/>
          </w:rPr>
          <w:delText>6</w:delText>
        </w:r>
        <w:r w:rsidDel="003A05B0">
          <w:fldChar w:fldCharType="end"/>
        </w:r>
      </w:del>
      <w:r w:rsidRPr="006148C5">
        <w:t xml:space="preserve"> was represented in the spreadsheet using separate columns for the corresponding categories or conditions. An “X” was added when a sampled image included a specific category or condition. This format allowed one image to be associated with multiple conditions. </w:t>
      </w:r>
      <w:r w:rsidR="00577FF5" w:rsidRPr="00577FF5">
        <w:t>For example, one image could be marked as an urban freeway/expressway with a paved bituminous/asphalt surface, dashed lane lines, low-contrast markings, shadows, and wet pavement.</w:t>
      </w:r>
      <w:r w:rsidR="00AE1D4B">
        <w:t xml:space="preserve"> </w:t>
      </w:r>
      <w:r w:rsidR="00AE1D4B" w:rsidRPr="00AE1D4B">
        <w:t>When an image was tagged as unmarked pavement, observed marking visibility was recorded as not applicable.</w:t>
      </w:r>
    </w:p>
    <w:p w14:paraId="48C1A4CE" w14:textId="2958185D" w:rsidR="008F7640" w:rsidRDefault="006148C5" w:rsidP="005D5946">
      <w:pPr>
        <w:pStyle w:val="FHWABody"/>
      </w:pPr>
      <w:r w:rsidRPr="006148C5">
        <w:t xml:space="preserve">This image-level tracking approach provides a transparent basis for assembling the pilot image set and summarizing dataset coverage. It also helps identify gaps where the candidate datasets may not provide sufficient coverage for certain scenarios or conditions, such as tolling stations, at-grade rail crossings, or adverse weather. </w:t>
      </w:r>
      <w:r w:rsidR="005F1E7B" w:rsidRPr="005F1E7B">
        <w:t>Roadway surface type was recorded as undetermined when it could not be identified from the image, metadata, or dataset documentation. Other conditions that could not be confirmed were left unmarked and documented in the notes field as needed.</w:t>
      </w:r>
    </w:p>
    <w:p w14:paraId="6B26ACA9" w14:textId="668C3168" w:rsidR="008F7640" w:rsidRPr="00840BB8" w:rsidRDefault="0013773D" w:rsidP="00840BB8">
      <w:pPr>
        <w:pStyle w:val="FHWABody"/>
        <w:rPr>
          <w:i/>
          <w:iCs/>
        </w:rPr>
      </w:pPr>
      <w:r w:rsidRPr="0013773D">
        <w:rPr>
          <w:i/>
          <w:iCs/>
          <w:highlight w:val="yellow"/>
        </w:rPr>
        <w:t>[Placeholder: Add final summary of the image-level screening results, including the number and percentage of retained images by source dataset and major coverage gaps identified during screening.]</w:t>
      </w:r>
    </w:p>
    <w:p w14:paraId="7C1C5638" w14:textId="7FA0A289" w:rsidR="00A94A5B" w:rsidRDefault="00A94A5B">
      <w:pPr>
        <w:spacing w:after="160" w:line="259" w:lineRule="auto"/>
        <w:rPr>
          <w:rFonts w:eastAsia="Batang"/>
          <w:highlight w:val="yellow"/>
        </w:rPr>
      </w:pPr>
      <w:r>
        <w:rPr>
          <w:highlight w:val="yellow"/>
        </w:rPr>
        <w:br w:type="page"/>
      </w:r>
    </w:p>
    <w:p w14:paraId="4AF6DD1C" w14:textId="263E78A0" w:rsidR="004E72B4" w:rsidRPr="0089307D" w:rsidRDefault="004E72B4" w:rsidP="004E72B4">
      <w:pPr>
        <w:pStyle w:val="FHWAH1"/>
      </w:pPr>
      <w:del w:id="1235" w:author="Bedsole, Lisa K. [US-US]" w:date="2026-06-25T07:57:00Z" w16du:dateUtc="2026-06-25T11:57:00Z">
        <w:r w:rsidRPr="0089307D">
          <w:lastRenderedPageBreak/>
          <w:delText>2.</w:delText>
        </w:r>
        <w:r w:rsidR="008E22F3" w:rsidRPr="0089307D">
          <w:delText>3</w:delText>
        </w:r>
        <w:r w:rsidRPr="0089307D">
          <w:delText xml:space="preserve"> </w:delText>
        </w:r>
      </w:del>
      <w:bookmarkStart w:id="1236" w:name="_Toc233357898"/>
      <w:r w:rsidRPr="0089307D">
        <w:t xml:space="preserve">Summary of Dataset </w:t>
      </w:r>
      <w:r w:rsidR="0089307D" w:rsidRPr="0089307D">
        <w:t>Suitab</w:t>
      </w:r>
      <w:r w:rsidR="00D046DD">
        <w:t>i</w:t>
      </w:r>
      <w:r w:rsidR="0089307D" w:rsidRPr="0089307D">
        <w:t>lity</w:t>
      </w:r>
      <w:r w:rsidRPr="0089307D">
        <w:t xml:space="preserve"> and Limitations</w:t>
      </w:r>
      <w:bookmarkEnd w:id="1236"/>
      <w:r w:rsidRPr="0089307D">
        <w:t xml:space="preserve"> </w:t>
      </w:r>
    </w:p>
    <w:p w14:paraId="4CF4D171" w14:textId="77E075F1" w:rsidR="00F50034" w:rsidRDefault="00944E35" w:rsidP="00F50034">
      <w:pPr>
        <w:pStyle w:val="FHWABody"/>
      </w:pPr>
      <w:r w:rsidRPr="00944E35">
        <w:t>The public and publicly accessible image sources reviewed in this chapter provide a practical basis for developing and demonstrating a pavement marking analysis framework. The downselected candidate sources include roadway-facing imagery,</w:t>
      </w:r>
      <w:ins w:id="1237" w:author="Bedsole, Lisa K. [US-US]" w:date="2026-06-25T10:59:00Z" w16du:dateUtc="2026-06-25T14:59:00Z">
        <w:r w:rsidRPr="00944E35">
          <w:t xml:space="preserve"> </w:t>
        </w:r>
        <w:r w:rsidR="0082126C">
          <w:t>annotations related to</w:t>
        </w:r>
      </w:ins>
      <w:r w:rsidRPr="00944E35">
        <w:t xml:space="preserve"> pavement</w:t>
      </w:r>
      <w:del w:id="1238" w:author="Bedsole, Lisa K. [US-US]" w:date="2026-06-25T10:59:00Z" w16du:dateUtc="2026-06-25T14:59:00Z">
        <w:r w:rsidRPr="00944E35">
          <w:delText>-</w:delText>
        </w:r>
      </w:del>
      <w:ins w:id="1239" w:author="Bedsole, Lisa K. [US-US]" w:date="2026-06-25T10:59:00Z" w16du:dateUtc="2026-06-25T14:59:00Z">
        <w:r w:rsidR="000067F4">
          <w:t xml:space="preserve"> </w:t>
        </w:r>
      </w:ins>
      <w:r w:rsidRPr="00944E35">
        <w:t>marking</w:t>
      </w:r>
      <w:del w:id="1240" w:author="Bedsole, Lisa K. [US-US]" w:date="2026-06-25T10:59:00Z" w16du:dateUtc="2026-06-25T14:59:00Z">
        <w:r w:rsidRPr="00944E35">
          <w:delText>-related annotations</w:delText>
        </w:r>
      </w:del>
      <w:r w:rsidRPr="00944E35">
        <w:t>, or labeled roadway infrastructure elements that can support assessment of marking presence, visibility, continuity, and lane-line detectability across different roadway, surface, and visual conditions.</w:t>
      </w:r>
    </w:p>
    <w:p w14:paraId="78B48ED4" w14:textId="715BC951" w:rsidR="00F50034" w:rsidRDefault="00E518D3" w:rsidP="00F50034">
      <w:pPr>
        <w:pStyle w:val="FHWABody"/>
      </w:pPr>
      <w:r w:rsidRPr="00E518D3">
        <w:t xml:space="preserve">The scenario- and condition-based </w:t>
      </w:r>
      <w:ins w:id="1241" w:author="Bedsole, Lisa K. [US-US]" w:date="2026-06-24T10:28:00Z" w16du:dateUtc="2026-06-24T14:28:00Z">
        <w:r w:rsidR="00D878E8">
          <w:t xml:space="preserve">image </w:t>
        </w:r>
      </w:ins>
      <w:r w:rsidRPr="00E518D3">
        <w:t xml:space="preserve">screening described </w:t>
      </w:r>
      <w:del w:id="1242" w:author="Bedsole, Lisa K. [US-US]" w:date="2026-06-24T10:28:00Z" w16du:dateUtc="2026-06-24T14:28:00Z">
        <w:r w:rsidRPr="00E518D3" w:rsidDel="004D1A50">
          <w:delText xml:space="preserve">in </w:delText>
        </w:r>
      </w:del>
      <w:ins w:id="1243" w:author="Bedsole, Lisa K. [US-US]" w:date="2026-06-24T10:28:00Z" w16du:dateUtc="2026-06-24T14:28:00Z">
        <w:r w:rsidR="00282754">
          <w:t>in the prior section</w:t>
        </w:r>
      </w:ins>
      <w:ins w:id="1244" w:author="Bedsole, Lisa K. [US-US]" w:date="2026-06-24T10:27:00Z" w16du:dateUtc="2026-06-24T14:27:00Z">
        <w:r w:rsidR="005018D3">
          <w:t xml:space="preserve"> </w:t>
        </w:r>
      </w:ins>
      <w:del w:id="1245" w:author="Bedsole, Lisa K. [US-US]" w:date="2026-06-24T10:27:00Z" w16du:dateUtc="2026-06-24T14:27:00Z">
        <w:r w:rsidRPr="00E518D3" w:rsidDel="005018D3">
          <w:delText>S</w:delText>
        </w:r>
      </w:del>
      <w:del w:id="1246" w:author="Bedsole, Lisa K. [US-US]" w:date="2026-06-24T10:28:00Z" w16du:dateUtc="2026-06-24T14:28:00Z">
        <w:r w:rsidRPr="00E518D3" w:rsidDel="004D1A50">
          <w:delText xml:space="preserve">ection </w:delText>
        </w:r>
      </w:del>
      <w:del w:id="1247" w:author="Bedsole, Lisa K. [US-US]" w:date="2026-06-24T10:27:00Z" w16du:dateUtc="2026-06-24T14:27:00Z">
        <w:r w:rsidRPr="00E518D3" w:rsidDel="005018D3">
          <w:delText xml:space="preserve">2.2 </w:delText>
        </w:r>
      </w:del>
      <w:r w:rsidRPr="00E518D3">
        <w:t>provides a structured basis for determining which datasets may support the pilot analysis and where coverage gaps remain. Some datasets are better suited for baseline highway lane detection, while others provide broader roadway context, challenging lighting or visibility conditions, curved roadway geometry, work zone conditions, or richly labeled AV perception scenes. These differences should be considered when assembling the pilot image set and interpreting the results.</w:t>
      </w:r>
    </w:p>
    <w:p w14:paraId="18EF67BA" w14:textId="543062DF" w:rsidR="004E72B4" w:rsidRDefault="00E518D3" w:rsidP="00F50034">
      <w:pPr>
        <w:pStyle w:val="FHWABody"/>
      </w:pPr>
      <w:r>
        <w:fldChar w:fldCharType="begin"/>
      </w:r>
      <w:r>
        <w:instrText xml:space="preserve"> REF _Ref231354784 \h </w:instrText>
      </w:r>
      <w:r>
        <w:fldChar w:fldCharType="separate"/>
      </w:r>
      <w:r w:rsidRPr="00D961DB">
        <w:t xml:space="preserve">Table </w:t>
      </w:r>
      <w:r>
        <w:rPr>
          <w:noProof/>
        </w:rPr>
        <w:t>8</w:t>
      </w:r>
      <w:r>
        <w:fldChar w:fldCharType="end"/>
      </w:r>
      <w:r w:rsidRPr="00E518D3">
        <w:t xml:space="preserve"> summarizes the types of pavement marking information that public imagery can reasonably support and the limitations that should be considered when interpreting the pilot analysis results.</w:t>
      </w:r>
    </w:p>
    <w:p w14:paraId="6B764249" w14:textId="4FF4455E" w:rsidR="006E10BB" w:rsidRPr="00D961DB" w:rsidRDefault="006E10BB" w:rsidP="006E10BB">
      <w:pPr>
        <w:pStyle w:val="FHWACaptionTable"/>
      </w:pPr>
      <w:bookmarkStart w:id="1248" w:name="_Ref231354784"/>
      <w:bookmarkStart w:id="1249" w:name="_Toc233357868"/>
      <w:r w:rsidRPr="00D961DB">
        <w:t xml:space="preserve">Table </w:t>
      </w:r>
      <w:r>
        <w:fldChar w:fldCharType="begin"/>
      </w:r>
      <w:r>
        <w:instrText>SEQ Table \* ARABIC</w:instrText>
      </w:r>
      <w:r>
        <w:fldChar w:fldCharType="separate"/>
      </w:r>
      <w:r w:rsidR="00715450">
        <w:rPr>
          <w:noProof/>
        </w:rPr>
        <w:t>8</w:t>
      </w:r>
      <w:r>
        <w:fldChar w:fldCharType="end"/>
      </w:r>
      <w:bookmarkEnd w:id="1248"/>
      <w:r w:rsidRPr="00D961DB">
        <w:t xml:space="preserve">. </w:t>
      </w:r>
      <w:r w:rsidR="00E518D3" w:rsidRPr="00E518D3">
        <w:rPr>
          <w:lang w:bidi="en-US"/>
        </w:rPr>
        <w:t>Suitability and limitations of public imagery for pavement marking analysis.</w:t>
      </w:r>
      <w:bookmarkEnd w:id="1249"/>
    </w:p>
    <w:tbl>
      <w:tblPr>
        <w:tblStyle w:val="FHWATableNormal"/>
        <w:tblW w:w="9504" w:type="dxa"/>
        <w:tblLook w:val="04A0" w:firstRow="1" w:lastRow="0" w:firstColumn="1" w:lastColumn="0" w:noHBand="0" w:noVBand="1"/>
      </w:tblPr>
      <w:tblGrid>
        <w:gridCol w:w="3168"/>
        <w:gridCol w:w="3168"/>
        <w:gridCol w:w="3168"/>
      </w:tblGrid>
      <w:tr w:rsidR="00A16A92" w14:paraId="1CB7B309" w14:textId="77777777" w:rsidTr="00AC6603">
        <w:trPr>
          <w:cnfStyle w:val="100000000000" w:firstRow="1" w:lastRow="0" w:firstColumn="0" w:lastColumn="0" w:oddVBand="0" w:evenVBand="0" w:oddHBand="0" w:evenHBand="0" w:firstRowFirstColumn="0" w:firstRowLastColumn="0" w:lastRowFirstColumn="0" w:lastRowLastColumn="0"/>
          <w:trHeight w:val="674"/>
        </w:trPr>
        <w:tc>
          <w:tcPr>
            <w:tcW w:w="3168" w:type="dxa"/>
          </w:tcPr>
          <w:p w14:paraId="32D9E4BB" w14:textId="685CAC89" w:rsidR="00A16A92" w:rsidRDefault="00A16A92" w:rsidP="00A16A92">
            <w:pPr>
              <w:pStyle w:val="FHWATableColumnHeading"/>
              <w:rPr>
                <w:lang w:bidi="en-US"/>
              </w:rPr>
            </w:pPr>
            <w:r w:rsidRPr="00D026B9">
              <w:t xml:space="preserve">Public Imagery Can </w:t>
            </w:r>
            <w:r w:rsidR="00C65074">
              <w:t xml:space="preserve">Directly </w:t>
            </w:r>
            <w:r w:rsidRPr="00D026B9">
              <w:t>Support</w:t>
            </w:r>
          </w:p>
        </w:tc>
        <w:tc>
          <w:tcPr>
            <w:tcW w:w="3168" w:type="dxa"/>
          </w:tcPr>
          <w:p w14:paraId="6C28974C" w14:textId="148A3618" w:rsidR="00A16A92" w:rsidRDefault="00A16A92" w:rsidP="00A16A92">
            <w:pPr>
              <w:pStyle w:val="FHWATableColumnHeading"/>
              <w:rPr>
                <w:lang w:bidi="en-US"/>
              </w:rPr>
            </w:pPr>
            <w:r w:rsidRPr="00D026B9">
              <w:t>Public Imagery Cannot Directly Support</w:t>
            </w:r>
          </w:p>
        </w:tc>
        <w:tc>
          <w:tcPr>
            <w:tcW w:w="3168" w:type="dxa"/>
          </w:tcPr>
          <w:p w14:paraId="6C4135BE" w14:textId="4F6834CF" w:rsidR="00A16A92" w:rsidRDefault="00A16A92" w:rsidP="00A16A92">
            <w:pPr>
              <w:pStyle w:val="FHWATableColumnHeading"/>
              <w:rPr>
                <w:lang w:bidi="en-US"/>
              </w:rPr>
            </w:pPr>
            <w:r w:rsidRPr="00D026B9">
              <w:t>Implication for the Pilot Analysis</w:t>
            </w:r>
          </w:p>
        </w:tc>
      </w:tr>
      <w:tr w:rsidR="00A16A92" w14:paraId="597C3AD4" w14:textId="77777777" w:rsidTr="00AC6603">
        <w:tc>
          <w:tcPr>
            <w:tcW w:w="3168" w:type="dxa"/>
          </w:tcPr>
          <w:p w14:paraId="4E5C213B" w14:textId="12F0A9EB" w:rsidR="00A16A92" w:rsidRPr="00D07845" w:rsidRDefault="00A16A92" w:rsidP="00A16A92">
            <w:pPr>
              <w:pStyle w:val="FHWATableBodyText"/>
              <w:rPr>
                <w:b/>
                <w:bCs/>
                <w:lang w:bidi="en-US"/>
              </w:rPr>
            </w:pPr>
            <w:r w:rsidRPr="00D07845">
              <w:t>Visual review of pavement marking presence, visibility, continuity, and lane-line detectability.</w:t>
            </w:r>
          </w:p>
        </w:tc>
        <w:tc>
          <w:tcPr>
            <w:tcW w:w="3168" w:type="dxa"/>
          </w:tcPr>
          <w:p w14:paraId="3F73C0C8" w14:textId="39955A51" w:rsidR="00A16A92" w:rsidRDefault="00A16A92" w:rsidP="00A16A92">
            <w:pPr>
              <w:pStyle w:val="FHWATableBodyText"/>
              <w:rPr>
                <w:lang w:bidi="en-US"/>
              </w:rPr>
            </w:pPr>
            <w:r w:rsidRPr="00D026B9">
              <w:t>Direct measurement of retroreflectivity, marking material, marking age, or verified maintenance condition.</w:t>
            </w:r>
          </w:p>
        </w:tc>
        <w:tc>
          <w:tcPr>
            <w:tcW w:w="3168" w:type="dxa"/>
          </w:tcPr>
          <w:p w14:paraId="56B78528" w14:textId="5D7C2F45" w:rsidR="00A16A92" w:rsidRDefault="00A16A92" w:rsidP="00A16A92">
            <w:pPr>
              <w:pStyle w:val="FHWATableBodyText"/>
              <w:rPr>
                <w:lang w:bidi="en-US"/>
              </w:rPr>
            </w:pPr>
            <w:r w:rsidRPr="00D026B9">
              <w:t xml:space="preserve">The analysis should focus on </w:t>
            </w:r>
            <w:r w:rsidR="00AB1E91">
              <w:t xml:space="preserve">indicators based on </w:t>
            </w:r>
            <w:r w:rsidRPr="00D026B9">
              <w:t>vis</w:t>
            </w:r>
            <w:r w:rsidR="00AB1E91">
              <w:t>ibility</w:t>
            </w:r>
            <w:r w:rsidRPr="00D026B9">
              <w:t xml:space="preserve"> and image</w:t>
            </w:r>
            <w:r w:rsidR="00AB1E91">
              <w:t xml:space="preserve"> </w:t>
            </w:r>
            <w:r w:rsidRPr="00D026B9">
              <w:t>processing, not engineering</w:t>
            </w:r>
            <w:r w:rsidR="00AB1E91">
              <w:t>-</w:t>
            </w:r>
            <w:r w:rsidRPr="00D026B9">
              <w:t>condition measurements.</w:t>
            </w:r>
          </w:p>
        </w:tc>
      </w:tr>
      <w:tr w:rsidR="00A16A92" w14:paraId="6F1B533B" w14:textId="77777777" w:rsidTr="00AC6603">
        <w:tc>
          <w:tcPr>
            <w:tcW w:w="3168" w:type="dxa"/>
          </w:tcPr>
          <w:p w14:paraId="0DE9B50E" w14:textId="481EF7A4" w:rsidR="00A16A92" w:rsidRPr="00D07845" w:rsidRDefault="00982588" w:rsidP="00982588">
            <w:pPr>
              <w:pStyle w:val="FHWATableBodyText"/>
              <w:rPr>
                <w:b/>
                <w:bCs/>
                <w:lang w:bidi="en-US"/>
              </w:rPr>
            </w:pPr>
            <w:r w:rsidRPr="00982588">
              <w:t>Comparison of pavement markings across selected roadway contexts, apparent roadway surface types, lighting</w:t>
            </w:r>
            <w:r w:rsidR="00DC4429">
              <w:t xml:space="preserve"> </w:t>
            </w:r>
            <w:r w:rsidR="00B73C82">
              <w:t>and</w:t>
            </w:r>
            <w:r w:rsidR="00DC4429">
              <w:t xml:space="preserve"> </w:t>
            </w:r>
            <w:r w:rsidRPr="00982588">
              <w:t>weather conditions, and visibility conditions.</w:t>
            </w:r>
          </w:p>
        </w:tc>
        <w:tc>
          <w:tcPr>
            <w:tcW w:w="3168" w:type="dxa"/>
          </w:tcPr>
          <w:p w14:paraId="59D38BFD" w14:textId="06F79638" w:rsidR="00A16A92" w:rsidRDefault="00982588" w:rsidP="00982588">
            <w:pPr>
              <w:pStyle w:val="FHWATableBodyText"/>
              <w:rPr>
                <w:lang w:bidi="en-US"/>
              </w:rPr>
            </w:pPr>
            <w:r w:rsidRPr="00982588">
              <w:t>Complete representation of all roadway scenarios, surface types, or national roadway conditions.</w:t>
            </w:r>
          </w:p>
        </w:tc>
        <w:tc>
          <w:tcPr>
            <w:tcW w:w="3168" w:type="dxa"/>
          </w:tcPr>
          <w:p w14:paraId="23AE41B4" w14:textId="3F09249C" w:rsidR="00A16A92" w:rsidRDefault="00982588" w:rsidP="00982588">
            <w:pPr>
              <w:pStyle w:val="FHWATableBodyText"/>
              <w:rPr>
                <w:lang w:bidi="en-US"/>
              </w:rPr>
            </w:pPr>
            <w:r w:rsidRPr="00982588">
              <w:t>Coverage across the screening groups should be documented, and gaps should be clearly identified.</w:t>
            </w:r>
          </w:p>
        </w:tc>
      </w:tr>
      <w:tr w:rsidR="00A16A92" w14:paraId="75E381F4" w14:textId="77777777" w:rsidTr="00AC6603">
        <w:tc>
          <w:tcPr>
            <w:tcW w:w="3168" w:type="dxa"/>
          </w:tcPr>
          <w:p w14:paraId="0654EB29" w14:textId="6D2419E6" w:rsidR="00A16A92" w:rsidRPr="00D07845" w:rsidRDefault="00A16A92" w:rsidP="00A16A92">
            <w:pPr>
              <w:pStyle w:val="FHWATableBodyText"/>
              <w:rPr>
                <w:b/>
                <w:bCs/>
                <w:lang w:bidi="en-US"/>
              </w:rPr>
            </w:pPr>
            <w:r w:rsidRPr="00D07845">
              <w:t>Assessment of how available imagery and annotations can support image-based pavement marking analysis.</w:t>
            </w:r>
          </w:p>
        </w:tc>
        <w:tc>
          <w:tcPr>
            <w:tcW w:w="3168" w:type="dxa"/>
          </w:tcPr>
          <w:p w14:paraId="02CE2697" w14:textId="06549ADA" w:rsidR="00A16A92" w:rsidRDefault="00A16A92" w:rsidP="00A16A92">
            <w:pPr>
              <w:pStyle w:val="FHWATableBodyText"/>
              <w:rPr>
                <w:lang w:bidi="en-US"/>
              </w:rPr>
            </w:pPr>
            <w:r w:rsidRPr="00D026B9">
              <w:t>Replication of proprietary ADS or ADAS perception, classification, or decision-making processes.</w:t>
            </w:r>
          </w:p>
        </w:tc>
        <w:tc>
          <w:tcPr>
            <w:tcW w:w="3168" w:type="dxa"/>
          </w:tcPr>
          <w:p w14:paraId="39AB2627" w14:textId="2572225D" w:rsidR="00A16A92" w:rsidRDefault="00A16A92" w:rsidP="00A16A92">
            <w:pPr>
              <w:pStyle w:val="FHWATableBodyText"/>
              <w:rPr>
                <w:lang w:bidi="en-US"/>
              </w:rPr>
            </w:pPr>
            <w:r w:rsidRPr="00D026B9">
              <w:t>Results should be framed as infrastructure-focused image analysis, not direct ADS</w:t>
            </w:r>
            <w:r w:rsidR="001F6034">
              <w:t xml:space="preserve"> or </w:t>
            </w:r>
            <w:r w:rsidRPr="00D026B9">
              <w:t>ADAS performance evaluation.</w:t>
            </w:r>
          </w:p>
        </w:tc>
      </w:tr>
      <w:tr w:rsidR="00A16A92" w14:paraId="27F11611" w14:textId="77777777" w:rsidTr="00AC6603">
        <w:tc>
          <w:tcPr>
            <w:tcW w:w="3168" w:type="dxa"/>
          </w:tcPr>
          <w:p w14:paraId="33FD720A" w14:textId="1E5653A5" w:rsidR="00A16A92" w:rsidRPr="00D07845" w:rsidRDefault="00A16A92" w:rsidP="00A16A92">
            <w:pPr>
              <w:pStyle w:val="FHWATableBodyText"/>
              <w:rPr>
                <w:b/>
                <w:bCs/>
                <w:lang w:bidi="en-US"/>
              </w:rPr>
            </w:pPr>
            <w:r w:rsidRPr="00D07845">
              <w:t>Identification of images or conditions where pavement markings appear difficult to distinguish or interpret.</w:t>
            </w:r>
          </w:p>
        </w:tc>
        <w:tc>
          <w:tcPr>
            <w:tcW w:w="3168" w:type="dxa"/>
          </w:tcPr>
          <w:p w14:paraId="1D0CC1FA" w14:textId="711C8DA8" w:rsidR="00A16A92" w:rsidRDefault="00A16A92" w:rsidP="00A16A92">
            <w:pPr>
              <w:pStyle w:val="FHWATableBodyText"/>
              <w:rPr>
                <w:lang w:bidi="en-US"/>
              </w:rPr>
            </w:pPr>
            <w:r w:rsidRPr="00D026B9">
              <w:t>Confirmation of causal impacts on ADS or ADAS performance without vehicle</w:t>
            </w:r>
            <w:del w:id="1250" w:author="Bedsole, Lisa K. [US-US]" w:date="2026-06-25T10:52:00Z" w16du:dateUtc="2026-06-25T14:52:00Z">
              <w:r w:rsidRPr="00D026B9">
                <w:delText>/</w:delText>
              </w:r>
            </w:del>
            <w:ins w:id="1251" w:author="Bedsole, Lisa K. [US-US]" w:date="2026-06-25T10:52:00Z" w16du:dateUtc="2026-06-25T14:52:00Z">
              <w:r w:rsidR="00402101">
                <w:t xml:space="preserve"> or </w:t>
              </w:r>
            </w:ins>
            <w:r w:rsidRPr="00D026B9">
              <w:t>system data.</w:t>
            </w:r>
          </w:p>
        </w:tc>
        <w:tc>
          <w:tcPr>
            <w:tcW w:w="3168" w:type="dxa"/>
          </w:tcPr>
          <w:p w14:paraId="0D7A4D38" w14:textId="3266018B" w:rsidR="00A16A92" w:rsidRDefault="00A16A92" w:rsidP="00A16A92">
            <w:pPr>
              <w:pStyle w:val="FHWATableBodyText"/>
              <w:rPr>
                <w:lang w:bidi="en-US"/>
              </w:rPr>
            </w:pPr>
            <w:r w:rsidRPr="00D026B9">
              <w:t>Findings can help identify areas where additional field data, sensor data, or controlled testing may be needed.</w:t>
            </w:r>
          </w:p>
        </w:tc>
      </w:tr>
    </w:tbl>
    <w:p w14:paraId="6C9ACA9C" w14:textId="62CCF885" w:rsidR="006E10BB" w:rsidRDefault="007E17F9" w:rsidP="006E10BB">
      <w:pPr>
        <w:pStyle w:val="FHWANote"/>
        <w:spacing w:before="60"/>
      </w:pPr>
      <w:ins w:id="1252" w:author="Bedsole, Lisa K. [US-US]" w:date="2026-06-24T10:29:00Z" w16du:dateUtc="2026-06-24T14:29:00Z">
        <w:r w:rsidRPr="00580FFF">
          <w:t>ADAS = advanced driver assistance systems; ADS = automated driving systems;</w:t>
        </w:r>
      </w:ins>
    </w:p>
    <w:p w14:paraId="4E9BA8E6" w14:textId="02EFAF83" w:rsidR="00043904" w:rsidRDefault="00974489" w:rsidP="009E0B05">
      <w:pPr>
        <w:pStyle w:val="FHWABody"/>
      </w:pPr>
      <w:r w:rsidRPr="00974489">
        <w:lastRenderedPageBreak/>
        <w:t>Overall, the downselected public image sources are suitable for developing and testing a practical pilot workflow for pavement marking analysis. However, the results should be interpreted within the limits of the available imagery, annotations, and coverage across the screening groups.</w:t>
      </w:r>
    </w:p>
    <w:p w14:paraId="57279C2E" w14:textId="34D2032A" w:rsidR="00BA2815" w:rsidRPr="00043904" w:rsidRDefault="00DB2DE2" w:rsidP="009E0B05">
      <w:pPr>
        <w:pStyle w:val="FHWABody"/>
        <w:rPr>
          <w:i/>
          <w:iCs/>
        </w:rPr>
      </w:pPr>
      <w:r w:rsidRPr="00DB2DE2">
        <w:rPr>
          <w:i/>
          <w:iCs/>
          <w:highlight w:val="yellow"/>
        </w:rPr>
        <w:t>[Placeholder: Once the image-level tracking spreadsheet is completed, update this section to summarize final coverage across the screening groups and any major gaps identified during screening.]</w:t>
      </w:r>
    </w:p>
    <w:p w14:paraId="78A8DD8A" w14:textId="77777777" w:rsidR="009E0B05" w:rsidRDefault="009E0B05" w:rsidP="009E0B05">
      <w:pPr>
        <w:spacing w:after="160" w:line="259" w:lineRule="auto"/>
        <w:rPr>
          <w:rFonts w:eastAsia="Batang"/>
        </w:rPr>
      </w:pPr>
      <w:r>
        <w:br w:type="page"/>
      </w:r>
    </w:p>
    <w:p w14:paraId="0147EFEC" w14:textId="36907AFB" w:rsidR="009E0B05" w:rsidRPr="00067C97" w:rsidRDefault="009E0B05" w:rsidP="009E0B05">
      <w:pPr>
        <w:pStyle w:val="FHWAChapterHeading"/>
      </w:pPr>
      <w:bookmarkStart w:id="1253" w:name="_Toc224038060"/>
      <w:bookmarkStart w:id="1254" w:name="_Toc233357899"/>
      <w:r w:rsidRPr="00067C97">
        <w:lastRenderedPageBreak/>
        <w:t>Chapter 3</w:t>
      </w:r>
      <w:r w:rsidR="008641CF">
        <w:t>.</w:t>
      </w:r>
      <w:r w:rsidRPr="00067C97">
        <w:t xml:space="preserve"> Reference Image Processor Identification and Assessment</w:t>
      </w:r>
      <w:bookmarkEnd w:id="1253"/>
      <w:bookmarkEnd w:id="1254"/>
    </w:p>
    <w:p w14:paraId="33AF89A0" w14:textId="3EE82112" w:rsidR="0023078B" w:rsidRDefault="00533C67" w:rsidP="0023078B">
      <w:pPr>
        <w:pStyle w:val="FHWABody"/>
        <w:rPr>
          <w:highlight w:val="yellow"/>
        </w:rPr>
      </w:pPr>
      <w:r w:rsidRPr="00533C67">
        <w:t xml:space="preserve">This chapter describes the approach used to identify and assess candidate image processing models for </w:t>
      </w:r>
      <w:r w:rsidR="007D0373">
        <w:t xml:space="preserve">analyzing </w:t>
      </w:r>
      <w:r w:rsidRPr="00533C67">
        <w:t xml:space="preserve">the </w:t>
      </w:r>
      <w:r w:rsidR="007D0373">
        <w:t xml:space="preserve">results of </w:t>
      </w:r>
      <w:r w:rsidRPr="00533C67">
        <w:t>the pavement</w:t>
      </w:r>
      <w:r w:rsidR="007D0373">
        <w:t>-</w:t>
      </w:r>
      <w:r w:rsidRPr="00533C67">
        <w:t xml:space="preserve">marking pilot. The goal is to select one or more practical </w:t>
      </w:r>
      <w:commentRangeStart w:id="1255"/>
      <w:r w:rsidRPr="00533C67">
        <w:t>reference</w:t>
      </w:r>
      <w:r w:rsidR="008C39F1">
        <w:t>-</w:t>
      </w:r>
      <w:r w:rsidRPr="00533C67">
        <w:t xml:space="preserve">image </w:t>
      </w:r>
      <w:commentRangeEnd w:id="1255"/>
      <w:r w:rsidR="00C00636" w:rsidRPr="00533C67">
        <w:rPr>
          <w:rStyle w:val="CommentReference"/>
          <w:sz w:val="24"/>
          <w:szCs w:val="24"/>
        </w:rPr>
        <w:commentReference w:id="1255"/>
      </w:r>
      <w:r w:rsidRPr="00533C67">
        <w:t>processors that can generate consistent and interpretable lane-line or pavement</w:t>
      </w:r>
      <w:r w:rsidR="006D681D">
        <w:t xml:space="preserve"> </w:t>
      </w:r>
      <w:r w:rsidRPr="00533C67">
        <w:t>marking</w:t>
      </w:r>
      <w:r w:rsidR="006D681D">
        <w:t>–</w:t>
      </w:r>
      <w:r w:rsidRPr="00533C67">
        <w:t>related outputs from public roadway imagery.</w:t>
      </w:r>
    </w:p>
    <w:p w14:paraId="4E776FCB" w14:textId="65D9DF8A" w:rsidR="00F821E9" w:rsidRDefault="005F094B" w:rsidP="0023078B">
      <w:pPr>
        <w:pStyle w:val="FHWABody"/>
        <w:rPr>
          <w:highlight w:val="yellow"/>
        </w:rPr>
      </w:pPr>
      <w:r w:rsidRPr="005F094B">
        <w:t>The chapter first summarizes the image processing approaches relevant to pavement marking analysis, including lane detection and segmentation-based methods. It then describes the candidate models carried forward for initial comparison, defines the core evaluation metrics used for model assessment, and presents the comparison approach using a common subset of images from the selected datasets. The assessment informs selection of the reference processor or processors used in the pilot analysis.</w:t>
      </w:r>
    </w:p>
    <w:p w14:paraId="3FCBDCB8" w14:textId="2D296066" w:rsidR="009E0B05" w:rsidRPr="005C33D4" w:rsidRDefault="009E0B05" w:rsidP="009E0B05">
      <w:pPr>
        <w:pStyle w:val="FHWAH1"/>
      </w:pPr>
      <w:bookmarkStart w:id="1256" w:name="_Toc224038061"/>
      <w:bookmarkStart w:id="1257" w:name="_Toc233357900"/>
      <w:r w:rsidRPr="005C33D4">
        <w:t>Overview of Lane Detection and Segmentation Approaches</w:t>
      </w:r>
      <w:bookmarkEnd w:id="1256"/>
      <w:bookmarkEnd w:id="1257"/>
    </w:p>
    <w:p w14:paraId="48C3FBF8" w14:textId="0439E5AF" w:rsidR="00B120D1" w:rsidRDefault="002B3FEE" w:rsidP="009E0B05">
      <w:pPr>
        <w:pStyle w:val="FHWABody"/>
        <w:rPr>
          <w:highlight w:val="yellow"/>
        </w:rPr>
      </w:pPr>
      <w:r w:rsidRPr="002B3FEE">
        <w:t>The reference image processor used in this study is intended to support an infrastructure-focused assessment of pavement markings in roadway-facing imagery. Lane detection approaches can help identify whether lane markings are visible, continuous, geometrically coherent, and detectable under different roadway and visual conditions. The processor is used as an analytical tool for evaluating what pavement marking information can be extracted from public imagery, not as a representation of a specific ADS or ADAS perception stack.</w:t>
      </w:r>
    </w:p>
    <w:p w14:paraId="6DC47EF1" w14:textId="1A8FFF39" w:rsidR="00A004B1" w:rsidRDefault="003B7CAD" w:rsidP="003B7CAD">
      <w:pPr>
        <w:pStyle w:val="FHWABody"/>
      </w:pPr>
      <w:r w:rsidRPr="003B7CAD">
        <w:t>Lane detection and pavement marking analysis methods can generally be grouped into two categories:</w:t>
      </w:r>
      <w:r>
        <w:t xml:space="preserve"> </w:t>
      </w:r>
      <w:commentRangeStart w:id="1258"/>
      <w:commentRangeStart w:id="1259"/>
      <w:r w:rsidR="00BA3EBA" w:rsidRPr="00BA3EBA">
        <w:t>classical computer</w:t>
      </w:r>
      <w:r w:rsidR="00E576FA">
        <w:t xml:space="preserve"> </w:t>
      </w:r>
      <w:r w:rsidR="00BA3EBA" w:rsidRPr="00BA3EBA">
        <w:t>vision</w:t>
      </w:r>
      <w:r w:rsidR="00150B9C">
        <w:t xml:space="preserve"> </w:t>
      </w:r>
      <w:r w:rsidR="00BA3EBA" w:rsidRPr="00BA3EBA">
        <w:t>methods</w:t>
      </w:r>
      <w:r>
        <w:t xml:space="preserve"> and </w:t>
      </w:r>
      <w:r w:rsidR="007B2017" w:rsidRPr="007B2017">
        <w:t>deep learning</w:t>
      </w:r>
      <w:r w:rsidR="00FE7FA4">
        <w:t>–</w:t>
      </w:r>
      <w:r w:rsidR="007B2017" w:rsidRPr="007B2017">
        <w:t xml:space="preserve">based </w:t>
      </w:r>
      <w:r>
        <w:t>methods</w:t>
      </w:r>
      <w:r w:rsidR="007B2017">
        <w:t>.</w:t>
      </w:r>
    </w:p>
    <w:commentRangeEnd w:id="1258"/>
    <w:p w14:paraId="7F6FF2D4" w14:textId="71FF0F59" w:rsidR="00B120D1" w:rsidRDefault="0049619D" w:rsidP="007B2017">
      <w:pPr>
        <w:pStyle w:val="FHWABody"/>
      </w:pPr>
      <w:r w:rsidRPr="00EB05D3">
        <w:rPr>
          <w:rStyle w:val="CommentReference"/>
          <w:sz w:val="24"/>
          <w:szCs w:val="24"/>
        </w:rPr>
        <w:commentReference w:id="1258"/>
      </w:r>
      <w:commentRangeEnd w:id="1259"/>
      <w:r w:rsidR="00AC567B" w:rsidRPr="00EB05D3">
        <w:rPr>
          <w:rStyle w:val="CommentReference"/>
          <w:sz w:val="24"/>
          <w:szCs w:val="24"/>
        </w:rPr>
        <w:commentReference w:id="1259"/>
      </w:r>
      <w:commentRangeStart w:id="1260"/>
      <w:ins w:id="1261" w:author="Bagwe, Gaurav R. [US-IN]" w:date="2026-06-22T11:31:00Z">
        <w:r w:rsidR="00EB05D3" w:rsidRPr="00EB05D3">
          <w:t xml:space="preserve">Classical </w:t>
        </w:r>
      </w:ins>
      <w:ins w:id="1262" w:author="Bagwe, Gaurav R. [US-IN]" w:date="2026-06-25T13:59:00Z" w16du:dateUtc="2026-06-25T17:59:00Z">
        <w:r w:rsidR="006B52DE">
          <w:t>computer vision</w:t>
        </w:r>
      </w:ins>
      <w:ins w:id="1263" w:author="Bagwe, Gaurav R. [US-IN]" w:date="2026-06-25T14:02:00Z" w16du:dateUtc="2026-06-25T18:02:00Z">
        <w:r w:rsidR="00143E3A">
          <w:t xml:space="preserve">–based </w:t>
        </w:r>
      </w:ins>
      <w:ins w:id="1264" w:author="Bagwe, Gaurav R. [US-IN]" w:date="2026-06-22T11:31:00Z">
        <w:r w:rsidR="00EB05D3" w:rsidRPr="00EB05D3">
          <w:t xml:space="preserve">lane-detection methods typically rely on hand-crafted pipelines </w:t>
        </w:r>
        <w:commentRangeStart w:id="1265"/>
        <w:commentRangeStart w:id="1266"/>
        <w:commentRangeStart w:id="1267"/>
        <w:r w:rsidR="00EB05D3" w:rsidRPr="00EB05D3">
          <w:t xml:space="preserve">that combine region-of-interest selection, image preprocessing, edge extraction such as Canny edge detection, and </w:t>
        </w:r>
      </w:ins>
      <w:commentRangeEnd w:id="1265"/>
      <w:r w:rsidR="009F0F92" w:rsidRPr="00EB05D3">
        <w:rPr>
          <w:rStyle w:val="CommentReference"/>
          <w:sz w:val="24"/>
          <w:szCs w:val="24"/>
        </w:rPr>
        <w:commentReference w:id="1265"/>
      </w:r>
      <w:commentRangeEnd w:id="1266"/>
      <w:r w:rsidR="00AC6603" w:rsidRPr="00EB05D3">
        <w:rPr>
          <w:rStyle w:val="CommentReference"/>
          <w:sz w:val="24"/>
          <w:szCs w:val="24"/>
        </w:rPr>
        <w:commentReference w:id="1266"/>
      </w:r>
      <w:commentRangeEnd w:id="1267"/>
      <w:r w:rsidR="009E7798" w:rsidRPr="00EB05D3">
        <w:rPr>
          <w:rStyle w:val="CommentReference"/>
          <w:sz w:val="24"/>
          <w:szCs w:val="24"/>
        </w:rPr>
        <w:commentReference w:id="1267"/>
      </w:r>
      <w:ins w:id="1270" w:author="Bagwe, Gaurav R. [US-IN]" w:date="2026-06-22T11:31:00Z">
        <w:r w:rsidR="00EB05D3" w:rsidRPr="00EB05D3">
          <w:t>subsequent line or curve fitting using methods such as the Hough transform</w:t>
        </w:r>
      </w:ins>
      <w:ins w:id="1271" w:author="Bagwe, Gaurav R. [US-IN]" w:date="2026-06-25T11:45:00Z" w16du:dateUtc="2026-06-25T15:45:00Z">
        <w:r w:rsidR="00240669">
          <w:t xml:space="preserve"> (</w:t>
        </w:r>
      </w:ins>
      <w:ins w:id="1272" w:author="Bagwe, Gaurav R. [US-IN]" w:date="2026-06-25T11:48:00Z" w16du:dateUtc="2026-06-25T15:48:00Z">
        <w:r w:rsidR="00E42CA3">
          <w:t>Wei</w:t>
        </w:r>
      </w:ins>
      <w:ins w:id="1273" w:author="Bagwe, Gaurav R. [US-IN]" w:date="2026-06-26T00:18:00Z" w16du:dateUtc="2026-06-26T04:18:00Z">
        <w:r w:rsidR="005D3B59">
          <w:t xml:space="preserve"> et al.</w:t>
        </w:r>
      </w:ins>
      <w:ins w:id="1274" w:author="Bagwe, Gaurav R. [US-IN]" w:date="2026-06-25T11:48:00Z" w16du:dateUtc="2026-06-25T15:48:00Z">
        <w:r w:rsidR="00E42CA3">
          <w:t xml:space="preserve">, 2021; </w:t>
        </w:r>
        <w:r w:rsidR="002E7BFC">
          <w:t xml:space="preserve">Qin </w:t>
        </w:r>
      </w:ins>
      <w:ins w:id="1275" w:author="Bagwe, Gaurav R. [US-IN]" w:date="2026-06-26T00:18:00Z" w16du:dateUtc="2026-06-26T04:18:00Z">
        <w:r w:rsidR="005D3B59">
          <w:t>et al.</w:t>
        </w:r>
      </w:ins>
      <w:ins w:id="1276" w:author="Bagwe, Gaurav R. [US-IN]" w:date="2026-06-25T11:48:00Z" w16du:dateUtc="2026-06-25T15:48:00Z">
        <w:r w:rsidR="002E7BFC">
          <w:t xml:space="preserve"> 2024) </w:t>
        </w:r>
      </w:ins>
      <w:ins w:id="1277" w:author="Bagwe, Gaurav R. [US-IN]" w:date="2026-06-22T11:31:00Z">
        <w:r w:rsidR="00EB05D3" w:rsidRPr="00EB05D3">
          <w:t>.</w:t>
        </w:r>
      </w:ins>
      <w:ins w:id="1278" w:author="Bagwe, Gaurav R. [US-IN]" w:date="2026-06-22T13:50:00Z" w16du:dateUtc="2026-06-22T17:50:00Z">
        <w:r w:rsidR="004E1167">
          <w:t xml:space="preserve"> </w:t>
        </w:r>
      </w:ins>
      <w:del w:id="1279" w:author="Bagwe, Gaurav R. [US-IN]" w:date="2026-06-22T11:31:00Z" w16du:dateUtc="2026-06-22T15:31:00Z">
        <w:r w:rsidR="00132750" w:rsidRPr="00132750">
          <w:delText xml:space="preserve">Classical computer vision methods typically rely on image filtering, edge detection, region-of-interest selection, perspective transformation, and line or curve fitting. Common examples include Canny edge detection and Hough-transform-based line detection. </w:delText>
        </w:r>
      </w:del>
      <w:commentRangeEnd w:id="1260"/>
      <w:r w:rsidR="00EB436E">
        <w:rPr>
          <w:rStyle w:val="CommentReference"/>
          <w:sz w:val="24"/>
          <w:szCs w:val="24"/>
        </w:rPr>
        <w:commentReference w:id="1260"/>
      </w:r>
      <w:ins w:id="1280" w:author="Karthika Balan, FNU [US-IN]" w:date="2026-06-26T14:17:00Z" w16du:dateUtc="2026-06-26T14:17:32Z">
        <w:r w:rsidR="380FD14A">
          <w:t xml:space="preserve"> </w:t>
        </w:r>
      </w:ins>
      <w:ins w:id="1281" w:author="Karthika Balan, FNU [US-IN]" w:date="2026-06-26T14:17:00Z">
        <w:r w:rsidR="380FD14A">
          <w:t xml:space="preserve">Although these approaches are </w:t>
        </w:r>
      </w:ins>
      <w:ins w:id="1282" w:author="Karthika Balan, FNU [US-IN]" w:date="2026-06-26T14:17:00Z" w16du:dateUtc="2026-06-26T14:17:32Z">
        <w:r w:rsidR="380FD14A">
          <w:t xml:space="preserve"> </w:t>
        </w:r>
      </w:ins>
      <w:del w:id="1283" w:author="Microsoft Word" w:date="2026-06-26T07:18:00Z" w16du:dateUtc="2026-06-26T14:18:00Z">
        <w:r w:rsidR="00132750" w:rsidRPr="00132750">
          <w:delText>These method</w:delText>
        </w:r>
      </w:del>
      <w:del w:id="1284" w:author="Microsoft Word" w:date="2026-06-26T07:18:00Z">
        <w:r w:rsidR="00132750" w:rsidRPr="00132750">
          <w:delText>s</w:delText>
        </w:r>
      </w:del>
      <w:del w:id="1285" w:author="Microsoft Word" w:date="2026-06-26T07:18:00Z" w16du:dateUtc="2026-06-26T14:18:00Z">
        <w:r w:rsidR="00132750" w:rsidRPr="00132750">
          <w:delText xml:space="preserve"> are</w:delText>
        </w:r>
      </w:del>
      <w:r w:rsidR="00132750" w:rsidRPr="00132750">
        <w:t xml:space="preserve"> transparent and computationally efficient</w:t>
      </w:r>
      <w:ins w:id="1286" w:author="Karthika Balan, FNU [US-IN]" w:date="2026-06-26T14:18:00Z" w16du:dateUtc="2026-06-26T14:18:59Z">
        <w:r w:rsidR="30051E6B">
          <w:t xml:space="preserve">, their performance </w:t>
        </w:r>
      </w:ins>
      <w:ins w:id="1287" w:author="Karthika Balan, FNU [US-IN]" w:date="2026-06-26T14:19:00Z" w16du:dateUtc="2026-06-26T14:19:01Z">
        <w:r w:rsidR="30051E6B">
          <w:t xml:space="preserve">can degrade </w:t>
        </w:r>
      </w:ins>
      <w:ins w:id="1288" w:author="Karthika Balan, FNU [US-IN]" w:date="2026-06-26T14:19:00Z" w16du:dateUtc="2026-06-26T14:19:03Z">
        <w:r w:rsidR="30051E6B">
          <w:t xml:space="preserve">under </w:t>
        </w:r>
      </w:ins>
      <w:del w:id="1289" w:author="Karthika Balan, FNU [US-IN]" w:date="2026-06-26T14:18:00Z" w16du:dateUtc="2026-06-26T14:18:54Z">
        <w:r w:rsidR="00132750" w:rsidRPr="00132750">
          <w:delText xml:space="preserve"> </w:delText>
        </w:r>
      </w:del>
      <w:del w:id="1290" w:author="Karthika Balan, FNU [US-IN]" w:date="2026-06-26T14:19:00Z" w16du:dateUtc="2026-06-26T14:19:00Z">
        <w:r w:rsidR="00132750" w:rsidRPr="00132750">
          <w:delText>but can be sensitive to</w:delText>
        </w:r>
      </w:del>
      <w:del w:id="1291" w:author="Karthika Balan, FNU [US-IN]" w:date="2026-06-26T14:19:00Z" w16du:dateUtc="2026-06-26T14:19:19Z">
        <w:r w:rsidR="00132750" w:rsidRPr="00132750">
          <w:delText xml:space="preserve"> </w:delText>
        </w:r>
      </w:del>
      <w:r w:rsidR="00132750" w:rsidRPr="00132750">
        <w:t>shadows, glare, faded</w:t>
      </w:r>
      <w:ins w:id="1292" w:author="Karthika Balan, FNU [US-IN]" w:date="2026-06-26T14:20:00Z" w16du:dateUtc="2026-06-26T14:20:05Z">
        <w:r w:rsidR="00132750" w:rsidRPr="00132750">
          <w:t xml:space="preserve"> </w:t>
        </w:r>
        <w:r w:rsidR="657F0C26">
          <w:t>lane</w:t>
        </w:r>
      </w:ins>
      <w:r w:rsidR="00132750">
        <w:t xml:space="preserve"> </w:t>
      </w:r>
      <w:r w:rsidR="00132750" w:rsidRPr="00132750">
        <w:t xml:space="preserve">markings, occlusions, roadway clutter, and complex roadway geometry </w:t>
      </w:r>
      <w:r w:rsidR="00A605A9" w:rsidRPr="00A605A9">
        <w:t>(Canny, 1986; Duda &amp; Hart, 1972).</w:t>
      </w:r>
    </w:p>
    <w:p w14:paraId="40FFA9A3" w14:textId="54AD02CC" w:rsidR="0046695B" w:rsidRDefault="00B310DA" w:rsidP="007B2017">
      <w:pPr>
        <w:pStyle w:val="FHWABody"/>
        <w:rPr>
          <w:del w:id="1293" w:author="Bagwe, Gaurav R. [US-IN]" w:date="2026-06-22T13:55:00Z" w16du:dateUtc="2026-06-22T17:55:00Z"/>
        </w:rPr>
      </w:pPr>
      <w:ins w:id="1294" w:author="Bagwe, Gaurav R. [US-IN]" w:date="2026-06-25T13:59:00Z" w16du:dateUtc="2026-06-25T17:59:00Z">
        <w:r>
          <w:t xml:space="preserve">On the other </w:t>
        </w:r>
      </w:ins>
      <w:ins w:id="1295" w:author="Bagwe, Gaurav R. [US-IN]" w:date="2026-06-25T15:34:00Z" w16du:dateUtc="2026-06-25T19:34:00Z">
        <w:r w:rsidR="008733FF">
          <w:t>hand,</w:t>
        </w:r>
      </w:ins>
      <w:ins w:id="1296" w:author="Bagwe, Gaurav R. [US-IN]" w:date="2026-06-25T13:59:00Z" w16du:dateUtc="2026-06-25T17:59:00Z">
        <w:r>
          <w:t xml:space="preserve"> </w:t>
        </w:r>
        <w:r w:rsidR="006B52DE">
          <w:t>d</w:t>
        </w:r>
      </w:ins>
      <w:commentRangeStart w:id="1297"/>
      <w:commentRangeStart w:id="1298"/>
      <w:commentRangeStart w:id="1299"/>
      <w:ins w:id="1300" w:author="Bagwe, Gaurav R. [US-IN]" w:date="2026-06-22T13:55:00Z">
        <w:r w:rsidR="007E7C24" w:rsidRPr="007E7C24">
          <w:t>eep learning</w:t>
        </w:r>
      </w:ins>
      <w:r w:rsidR="008A5BE2">
        <w:t>–</w:t>
      </w:r>
      <w:ins w:id="1301" w:author="Bagwe, Gaurav R. [US-IN]" w:date="2026-06-22T13:55:00Z">
        <w:r w:rsidR="007E7C24" w:rsidRPr="007E7C24">
          <w:t xml:space="preserve">based lane-detection methods typically learn road-scene and lane-marking cues from annotated images. Within this broad category, models differ in how they represent and output lanes. </w:t>
        </w:r>
      </w:ins>
      <w:ins w:id="1302" w:author="Bagwe, Gaurav R. [US-IN]" w:date="2026-06-25T11:58:00Z" w16du:dateUtc="2026-06-25T15:58:00Z">
        <w:r w:rsidR="00487199">
          <w:t xml:space="preserve">Segmentation based approaches </w:t>
        </w:r>
        <w:r w:rsidR="00801242">
          <w:t>predic</w:t>
        </w:r>
        <w:r w:rsidR="007C7766">
          <w:t xml:space="preserve">t lanes </w:t>
        </w:r>
        <w:r w:rsidR="00A56164">
          <w:t xml:space="preserve">marking </w:t>
        </w:r>
      </w:ins>
      <w:ins w:id="1303" w:author="Bagwe, Gaurav R. [US-IN]" w:date="2026-06-25T11:59:00Z" w16du:dateUtc="2026-06-25T15:59:00Z">
        <w:r w:rsidR="00546D2E">
          <w:t>pixe</w:t>
        </w:r>
        <w:r w:rsidR="00EA3018">
          <w:t xml:space="preserve">ls </w:t>
        </w:r>
        <w:r w:rsidR="004369CD">
          <w:t>as a semantic class</w:t>
        </w:r>
      </w:ins>
      <w:ins w:id="1304" w:author="Bagwe, Gaurav R. [US-IN]" w:date="2026-06-25T12:04:00Z" w16du:dateUtc="2026-06-25T16:04:00Z">
        <w:r w:rsidR="007D46A0">
          <w:t xml:space="preserve"> </w:t>
        </w:r>
      </w:ins>
      <w:ins w:id="1305" w:author="Bagwe, Gaurav R. [US-IN]" w:date="2026-06-25T12:04:00Z">
        <w:r w:rsidR="007D46A0" w:rsidRPr="007D46A0">
          <w:t>(Neven et al., 2018; Wu et al., 2022)</w:t>
        </w:r>
      </w:ins>
      <w:ins w:id="1306" w:author="Bagwe, Gaurav R. [US-IN]" w:date="2026-06-25T11:59:00Z" w16du:dateUtc="2026-06-25T15:59:00Z">
        <w:r w:rsidR="004369CD">
          <w:t xml:space="preserve">. </w:t>
        </w:r>
        <w:r w:rsidR="001576A7">
          <w:t xml:space="preserve">In contrast, structed output approaches </w:t>
        </w:r>
        <w:r w:rsidR="00FF1BE6">
          <w:t xml:space="preserve">avoid </w:t>
        </w:r>
      </w:ins>
      <w:ins w:id="1307" w:author="Bagwe, Gaurav R. [US-IN]" w:date="2026-06-25T12:00:00Z" w16du:dateUtc="2026-06-25T16:00:00Z">
        <w:r w:rsidR="0033303C">
          <w:t xml:space="preserve">pixel masks </w:t>
        </w:r>
        <w:r w:rsidR="006215C8">
          <w:t>and predict compact lane representations, such as lane points, anchors</w:t>
        </w:r>
      </w:ins>
      <w:ins w:id="1308" w:author="Bagwe, Gaurav R. [US-IN]" w:date="2026-06-25T12:01:00Z" w16du:dateUtc="2026-06-25T16:01:00Z">
        <w:r w:rsidR="00B71F4B">
          <w:t>, curves</w:t>
        </w:r>
        <w:r w:rsidR="00784624">
          <w:t xml:space="preserve"> or</w:t>
        </w:r>
      </w:ins>
      <w:ins w:id="1309" w:author="Bagwe, Gaurav R. [US-IN]" w:date="2026-06-25T12:00:00Z" w16du:dateUtc="2026-06-25T16:00:00Z">
        <w:r w:rsidR="006215C8">
          <w:t xml:space="preserve"> polyl</w:t>
        </w:r>
      </w:ins>
      <w:ins w:id="1310" w:author="Bagwe, Gaurav R. [US-IN]" w:date="2026-06-25T12:01:00Z" w16du:dateUtc="2026-06-25T16:01:00Z">
        <w:r w:rsidR="006215C8">
          <w:t>ines</w:t>
        </w:r>
      </w:ins>
      <w:ins w:id="1311" w:author="Bagwe, Gaurav R. [US-IN]" w:date="2026-06-25T12:05:00Z" w16du:dateUtc="2026-06-25T16:05:00Z">
        <w:r w:rsidR="002A5884">
          <w:t xml:space="preserve"> </w:t>
        </w:r>
      </w:ins>
      <w:ins w:id="1312" w:author="Bagwe, Gaurav R. [US-IN]" w:date="2026-06-25T12:05:00Z">
        <w:r w:rsidR="002A5884" w:rsidRPr="002A5884">
          <w:t>(Qin et al., 2020; Tabelini et al., 2021; Zheng et al., 2022)</w:t>
        </w:r>
      </w:ins>
      <w:ins w:id="1313" w:author="Bagwe, Gaurav R. [US-IN]" w:date="2026-06-25T12:01:00Z" w16du:dateUtc="2026-06-25T16:01:00Z">
        <w:r w:rsidR="006215C8">
          <w:t>.</w:t>
        </w:r>
        <w:r w:rsidR="000C5669">
          <w:t xml:space="preserve"> </w:t>
        </w:r>
      </w:ins>
      <w:ins w:id="1314" w:author="Bagwe, Gaurav R. [US-IN]" w:date="2026-06-25T12:01:00Z">
        <w:r w:rsidR="00121720" w:rsidRPr="00121720">
          <w:t>These structured predictions are often refined using learned image features</w:t>
        </w:r>
      </w:ins>
      <w:ins w:id="1315" w:author="Bagwe, Gaurav R. [US-IN]" w:date="2026-06-25T12:05:00Z" w16du:dateUtc="2026-06-25T16:05:00Z">
        <w:r w:rsidR="00BE707A">
          <w:t xml:space="preserve"> </w:t>
        </w:r>
      </w:ins>
      <w:ins w:id="1316" w:author="Bagwe, Gaurav R. [US-IN]" w:date="2026-06-25T12:06:00Z">
        <w:r w:rsidR="00927929" w:rsidRPr="00927929">
          <w:t>(Zheng et al., 2022)</w:t>
        </w:r>
      </w:ins>
      <w:ins w:id="1317" w:author="Bagwe, Gaurav R. [US-IN]" w:date="2026-06-25T12:01:00Z">
        <w:r w:rsidR="00121720" w:rsidRPr="00121720">
          <w:t>. Some driving-perception systems embed these lane predictors in a broader multi-task model that also estimates drivable areas and traffic objects</w:t>
        </w:r>
      </w:ins>
      <w:ins w:id="1318" w:author="Bagwe, Gaurav R. [US-IN]" w:date="2026-06-25T12:06:00Z" w16du:dateUtc="2026-06-25T16:06:00Z">
        <w:r w:rsidR="00AC24BC">
          <w:t xml:space="preserve"> </w:t>
        </w:r>
      </w:ins>
      <w:ins w:id="1319" w:author="Bagwe, Gaurav R. [US-IN]" w:date="2026-06-25T12:06:00Z">
        <w:r w:rsidR="00AC24BC" w:rsidRPr="00AC24BC">
          <w:t>(Wu et al., 2022)</w:t>
        </w:r>
      </w:ins>
      <w:ins w:id="1320" w:author="Bagwe, Gaurav R. [US-IN]" w:date="2026-06-25T12:01:00Z">
        <w:r w:rsidR="00121720" w:rsidRPr="00121720">
          <w:t>.</w:t>
        </w:r>
      </w:ins>
      <w:ins w:id="1321" w:author="Bagwe, Gaurav R. [US-IN]" w:date="2026-06-25T12:01:00Z" w16du:dateUtc="2026-06-25T16:01:00Z">
        <w:r w:rsidR="00121720">
          <w:t xml:space="preserve"> </w:t>
        </w:r>
      </w:ins>
      <w:commentRangeStart w:id="1322"/>
      <w:commentRangeStart w:id="1323"/>
      <w:ins w:id="1324" w:author="Bedsole, Lisa K. [US-US]" w:date="2026-06-25T11:20:00Z" w16du:dateUtc="2026-06-25T15:20:00Z">
        <w:del w:id="1325" w:author="Bagwe, Gaurav R. [US-IN]" w:date="2026-06-25T12:02:00Z" w16du:dateUtc="2026-06-25T16:02:00Z">
          <w:r w:rsidR="00841A16" w:rsidDel="00F74A02">
            <w:delText>instead of</w:delText>
          </w:r>
          <w:r w:rsidR="007E7C24" w:rsidRPr="007E7C24" w:rsidDel="00F74A02">
            <w:delText xml:space="preserve"> </w:delText>
          </w:r>
        </w:del>
      </w:ins>
      <w:commentRangeEnd w:id="1322"/>
      <w:del w:id="1326" w:author="Bagwe, Gaurav R. [US-IN]" w:date="2026-06-25T12:02:00Z" w16du:dateUtc="2026-06-25T16:02:00Z">
        <w:r w:rsidR="00F74A02" w:rsidRPr="0046695B" w:rsidDel="00F74A02">
          <w:rPr>
            <w:rStyle w:val="CommentReference"/>
            <w:sz w:val="24"/>
            <w:szCs w:val="24"/>
          </w:rPr>
          <w:commentReference w:id="1322"/>
        </w:r>
      </w:del>
      <w:commentRangeEnd w:id="1323"/>
      <w:r w:rsidR="00AC24BC" w:rsidRPr="0046695B">
        <w:rPr>
          <w:rStyle w:val="CommentReference"/>
          <w:sz w:val="24"/>
          <w:szCs w:val="24"/>
        </w:rPr>
        <w:commentReference w:id="1323"/>
      </w:r>
      <w:commentRangeEnd w:id="1297"/>
      <w:del w:id="1327" w:author="Bagwe, Gaurav R. [US-IN]" w:date="2026-06-25T12:02:00Z" w16du:dateUtc="2026-06-25T16:02:00Z">
        <w:r w:rsidR="00F74A02" w:rsidRPr="0046695B" w:rsidDel="00F74A02">
          <w:rPr>
            <w:rStyle w:val="CommentReference"/>
            <w:sz w:val="24"/>
            <w:szCs w:val="24"/>
          </w:rPr>
          <w:commentReference w:id="1297"/>
        </w:r>
        <w:commentRangeEnd w:id="1298"/>
        <w:r w:rsidR="00AC6603" w:rsidRPr="0046695B" w:rsidDel="00F74A02">
          <w:rPr>
            <w:rStyle w:val="CommentReference"/>
            <w:sz w:val="24"/>
            <w:szCs w:val="24"/>
          </w:rPr>
          <w:commentReference w:id="1298"/>
        </w:r>
      </w:del>
      <w:commentRangeEnd w:id="1299"/>
      <w:r w:rsidR="00AC24BC" w:rsidRPr="0046695B">
        <w:rPr>
          <w:rStyle w:val="CommentReference"/>
          <w:sz w:val="24"/>
          <w:szCs w:val="24"/>
        </w:rPr>
        <w:commentReference w:id="1299"/>
      </w:r>
      <w:del w:id="1329" w:author="Bagwe, Gaurav R. [US-IN]" w:date="2026-06-22T13:55:00Z" w16du:dateUtc="2026-06-22T17:55:00Z">
        <w:r w:rsidR="0046695B" w:rsidRPr="0046695B" w:rsidDel="007E7C24">
          <w:delText xml:space="preserve">Deep learning-based methods learn roadway and lane-marking features from annotated imagery. </w:delText>
        </w:r>
        <w:r w:rsidR="0046695B" w:rsidRPr="0046695B">
          <w:delText>Within this broad category, models may use different lane representations and output formats. Some methods frame lane detection as semantic or instance segmentation, identifying lane-marking pixels and, in some cases, separating individual lane instances. Other methods directly estimate lane-specific representations, such as lane points, polylines, or lane proposals, and refine their positions using learned image features. Multi-task driving-perception models may also generate lane-related masks while jointly estimating drivable areas or traffic objects.</w:delText>
        </w:r>
      </w:del>
    </w:p>
    <w:p w14:paraId="2AD86893" w14:textId="4F62D8EB" w:rsidR="00C77780" w:rsidRDefault="00715846" w:rsidP="00A03796">
      <w:pPr>
        <w:pStyle w:val="FHWABody"/>
      </w:pPr>
      <w:r w:rsidRPr="00715846">
        <w:t xml:space="preserve">For example, </w:t>
      </w:r>
      <w:ins w:id="1330" w:author="Bagwe, Gaurav R. [US-IN]" w:date="2026-06-25T18:15:00Z" w16du:dateUtc="2026-06-25T22:15:00Z">
        <w:r w:rsidR="00A03796">
          <w:t>instance-segmentation-based methods identify lane pixels and lane instances (Neven et al., 2018), while the Spatial Convolutional Neural Network (SCNN) uses spatial message passing across feature maps to capture long, thin lane structures (Pan et al., 2018).</w:t>
        </w:r>
      </w:ins>
      <w:del w:id="1331" w:author="Bagwe, Gaurav R. [US-IN]" w:date="2026-06-25T18:15:00Z" w16du:dateUtc="2026-06-25T22:15:00Z">
        <w:r w:rsidRPr="00715846" w:rsidDel="00A03796">
          <w:delText>instance-segmentation-based methods identify lane pixels and lane instances, while</w:delText>
        </w:r>
        <w:r w:rsidR="00B64D08" w:rsidDel="00A03796">
          <w:delText xml:space="preserve"> the</w:delText>
        </w:r>
        <w:r w:rsidR="00B64D08" w:rsidRPr="00B64D08" w:rsidDel="00A03796">
          <w:delText> </w:delText>
        </w:r>
        <w:r w:rsidR="00EC08C6" w:rsidDel="00A03796">
          <w:delText>Spatial</w:delText>
        </w:r>
        <w:r w:rsidR="00B64D08" w:rsidRPr="00B64D08" w:rsidDel="00A03796">
          <w:delText xml:space="preserve"> Convolutional Neural Network </w:delText>
        </w:r>
        <w:r w:rsidR="00B64D08" w:rsidDel="00A03796">
          <w:delText>(</w:delText>
        </w:r>
        <w:r w:rsidRPr="00715846" w:rsidDel="00A03796">
          <w:delText>SCNN</w:delText>
        </w:r>
      </w:del>
      <w:ins w:id="1332" w:author="Bedsole, Lisa K. [US-US]" w:date="2026-06-24T10:32:00Z" w16du:dateUtc="2026-06-24T14:32:00Z">
        <w:del w:id="1333" w:author="Bagwe, Gaurav R. [US-IN]" w:date="2026-06-25T18:15:00Z" w16du:dateUtc="2026-06-25T22:15:00Z">
          <w:r w:rsidR="00B64D08" w:rsidDel="00A03796">
            <w:delText>)</w:delText>
          </w:r>
        </w:del>
      </w:ins>
      <w:del w:id="1334" w:author="Bagwe, Gaurav R. [US-IN]" w:date="2026-06-25T18:15:00Z" w16du:dateUtc="2026-06-25T22:15:00Z">
        <w:r w:rsidRPr="00715846" w:rsidDel="00A03796">
          <w:delText xml:space="preserve"> uses spatial message</w:delText>
        </w:r>
      </w:del>
      <w:ins w:id="1335" w:author="Bedsole, Lisa K. [US-US]" w:date="2026-06-25T11:29:00Z" w16du:dateUtc="2026-06-25T15:29:00Z">
        <w:del w:id="1336" w:author="Bagwe, Gaurav R. [US-IN]" w:date="2026-06-25T18:15:00Z" w16du:dateUtc="2026-06-25T22:15:00Z">
          <w:r w:rsidR="00823F2D" w:rsidDel="00A03796">
            <w:delText>s</w:delText>
          </w:r>
        </w:del>
      </w:ins>
      <w:del w:id="1337" w:author="Bagwe, Gaurav R. [US-IN]" w:date="2026-06-25T18:15:00Z" w16du:dateUtc="2026-06-25T22:15:00Z">
        <w:r w:rsidRPr="00715846" w:rsidDel="00A03796">
          <w:delText xml:space="preserve"> passing across feature maps to capture long, thin lane structures (Neven et al., 2018; Pan et al., 2018)</w:delText>
        </w:r>
      </w:del>
      <w:r w:rsidRPr="00715846">
        <w:t xml:space="preserve">. CLRNet and CLRerNet use lane-specific </w:t>
      </w:r>
      <w:r w:rsidRPr="00715846">
        <w:lastRenderedPageBreak/>
        <w:t>detection and refinement approaches to improve lane localization and, in the case of CLRerNet, the quality of confidence estimates associated with lane outputs (Zheng et al., 2022; Honda &amp; Uchida, 2024). Multi</w:t>
      </w:r>
      <w:del w:id="1338" w:author="Bedsole, Lisa K. [US-US]" w:date="2026-06-24T14:23:00Z" w16du:dateUtc="2026-06-24T18:23:00Z">
        <w:r w:rsidRPr="00715846">
          <w:delText>-</w:delText>
        </w:r>
      </w:del>
      <w:r w:rsidRPr="00715846">
        <w:t>task models such as YOLOP, HybridNets, and YOLOPX jointly support lane detection with related tasks such as drivable-area segmentation and traffic object detection (Wu et al., 2022; Vu et al., 2022; Zhan et al., 2024).</w:t>
      </w:r>
    </w:p>
    <w:p w14:paraId="6CCCC760" w14:textId="50BFC277" w:rsidR="00715846" w:rsidDel="00B7668F" w:rsidRDefault="00715846" w:rsidP="00C77780">
      <w:pPr>
        <w:pStyle w:val="FHWABody"/>
        <w:rPr>
          <w:del w:id="1339" w:author="Bagwe, Gaurav R. [US-IN]" w:date="2026-06-25T15:54:00Z" w16du:dateUtc="2026-06-25T19:54:00Z"/>
        </w:rPr>
      </w:pPr>
      <w:r w:rsidRPr="00715846">
        <w:t xml:space="preserve">For this study, the distinction between deep learning-based lane representations is addressed through the processor outputs and output-standardization process rather than by treating segmentation, lane-line detection, and </w:t>
      </w:r>
      <w:r>
        <w:t>multitask</w:t>
      </w:r>
      <w:r w:rsidRPr="00715846">
        <w:t xml:space="preserve"> perception as separate top-level approach categories</w:t>
      </w:r>
      <w:commentRangeStart w:id="1340"/>
      <w:r w:rsidRPr="00715846">
        <w:t>. This is important because the candidate models may produce lane masks, lane boundaries, polylines, or other lane-level outputs that must be converted, where feasible, into a common evaluation representation.</w:t>
      </w:r>
      <w:commentRangeEnd w:id="1340"/>
      <w:r w:rsidR="005205D6">
        <w:rPr>
          <w:rStyle w:val="CommentReference"/>
          <w:sz w:val="24"/>
          <w:szCs w:val="24"/>
        </w:rPr>
        <w:commentReference w:id="1340"/>
      </w:r>
      <w:ins w:id="1342" w:author="Bagwe, Gaurav R. [US-IN]" w:date="2026-06-25T15:55:00Z" w16du:dateUtc="2026-06-25T19:55:00Z">
        <w:r w:rsidR="00B7668F">
          <w:t xml:space="preserve"> </w:t>
        </w:r>
      </w:ins>
      <w:commentRangeStart w:id="1343"/>
    </w:p>
    <w:p w14:paraId="76DCB796" w14:textId="0160828C" w:rsidR="001C1679" w:rsidRDefault="00277A72" w:rsidP="00C77780">
      <w:pPr>
        <w:pStyle w:val="FHWABody"/>
      </w:pPr>
      <w:r>
        <w:rPr>
          <w:highlight w:val="yellow"/>
        </w:rPr>
        <w:fldChar w:fldCharType="begin"/>
      </w:r>
      <w:r>
        <w:instrText xml:space="preserve"> REF _Ref231463032 \h </w:instrText>
      </w:r>
      <w:r>
        <w:rPr>
          <w:highlight w:val="yellow"/>
        </w:rPr>
      </w:r>
      <w:r>
        <w:rPr>
          <w:highlight w:val="yellow"/>
        </w:rPr>
        <w:fldChar w:fldCharType="separate"/>
      </w:r>
      <w:r w:rsidRPr="00D961DB">
        <w:t xml:space="preserve">Table </w:t>
      </w:r>
      <w:r>
        <w:rPr>
          <w:noProof/>
        </w:rPr>
        <w:t>9</w:t>
      </w:r>
      <w:r>
        <w:rPr>
          <w:highlight w:val="yellow"/>
        </w:rPr>
        <w:fldChar w:fldCharType="end"/>
      </w:r>
      <w:r w:rsidR="00C77780">
        <w:t xml:space="preserve"> </w:t>
      </w:r>
      <w:r w:rsidR="00207453" w:rsidRPr="00207453">
        <w:t>summarizes the two approach categories and their relevance to the pavement marking analysis.</w:t>
      </w:r>
      <w:commentRangeEnd w:id="1343"/>
      <w:r w:rsidR="00A1765D">
        <w:rPr>
          <w:rStyle w:val="CommentReference"/>
          <w:sz w:val="24"/>
          <w:szCs w:val="24"/>
        </w:rPr>
        <w:commentReference w:id="1343"/>
      </w:r>
    </w:p>
    <w:p w14:paraId="584AD27D" w14:textId="146CF2E8" w:rsidR="00150DED" w:rsidRPr="00D961DB" w:rsidRDefault="00150DED" w:rsidP="00DE5BA8">
      <w:pPr>
        <w:pStyle w:val="FHWACaptionTable"/>
      </w:pPr>
      <w:bookmarkStart w:id="1345" w:name="_Ref231463032"/>
      <w:bookmarkStart w:id="1346" w:name="_Toc233357869"/>
      <w:r w:rsidRPr="00D961DB">
        <w:t xml:space="preserve">Table </w:t>
      </w:r>
      <w:r>
        <w:fldChar w:fldCharType="begin"/>
      </w:r>
      <w:r>
        <w:instrText>SEQ Table \* ARABIC</w:instrText>
      </w:r>
      <w:r>
        <w:fldChar w:fldCharType="separate"/>
      </w:r>
      <w:r w:rsidR="00715450">
        <w:rPr>
          <w:noProof/>
        </w:rPr>
        <w:t>9</w:t>
      </w:r>
      <w:r>
        <w:fldChar w:fldCharType="end"/>
      </w:r>
      <w:bookmarkEnd w:id="1345"/>
      <w:r w:rsidRPr="00D961DB">
        <w:t xml:space="preserve">. </w:t>
      </w:r>
      <w:r w:rsidR="00207453" w:rsidRPr="00207453">
        <w:rPr>
          <w:lang w:bidi="en-US"/>
        </w:rPr>
        <w:t>Overview of classical and deep learning-based approaches relevant to pavement marking analysis.</w:t>
      </w:r>
      <w:bookmarkEnd w:id="1346"/>
    </w:p>
    <w:tbl>
      <w:tblPr>
        <w:tblStyle w:val="FHWATableNormal"/>
        <w:tblW w:w="9648" w:type="dxa"/>
        <w:tblLook w:val="04A0" w:firstRow="1" w:lastRow="0" w:firstColumn="1" w:lastColumn="0" w:noHBand="0" w:noVBand="1"/>
      </w:tblPr>
      <w:tblGrid>
        <w:gridCol w:w="1872"/>
        <w:gridCol w:w="2592"/>
        <w:gridCol w:w="2592"/>
        <w:gridCol w:w="2592"/>
      </w:tblGrid>
      <w:tr w:rsidR="00852A2A" w14:paraId="4CB4E40E" w14:textId="77777777" w:rsidTr="00C84613">
        <w:trPr>
          <w:cnfStyle w:val="100000000000" w:firstRow="1" w:lastRow="0" w:firstColumn="0" w:lastColumn="0" w:oddVBand="0" w:evenVBand="0" w:oddHBand="0" w:evenHBand="0" w:firstRowFirstColumn="0" w:firstRowLastColumn="0" w:lastRowFirstColumn="0" w:lastRowLastColumn="0"/>
          <w:trHeight w:val="674"/>
        </w:trPr>
        <w:tc>
          <w:tcPr>
            <w:tcW w:w="1872" w:type="dxa"/>
          </w:tcPr>
          <w:p w14:paraId="4979EF95" w14:textId="37FA8175" w:rsidR="00852A2A" w:rsidRDefault="00852A2A" w:rsidP="00852A2A">
            <w:pPr>
              <w:pStyle w:val="FHWATableColumnHeading"/>
              <w:rPr>
                <w:lang w:bidi="en-US"/>
              </w:rPr>
            </w:pPr>
            <w:r w:rsidRPr="00A60552">
              <w:t>Approach Type</w:t>
            </w:r>
          </w:p>
        </w:tc>
        <w:tc>
          <w:tcPr>
            <w:tcW w:w="2592" w:type="dxa"/>
          </w:tcPr>
          <w:p w14:paraId="65E90FBA" w14:textId="19517F07" w:rsidR="00852A2A" w:rsidRDefault="00852A2A" w:rsidP="00852A2A">
            <w:pPr>
              <w:pStyle w:val="FHWATableColumnHeading"/>
              <w:rPr>
                <w:lang w:bidi="en-US"/>
              </w:rPr>
            </w:pPr>
            <w:r w:rsidRPr="00A60552">
              <w:t>Typical Output</w:t>
            </w:r>
          </w:p>
        </w:tc>
        <w:tc>
          <w:tcPr>
            <w:tcW w:w="2592" w:type="dxa"/>
          </w:tcPr>
          <w:p w14:paraId="15B82DC4" w14:textId="45BC4EF4" w:rsidR="00852A2A" w:rsidRPr="00615CF6" w:rsidRDefault="00852A2A" w:rsidP="00852A2A">
            <w:pPr>
              <w:pStyle w:val="FHWATableColumnHeading"/>
            </w:pPr>
            <w:r w:rsidRPr="00A60552">
              <w:t>Potential Value for This Study</w:t>
            </w:r>
          </w:p>
        </w:tc>
        <w:tc>
          <w:tcPr>
            <w:tcW w:w="2592" w:type="dxa"/>
          </w:tcPr>
          <w:p w14:paraId="390D424A" w14:textId="4C4EE88F" w:rsidR="00852A2A" w:rsidRDefault="00852A2A" w:rsidP="00852A2A">
            <w:pPr>
              <w:pStyle w:val="FHWATableColumnHeading"/>
              <w:rPr>
                <w:lang w:bidi="en-US"/>
              </w:rPr>
            </w:pPr>
            <w:r w:rsidRPr="00A60552">
              <w:t>Key Limitation</w:t>
            </w:r>
          </w:p>
        </w:tc>
      </w:tr>
      <w:tr w:rsidR="00852A2A" w14:paraId="482D7EE4" w14:textId="77777777" w:rsidTr="00C84613">
        <w:tc>
          <w:tcPr>
            <w:tcW w:w="1872" w:type="dxa"/>
          </w:tcPr>
          <w:p w14:paraId="529DB863" w14:textId="51ACBB50" w:rsidR="00852A2A" w:rsidRDefault="00852A2A" w:rsidP="00852A2A">
            <w:pPr>
              <w:pStyle w:val="FHWATableBodyText"/>
              <w:rPr>
                <w:lang w:bidi="en-US"/>
              </w:rPr>
            </w:pPr>
            <w:r w:rsidRPr="00A60552">
              <w:t>Classical computer vision methods</w:t>
            </w:r>
          </w:p>
        </w:tc>
        <w:tc>
          <w:tcPr>
            <w:tcW w:w="2592" w:type="dxa"/>
          </w:tcPr>
          <w:p w14:paraId="07B79CDD" w14:textId="4D2B91A9" w:rsidR="00852A2A" w:rsidRDefault="00852A2A" w:rsidP="00852A2A">
            <w:pPr>
              <w:pStyle w:val="FHWATableBodyText"/>
              <w:rPr>
                <w:lang w:bidi="en-US"/>
              </w:rPr>
            </w:pPr>
            <w:r w:rsidRPr="00A60552">
              <w:t>Edges, line segments, fitted curves, or lane boundaries</w:t>
            </w:r>
          </w:p>
        </w:tc>
        <w:tc>
          <w:tcPr>
            <w:tcW w:w="2592" w:type="dxa"/>
          </w:tcPr>
          <w:p w14:paraId="1F660B3E" w14:textId="13DB365A" w:rsidR="00852A2A" w:rsidRPr="00615CF6" w:rsidRDefault="00852A2A" w:rsidP="00852A2A">
            <w:pPr>
              <w:pStyle w:val="FHWATableBodyText"/>
            </w:pPr>
            <w:r w:rsidRPr="00A60552">
              <w:t>Provides transparent baseline methods for identifying visible lane markings under relatively simple conditions</w:t>
            </w:r>
          </w:p>
        </w:tc>
        <w:tc>
          <w:tcPr>
            <w:tcW w:w="2592" w:type="dxa"/>
          </w:tcPr>
          <w:p w14:paraId="2A09772B" w14:textId="0D425037" w:rsidR="00852A2A" w:rsidRDefault="00852A2A" w:rsidP="00852A2A">
            <w:pPr>
              <w:pStyle w:val="FHWATableBodyText"/>
              <w:rPr>
                <w:lang w:bidi="en-US"/>
              </w:rPr>
            </w:pPr>
            <w:r w:rsidRPr="00A60552">
              <w:t>Sensitive to lighting, shadows, glare, worn markings, occlusions, and complex roadway geometry</w:t>
            </w:r>
          </w:p>
        </w:tc>
      </w:tr>
      <w:tr w:rsidR="00852A2A" w14:paraId="287F3B0E" w14:textId="77777777" w:rsidTr="00C84613">
        <w:tc>
          <w:tcPr>
            <w:tcW w:w="1872" w:type="dxa"/>
          </w:tcPr>
          <w:p w14:paraId="681BB2B2" w14:textId="1A1F8882" w:rsidR="00852A2A" w:rsidRDefault="00852A2A" w:rsidP="00852A2A">
            <w:pPr>
              <w:pStyle w:val="FHWATableBodyText"/>
              <w:rPr>
                <w:lang w:bidi="en-US"/>
              </w:rPr>
            </w:pPr>
            <w:r w:rsidRPr="00A60552">
              <w:t>Deep learning-based methods</w:t>
            </w:r>
          </w:p>
        </w:tc>
        <w:tc>
          <w:tcPr>
            <w:tcW w:w="2592" w:type="dxa"/>
          </w:tcPr>
          <w:p w14:paraId="09A33A2C" w14:textId="5D1C2B8D" w:rsidR="00852A2A" w:rsidRDefault="00852A2A" w:rsidP="00852A2A">
            <w:pPr>
              <w:pStyle w:val="FHWATableBodyText"/>
              <w:rPr>
                <w:lang w:bidi="en-US"/>
              </w:rPr>
            </w:pPr>
            <w:r w:rsidRPr="00A60552">
              <w:t>Lane masks, lane instances, lane points, polylines, lane boundaries, and, for multi</w:t>
            </w:r>
            <w:del w:id="1347" w:author="Bedsole, Lisa K. [US-US]" w:date="2026-06-24T14:23:00Z" w16du:dateUtc="2026-06-24T18:23:00Z">
              <w:r w:rsidRPr="00A60552">
                <w:delText>-</w:delText>
              </w:r>
            </w:del>
            <w:r w:rsidRPr="00A60552">
              <w:t xml:space="preserve">task models, related </w:t>
            </w:r>
            <w:del w:id="1348" w:author="Bagwe, Gaurav R. [US-IN]" w:date="2026-06-25T12:13:00Z" w16du:dateUtc="2026-06-25T16:13:00Z">
              <w:r w:rsidRPr="00A60552" w:rsidDel="002B2531">
                <w:delText>drivable-area</w:delText>
              </w:r>
            </w:del>
            <w:ins w:id="1349" w:author="Bagwe, Gaurav R. [US-IN]" w:date="2026-06-25T12:13:00Z" w16du:dateUtc="2026-06-25T16:13:00Z">
              <w:r w:rsidR="002B2531" w:rsidRPr="00A60552">
                <w:t>drivable area</w:t>
              </w:r>
            </w:ins>
            <w:r w:rsidRPr="00A60552">
              <w:t xml:space="preserve"> or traffic-object outputs</w:t>
            </w:r>
          </w:p>
        </w:tc>
        <w:tc>
          <w:tcPr>
            <w:tcW w:w="2592" w:type="dxa"/>
          </w:tcPr>
          <w:p w14:paraId="67FD5E67" w14:textId="7A8A34DB" w:rsidR="00852A2A" w:rsidRPr="00615CF6" w:rsidRDefault="00852A2A" w:rsidP="00852A2A">
            <w:pPr>
              <w:pStyle w:val="FHWATableBodyText"/>
            </w:pPr>
            <w:r w:rsidRPr="00A60552">
              <w:t>Supports evaluation of lane-line detectability, continuity, spatial agreement, and geometric consistency across varied roadway and visual conditions</w:t>
            </w:r>
          </w:p>
        </w:tc>
        <w:tc>
          <w:tcPr>
            <w:tcW w:w="2592" w:type="dxa"/>
          </w:tcPr>
          <w:p w14:paraId="55FB65DA" w14:textId="0846638C" w:rsidR="00852A2A" w:rsidRDefault="00852A2A" w:rsidP="00852A2A">
            <w:pPr>
              <w:pStyle w:val="FHWATableBodyText"/>
              <w:rPr>
                <w:lang w:bidi="en-US"/>
              </w:rPr>
            </w:pPr>
            <w:r w:rsidRPr="00A60552">
              <w:t xml:space="preserve">Output formats and model </w:t>
            </w:r>
            <w:r w:rsidR="00B24054">
              <w:t xml:space="preserve">specifications </w:t>
            </w:r>
            <w:r w:rsidRPr="00A60552">
              <w:t>vary; results may be affected by domain mismatch, annotation differences, and the need for output standardization</w:t>
            </w:r>
          </w:p>
        </w:tc>
      </w:tr>
    </w:tbl>
    <w:p w14:paraId="3CB11A12" w14:textId="270E45E4" w:rsidR="00150DED" w:rsidDel="00CD35CA" w:rsidRDefault="00150DED" w:rsidP="00150DED">
      <w:pPr>
        <w:pStyle w:val="FHWANote"/>
        <w:spacing w:before="60"/>
        <w:rPr>
          <w:del w:id="1350" w:author="Bedsole, Lisa K. [US-US]" w:date="2026-06-24T10:36:00Z" w16du:dateUtc="2026-06-24T14:36:00Z"/>
        </w:rPr>
      </w:pPr>
    </w:p>
    <w:p w14:paraId="481F8866" w14:textId="7AD9A193" w:rsidR="00D92541" w:rsidRDefault="00DE5BA8" w:rsidP="002C7EDC">
      <w:pPr>
        <w:pStyle w:val="FHWABody"/>
        <w:spacing w:before="240"/>
      </w:pPr>
      <w:r w:rsidRPr="00DE5BA8">
        <w:t xml:space="preserve">For this study, the approaches summarized in </w:t>
      </w:r>
      <w:r w:rsidR="002C7EDC">
        <w:rPr>
          <w:highlight w:val="yellow"/>
        </w:rPr>
        <w:fldChar w:fldCharType="begin"/>
      </w:r>
      <w:r w:rsidR="002C7EDC">
        <w:rPr>
          <w:highlight w:val="yellow"/>
        </w:rPr>
        <w:instrText xml:space="preserve"> REF  _Ref231463032 \* Lower \h  \* MERGEFORMAT </w:instrText>
      </w:r>
      <w:r w:rsidR="002C7EDC">
        <w:rPr>
          <w:highlight w:val="yellow"/>
        </w:rPr>
      </w:r>
      <w:r w:rsidR="002C7EDC">
        <w:rPr>
          <w:highlight w:val="yellow"/>
        </w:rPr>
        <w:fldChar w:fldCharType="separate"/>
      </w:r>
      <w:r w:rsidR="002C7EDC" w:rsidRPr="00D961DB">
        <w:t xml:space="preserve">table </w:t>
      </w:r>
      <w:r w:rsidR="002C7EDC">
        <w:rPr>
          <w:noProof/>
        </w:rPr>
        <w:t>9</w:t>
      </w:r>
      <w:r w:rsidR="002C7EDC">
        <w:rPr>
          <w:highlight w:val="yellow"/>
        </w:rPr>
        <w:fldChar w:fldCharType="end"/>
      </w:r>
      <w:r w:rsidRPr="00DE5BA8">
        <w:t xml:space="preserve"> </w:t>
      </w:r>
      <w:r w:rsidR="00852A2A" w:rsidRPr="00852A2A">
        <w:t>are considered based on their practical usefulness for the pilot pavement marking analysis workflow. The model assessment emphasizes whether candidate processors can produce interpretable outputs from the selected public image datasets, whether those outputs can be standardized for evaluation, and whether the resulting outputs can support the later pilot analysis across the defined screening groups.</w:t>
      </w:r>
    </w:p>
    <w:p w14:paraId="332F47AC" w14:textId="77777777" w:rsidR="009E0B05" w:rsidRPr="0023078B" w:rsidRDefault="009E0B05" w:rsidP="009E0B05">
      <w:pPr>
        <w:pStyle w:val="FHWAH1"/>
      </w:pPr>
      <w:bookmarkStart w:id="1351" w:name="_Toc224038062"/>
      <w:del w:id="1352" w:author="Bedsole, Lisa K. [US-US]" w:date="2026-06-25T07:57:00Z" w16du:dateUtc="2026-06-25T11:57:00Z">
        <w:r w:rsidRPr="0023078B">
          <w:delText xml:space="preserve">3.2 </w:delText>
        </w:r>
      </w:del>
      <w:bookmarkStart w:id="1353" w:name="_Toc233357901"/>
      <w:r w:rsidRPr="0023078B">
        <w:t>Candidate Image Processing Models</w:t>
      </w:r>
      <w:bookmarkEnd w:id="1351"/>
      <w:bookmarkEnd w:id="1353"/>
    </w:p>
    <w:p w14:paraId="5976B504" w14:textId="59DB7ED3" w:rsidR="00F821E9" w:rsidRPr="00F821E9" w:rsidRDefault="00AB6057" w:rsidP="00F821E9">
      <w:pPr>
        <w:pStyle w:val="FHWABody"/>
      </w:pPr>
      <w:r w:rsidRPr="00AB6057">
        <w:t>Building on the classical and deep learning</w:t>
      </w:r>
      <w:ins w:id="1354" w:author="Bedsole, Lisa K. [US-US]" w:date="2026-06-25T11:38:00Z" w16du:dateUtc="2026-06-25T15:38:00Z">
        <w:r w:rsidR="00CF76AD">
          <w:t>–</w:t>
        </w:r>
      </w:ins>
      <w:del w:id="1355" w:author="Bedsole, Lisa K. [US-US]" w:date="2026-06-25T11:38:00Z" w16du:dateUtc="2026-06-25T15:38:00Z">
        <w:r w:rsidRPr="00AB6057">
          <w:delText>-</w:delText>
        </w:r>
      </w:del>
      <w:r w:rsidRPr="00AB6057">
        <w:t xml:space="preserve">based approaches summarized </w:t>
      </w:r>
      <w:r w:rsidR="0034314C">
        <w:t xml:space="preserve">in the </w:t>
      </w:r>
      <w:del w:id="1356" w:author="Bagwe, Gaurav R. [US-IN]" w:date="2026-06-25T12:14:00Z" w16du:dateUtc="2026-06-25T16:14:00Z">
        <w:r w:rsidR="006B06B8" w:rsidDel="00F26C56">
          <w:delText>last</w:delText>
        </w:r>
      </w:del>
      <w:ins w:id="1357" w:author="Bagwe, Gaurav R. [US-IN]" w:date="2026-06-25T12:14:00Z" w16du:dateUtc="2026-06-25T16:14:00Z">
        <w:r w:rsidR="00F26C56">
          <w:t>previous</w:t>
        </w:r>
      </w:ins>
      <w:r w:rsidR="0034314C">
        <w:t xml:space="preserve"> section</w:t>
      </w:r>
      <w:r w:rsidRPr="00AB6057">
        <w:t>, four deep learning</w:t>
      </w:r>
      <w:ins w:id="1358" w:author="Bedsole, Lisa K. [US-US]" w:date="2026-06-25T11:41:00Z" w16du:dateUtc="2026-06-25T15:41:00Z">
        <w:r w:rsidR="00807E21">
          <w:t>–</w:t>
        </w:r>
      </w:ins>
      <w:del w:id="1359" w:author="Bedsole, Lisa K. [US-US]" w:date="2026-06-25T11:41:00Z" w16du:dateUtc="2026-06-25T15:41:00Z">
        <w:r w:rsidRPr="00AB6057">
          <w:delText>-</w:delText>
        </w:r>
      </w:del>
      <w:r w:rsidRPr="00AB6057">
        <w:t>based image processing models were carried forward for initial comparison in this study: SCNN, CLRerNet, YOLOPX, and HybridNets. These models were selected from a broader set of candidate processors because they provide a practical comparison between lane-focused detection models and multi</w:t>
      </w:r>
      <w:del w:id="1360" w:author="Bedsole, Lisa K. [US-US]" w:date="2026-06-24T10:37:00Z" w16du:dateUtc="2026-06-24T14:37:00Z">
        <w:r w:rsidRPr="00AB6057" w:rsidDel="00C525F5">
          <w:delText>-</w:delText>
        </w:r>
      </w:del>
      <w:r w:rsidRPr="00AB6057">
        <w:t>task driving-perception models.</w:t>
      </w:r>
    </w:p>
    <w:p w14:paraId="5D4077A1" w14:textId="51D1D3CA" w:rsidR="00F821E9" w:rsidRDefault="00B859A0" w:rsidP="00F821E9">
      <w:pPr>
        <w:pStyle w:val="FHWABody"/>
      </w:pPr>
      <w:r w:rsidRPr="00B859A0">
        <w:lastRenderedPageBreak/>
        <w:t>SCNN and CLRerNet were included because they are lane-focused deep</w:t>
      </w:r>
      <w:ins w:id="1361" w:author="Bedsole, Lisa K. [US-US]" w:date="2026-06-25T11:41:00Z" w16du:dateUtc="2026-06-25T15:41:00Z">
        <w:r w:rsidR="00ED1A96">
          <w:t>-</w:t>
        </w:r>
      </w:ins>
      <w:del w:id="1362" w:author="Bedsole, Lisa K. [US-US]" w:date="2026-06-25T11:41:00Z" w16du:dateUtc="2026-06-25T15:41:00Z">
        <w:r w:rsidRPr="00B859A0">
          <w:delText xml:space="preserve"> </w:delText>
        </w:r>
      </w:del>
      <w:r w:rsidRPr="00B859A0">
        <w:t>learning models. SCNN provides an established lane detection baseline that uses spatial message</w:t>
      </w:r>
      <w:ins w:id="1363" w:author="Bedsole, Lisa K. [US-US]" w:date="2026-06-25T11:41:00Z" w16du:dateUtc="2026-06-25T15:41:00Z">
        <w:del w:id="1364" w:author="Bagwe, Gaurav R. [US-IN]" w:date="2026-06-25T18:16:00Z" w16du:dateUtc="2026-06-25T22:16:00Z">
          <w:r w:rsidR="00ED1A96" w:rsidDel="00FD7FCF">
            <w:delText>s</w:delText>
          </w:r>
        </w:del>
      </w:ins>
      <w:r w:rsidRPr="00B859A0">
        <w:t xml:space="preserve"> passing across feature maps to capture long, continuous lane structures in roadway images (Pan et al., 2018). This </w:t>
      </w:r>
      <w:r w:rsidR="00CC2D60">
        <w:t>capability</w:t>
      </w:r>
      <w:r w:rsidRPr="00B859A0">
        <w:t xml:space="preserve"> makes </w:t>
      </w:r>
      <w:ins w:id="1365" w:author="Bagwe, Gaurav R. [US-IN]" w:date="2026-06-25T22:23:00Z" w16du:dateUtc="2026-06-26T02:23:00Z">
        <w:r w:rsidR="00E72B19">
          <w:t>SCNN</w:t>
        </w:r>
      </w:ins>
      <w:commentRangeStart w:id="1366"/>
      <w:del w:id="1367" w:author="Bagwe, Gaurav R. [US-IN]" w:date="2026-06-25T22:23:00Z" w16du:dateUtc="2026-06-26T02:23:00Z">
        <w:r w:rsidRPr="00B859A0">
          <w:delText>it</w:delText>
        </w:r>
      </w:del>
      <w:commentRangeEnd w:id="1366"/>
      <w:r w:rsidR="00F6624E" w:rsidRPr="00B859A0">
        <w:rPr>
          <w:rStyle w:val="CommentReference"/>
          <w:sz w:val="24"/>
          <w:szCs w:val="24"/>
        </w:rPr>
        <w:commentReference w:id="1366"/>
      </w:r>
      <w:r w:rsidRPr="00B859A0">
        <w:t xml:space="preserve"> relevant for evaluating whether visible lane markings can be detected and represented as continuous lane-line outputs.</w:t>
      </w:r>
      <w:ins w:id="1368" w:author="Bagwe, Gaurav R. [US-IN]" w:date="2026-06-25T14:12:00Z" w16du:dateUtc="2026-06-25T18:12:00Z">
        <w:r w:rsidR="00F6624E">
          <w:t xml:space="preserve"> </w:t>
        </w:r>
      </w:ins>
      <w:ins w:id="1369" w:author="Bagwe, Gaurav R. [US-IN]" w:date="2026-06-25T14:12:00Z">
        <w:r w:rsidR="00F6624E" w:rsidRPr="00F6624E">
          <w:t>CLRerNet is an anchor-based lane-detection approach. It scores how closely a predicted lane line overlaps with the true lane line. This overlap score is used to assign training targets and calculate loss, which improves the confidence scores attached to each detected lane (Honda &amp; Uchida, 2024).</w:t>
        </w:r>
      </w:ins>
      <w:ins w:id="1370" w:author="Bagwe, Gaurav R. [US-IN]" w:date="2026-06-25T14:12:00Z" w16du:dateUtc="2026-06-25T18:12:00Z">
        <w:r w:rsidR="00F6624E">
          <w:t xml:space="preserve"> </w:t>
        </w:r>
      </w:ins>
      <w:del w:id="1371" w:author="Bagwe, Gaurav R. [US-IN]" w:date="2026-06-25T14:12:00Z" w16du:dateUtc="2026-06-25T18:12:00Z">
        <w:r w:rsidRPr="00B859A0" w:rsidDel="00F6624E">
          <w:delText xml:space="preserve"> CLRerNet is an anchor-based lane</w:delText>
        </w:r>
      </w:del>
      <w:ins w:id="1372" w:author="Bedsole, Lisa K. [US-US]" w:date="2026-06-25T11:43:00Z" w16du:dateUtc="2026-06-25T15:43:00Z">
        <w:del w:id="1373" w:author="Bagwe, Gaurav R. [US-IN]" w:date="2026-06-25T14:12:00Z" w16du:dateUtc="2026-06-25T18:12:00Z">
          <w:r w:rsidR="00D61D23" w:rsidDel="00F6624E">
            <w:delText>-</w:delText>
          </w:r>
        </w:del>
      </w:ins>
      <w:del w:id="1374" w:author="Bagwe, Gaurav R. [US-IN]" w:date="2026-06-25T14:12:00Z" w16du:dateUtc="2026-06-25T18:12:00Z">
        <w:r w:rsidRPr="00B859A0" w:rsidDel="00F6624E">
          <w:delText xml:space="preserve"> detection approach that uses </w:delText>
        </w:r>
      </w:del>
      <w:commentRangeStart w:id="1375"/>
      <w:del w:id="1376" w:author="Bagwe, Gaurav R. [US-IN]" w:date="2026-06-25T14:08:00Z" w16du:dateUtc="2026-06-25T18:08:00Z">
        <w:r w:rsidRPr="00B859A0" w:rsidDel="009B3B2F">
          <w:delText>LaneIoU</w:delText>
        </w:r>
        <w:commentRangeEnd w:id="1375"/>
        <w:r w:rsidR="00F6624E" w:rsidRPr="00B859A0" w:rsidDel="009B3B2F">
          <w:rPr>
            <w:rStyle w:val="CommentReference"/>
            <w:sz w:val="24"/>
            <w:szCs w:val="24"/>
          </w:rPr>
          <w:commentReference w:id="1375"/>
        </w:r>
        <w:r w:rsidRPr="00B859A0" w:rsidDel="009B3B2F">
          <w:delText xml:space="preserve"> </w:delText>
        </w:r>
      </w:del>
      <w:del w:id="1377" w:author="Bagwe, Gaurav R. [US-IN]" w:date="2026-06-25T14:12:00Z" w16du:dateUtc="2026-06-25T18:12:00Z">
        <w:r w:rsidRPr="00B859A0" w:rsidDel="00F6624E">
          <w:delText xml:space="preserve">in its target-assignment and loss functions to improve the quality of confidence scores associated with lane outputs (Honda &amp; Uchida, 2024). </w:delText>
        </w:r>
      </w:del>
      <w:commentRangeStart w:id="1378"/>
      <w:commentRangeStart w:id="1379"/>
      <w:r w:rsidRPr="00B859A0">
        <w:t xml:space="preserve">This makes </w:t>
      </w:r>
      <w:ins w:id="1380" w:author="Bagwe, Gaurav R. [US-IN]" w:date="2026-06-25T22:25:00Z" w16du:dateUtc="2026-06-26T02:25:00Z">
        <w:r w:rsidR="006B5F51">
          <w:t>CLRerNet r</w:t>
        </w:r>
      </w:ins>
      <w:del w:id="1381" w:author="Bagwe, Gaurav R. [US-IN]" w:date="2026-06-25T22:25:00Z" w16du:dateUtc="2026-06-26T02:25:00Z">
        <w:r w:rsidRPr="00B859A0">
          <w:delText xml:space="preserve">it </w:delText>
        </w:r>
      </w:del>
      <w:commentRangeEnd w:id="1378"/>
      <w:r w:rsidR="007E69E7" w:rsidRPr="00B859A0">
        <w:rPr>
          <w:rStyle w:val="CommentReference"/>
          <w:sz w:val="24"/>
          <w:szCs w:val="24"/>
        </w:rPr>
        <w:commentReference w:id="1378"/>
      </w:r>
      <w:commentRangeEnd w:id="1379"/>
      <w:r w:rsidR="00E72B19" w:rsidRPr="00B859A0">
        <w:rPr>
          <w:rStyle w:val="CommentReference"/>
          <w:sz w:val="24"/>
          <w:szCs w:val="24"/>
        </w:rPr>
        <w:commentReference w:id="1379"/>
      </w:r>
      <w:del w:id="1382" w:author="Bagwe, Gaurav R. [US-IN]" w:date="2026-06-25T22:25:00Z" w16du:dateUtc="2026-06-26T02:25:00Z">
        <w:r w:rsidRPr="00B859A0">
          <w:delText>r</w:delText>
        </w:r>
      </w:del>
      <w:r w:rsidRPr="00B859A0">
        <w:t>elevant for assessing whether a more recent lane-focused model can provide useful lane-line outputs for the selected public imagery.</w:t>
      </w:r>
    </w:p>
    <w:p w14:paraId="53541198" w14:textId="07DAE983" w:rsidR="001E13C0" w:rsidRPr="00F821E9" w:rsidDel="00A1765D" w:rsidRDefault="00B859A0" w:rsidP="00F821E9">
      <w:pPr>
        <w:pStyle w:val="FHWABody"/>
        <w:rPr>
          <w:del w:id="1383" w:author="Bagwe, Gaurav R. [US-IN]" w:date="2026-06-25T15:55:00Z" w16du:dateUtc="2026-06-25T19:55:00Z"/>
        </w:rPr>
      </w:pPr>
      <w:r w:rsidRPr="00B859A0">
        <w:t>YOLOPX and HybridNets were included because they are deep learning</w:t>
      </w:r>
      <w:r w:rsidR="00DB5A7A">
        <w:t>–</w:t>
      </w:r>
      <w:r w:rsidRPr="00B859A0">
        <w:t>based</w:t>
      </w:r>
      <w:ins w:id="1384" w:author="Bedsole, Lisa K. [US-US]" w:date="2026-06-25T11:45:00Z" w16du:dateUtc="2026-06-25T15:45:00Z">
        <w:r w:rsidR="00DB5A7A">
          <w:t>,</w:t>
        </w:r>
      </w:ins>
      <w:r w:rsidRPr="00B859A0">
        <w:t xml:space="preserve"> multi</w:t>
      </w:r>
      <w:del w:id="1385" w:author="Bedsole, Lisa K. [US-US]" w:date="2026-06-24T14:23:00Z" w16du:dateUtc="2026-06-24T18:23:00Z">
        <w:r w:rsidRPr="00B859A0">
          <w:delText>-</w:delText>
        </w:r>
      </w:del>
      <w:del w:id="1386" w:author="Bagwe, Gaurav R. [US-IN]" w:date="2026-06-25T12:15:00Z" w16du:dateUtc="2026-06-25T16:15:00Z">
        <w:r w:rsidRPr="00B859A0" w:rsidDel="00A0156F">
          <w:delText>task</w:delText>
        </w:r>
      </w:del>
      <w:ins w:id="1387" w:author="Bedsole, Lisa K. [US-US]" w:date="2026-06-25T11:45:00Z" w16du:dateUtc="2026-06-25T15:45:00Z">
        <w:del w:id="1388" w:author="Bagwe, Gaurav R. [US-IN]" w:date="2026-06-25T12:15:00Z" w16du:dateUtc="2026-06-25T16:15:00Z">
          <w:r w:rsidR="00DB5A7A" w:rsidDel="00A0156F">
            <w:delText xml:space="preserve">ing, </w:delText>
          </w:r>
        </w:del>
      </w:ins>
      <w:del w:id="1389" w:author="Bagwe, Gaurav R. [US-IN]" w:date="2026-06-25T12:15:00Z" w16du:dateUtc="2026-06-25T16:15:00Z">
        <w:r w:rsidRPr="00B859A0" w:rsidDel="00A0156F">
          <w:delText xml:space="preserve"> driving</w:delText>
        </w:r>
      </w:del>
      <w:ins w:id="1390" w:author="Bagwe, Gaurav R. [US-IN]" w:date="2026-06-25T12:15:00Z" w16du:dateUtc="2026-06-25T16:15:00Z">
        <w:r w:rsidR="00A0156F" w:rsidRPr="00B859A0">
          <w:t>task</w:t>
        </w:r>
        <w:r w:rsidR="00A0156F">
          <w:t xml:space="preserve">ing, </w:t>
        </w:r>
        <w:r w:rsidR="00A0156F" w:rsidRPr="00B859A0">
          <w:t>driving</w:t>
        </w:r>
      </w:ins>
      <w:r w:rsidRPr="00B859A0">
        <w:t xml:space="preserve">-perception models. YOLOPX jointly supports traffic-object detection, </w:t>
      </w:r>
      <w:del w:id="1391" w:author="Bagwe, Gaurav R. [US-IN]" w:date="2026-06-25T12:15:00Z" w16du:dateUtc="2026-06-25T16:15:00Z">
        <w:r w:rsidRPr="00B859A0" w:rsidDel="0075534E">
          <w:delText>drivable-area</w:delText>
        </w:r>
      </w:del>
      <w:ins w:id="1392" w:author="Bagwe, Gaurav R. [US-IN]" w:date="2026-06-25T12:15:00Z" w16du:dateUtc="2026-06-25T16:15:00Z">
        <w:r w:rsidR="0075534E" w:rsidRPr="00B859A0">
          <w:t>driven area</w:t>
        </w:r>
      </w:ins>
      <w:r w:rsidRPr="00B859A0">
        <w:t xml:space="preserve"> segmentation, and lane detection through an anchor-free architecture (Zhan et al., 2024). HybridNets similarly supports traffic-object detection, drivable-area segmentation, and lane detection within a single framework (Vu et al., 2022). These models are relevant to this study because they provide lane-related outputs alongside other roadway-scene outputs. The primary comparison, however, focuses on the lane-related outputs that can be standardized for evaluation.</w:t>
      </w:r>
      <w:ins w:id="1393" w:author="Bagwe, Gaurav R. [US-IN]" w:date="2026-06-25T15:55:00Z" w16du:dateUtc="2026-06-25T19:55:00Z">
        <w:r w:rsidR="00A1765D">
          <w:t xml:space="preserve"> </w:t>
        </w:r>
      </w:ins>
      <w:commentRangeStart w:id="1394"/>
    </w:p>
    <w:p w14:paraId="183FAD06" w14:textId="1FDA3162" w:rsidR="00F821E9" w:rsidRDefault="00277A72" w:rsidP="009E0B05">
      <w:pPr>
        <w:pStyle w:val="FHWABody"/>
      </w:pPr>
      <w:r>
        <w:rPr>
          <w:highlight w:val="yellow"/>
        </w:rPr>
        <w:fldChar w:fldCharType="begin"/>
      </w:r>
      <w:r>
        <w:instrText xml:space="preserve"> REF _Ref231463080 \h </w:instrText>
      </w:r>
      <w:r>
        <w:rPr>
          <w:highlight w:val="yellow"/>
        </w:rPr>
      </w:r>
      <w:r>
        <w:rPr>
          <w:highlight w:val="yellow"/>
        </w:rPr>
        <w:fldChar w:fldCharType="separate"/>
      </w:r>
      <w:r w:rsidRPr="00D961DB">
        <w:t xml:space="preserve">Table </w:t>
      </w:r>
      <w:r>
        <w:rPr>
          <w:noProof/>
        </w:rPr>
        <w:t>10</w:t>
      </w:r>
      <w:r>
        <w:rPr>
          <w:highlight w:val="yellow"/>
        </w:rPr>
        <w:fldChar w:fldCharType="end"/>
      </w:r>
      <w:r w:rsidR="006B3345" w:rsidRPr="006B3345">
        <w:t xml:space="preserve"> </w:t>
      </w:r>
      <w:r w:rsidR="00B859A0" w:rsidRPr="00B859A0">
        <w:t>summarizes the candidate image processing models considered for the initial comparison.</w:t>
      </w:r>
      <w:commentRangeEnd w:id="1394"/>
      <w:r w:rsidR="00A1765D">
        <w:rPr>
          <w:rStyle w:val="CommentReference"/>
          <w:sz w:val="24"/>
          <w:szCs w:val="24"/>
        </w:rPr>
        <w:commentReference w:id="1394"/>
      </w:r>
    </w:p>
    <w:p w14:paraId="6F515AE2" w14:textId="6ABB379A" w:rsidR="00767999" w:rsidRPr="00D961DB" w:rsidRDefault="00767999" w:rsidP="00767999">
      <w:pPr>
        <w:pStyle w:val="FHWACaptionTable"/>
      </w:pPr>
      <w:bookmarkStart w:id="1395" w:name="_Ref231463080"/>
      <w:bookmarkStart w:id="1396" w:name="_Toc233357870"/>
      <w:r w:rsidRPr="00D961DB">
        <w:t xml:space="preserve">Table </w:t>
      </w:r>
      <w:r>
        <w:fldChar w:fldCharType="begin"/>
      </w:r>
      <w:r>
        <w:instrText>SEQ Table \* ARABIC</w:instrText>
      </w:r>
      <w:r>
        <w:fldChar w:fldCharType="separate"/>
      </w:r>
      <w:r w:rsidR="00715450">
        <w:rPr>
          <w:noProof/>
        </w:rPr>
        <w:t>10</w:t>
      </w:r>
      <w:r>
        <w:fldChar w:fldCharType="end"/>
      </w:r>
      <w:bookmarkEnd w:id="1395"/>
      <w:r w:rsidRPr="00D961DB">
        <w:t xml:space="preserve">. </w:t>
      </w:r>
      <w:r w:rsidR="00D66DF3" w:rsidRPr="00D66DF3">
        <w:rPr>
          <w:lang w:bidi="en-US"/>
        </w:rPr>
        <w:t>Candidate image processing models considered for initial comparison.</w:t>
      </w:r>
      <w:bookmarkEnd w:id="1396"/>
    </w:p>
    <w:tbl>
      <w:tblPr>
        <w:tblStyle w:val="FHWATableNormal"/>
        <w:tblW w:w="9360" w:type="dxa"/>
        <w:tblLook w:val="04A0" w:firstRow="1" w:lastRow="0" w:firstColumn="1" w:lastColumn="0" w:noHBand="0" w:noVBand="1"/>
      </w:tblPr>
      <w:tblGrid>
        <w:gridCol w:w="1362"/>
        <w:gridCol w:w="1659"/>
        <w:gridCol w:w="1325"/>
        <w:gridCol w:w="1968"/>
        <w:gridCol w:w="3046"/>
      </w:tblGrid>
      <w:tr w:rsidR="00D66DF3" w:rsidRPr="00794FEE" w14:paraId="31228E77" w14:textId="77777777" w:rsidTr="00C84613">
        <w:trPr>
          <w:cnfStyle w:val="100000000000" w:firstRow="1" w:lastRow="0" w:firstColumn="0" w:lastColumn="0" w:oddVBand="0" w:evenVBand="0" w:oddHBand="0" w:evenHBand="0" w:firstRowFirstColumn="0" w:firstRowLastColumn="0" w:lastRowFirstColumn="0" w:lastRowLastColumn="0"/>
          <w:trHeight w:val="674"/>
        </w:trPr>
        <w:tc>
          <w:tcPr>
            <w:tcW w:w="1440" w:type="dxa"/>
          </w:tcPr>
          <w:p w14:paraId="1F188FA2" w14:textId="64F7A8F3" w:rsidR="00D66DF3" w:rsidRPr="00C84613" w:rsidRDefault="00D66DF3" w:rsidP="00D66DF3">
            <w:pPr>
              <w:pStyle w:val="FHWATableColumnHeading"/>
              <w:rPr>
                <w:sz w:val="22"/>
                <w:szCs w:val="18"/>
                <w:lang w:bidi="en-US"/>
              </w:rPr>
            </w:pPr>
            <w:r w:rsidRPr="00C84613">
              <w:rPr>
                <w:sz w:val="22"/>
                <w:szCs w:val="18"/>
              </w:rPr>
              <w:t>Candidate Model</w:t>
            </w:r>
          </w:p>
        </w:tc>
        <w:tc>
          <w:tcPr>
            <w:tcW w:w="1871" w:type="dxa"/>
          </w:tcPr>
          <w:p w14:paraId="220FD88F" w14:textId="455B4099" w:rsidR="00D66DF3" w:rsidRPr="00C84613" w:rsidRDefault="00D66DF3" w:rsidP="00D66DF3">
            <w:pPr>
              <w:pStyle w:val="FHWATableColumnHeading"/>
              <w:rPr>
                <w:sz w:val="22"/>
                <w:szCs w:val="18"/>
                <w:lang w:bidi="en-US"/>
              </w:rPr>
            </w:pPr>
            <w:r w:rsidRPr="00C84613">
              <w:rPr>
                <w:sz w:val="22"/>
                <w:szCs w:val="18"/>
              </w:rPr>
              <w:t>Approach Type</w:t>
            </w:r>
          </w:p>
        </w:tc>
        <w:tc>
          <w:tcPr>
            <w:tcW w:w="1376" w:type="dxa"/>
          </w:tcPr>
          <w:p w14:paraId="0C4AF353" w14:textId="5C37AD20" w:rsidR="00D66DF3" w:rsidRPr="00C84613" w:rsidRDefault="00D66DF3" w:rsidP="00D66DF3">
            <w:pPr>
              <w:pStyle w:val="FHWATableColumnHeading"/>
              <w:rPr>
                <w:sz w:val="22"/>
                <w:szCs w:val="18"/>
                <w:lang w:bidi="en-US"/>
              </w:rPr>
            </w:pPr>
            <w:r w:rsidRPr="00C84613">
              <w:rPr>
                <w:sz w:val="22"/>
                <w:szCs w:val="18"/>
              </w:rPr>
              <w:t>Reported Training Dataset(s)</w:t>
            </w:r>
          </w:p>
        </w:tc>
        <w:tc>
          <w:tcPr>
            <w:tcW w:w="2238" w:type="dxa"/>
          </w:tcPr>
          <w:p w14:paraId="326576D8" w14:textId="26E250F8" w:rsidR="00D66DF3" w:rsidRPr="00C84613" w:rsidRDefault="00D66DF3" w:rsidP="00D66DF3">
            <w:pPr>
              <w:pStyle w:val="FHWATableColumnHeading"/>
              <w:rPr>
                <w:sz w:val="22"/>
                <w:szCs w:val="18"/>
              </w:rPr>
            </w:pPr>
            <w:r w:rsidRPr="00C84613">
              <w:rPr>
                <w:sz w:val="22"/>
                <w:szCs w:val="18"/>
              </w:rPr>
              <w:t>Primary Output Relevant to This Study</w:t>
            </w:r>
          </w:p>
        </w:tc>
        <w:tc>
          <w:tcPr>
            <w:tcW w:w="3587" w:type="dxa"/>
          </w:tcPr>
          <w:p w14:paraId="798CFF14" w14:textId="345257B9" w:rsidR="00D66DF3" w:rsidRPr="00C84613" w:rsidRDefault="00D66DF3" w:rsidP="00D66DF3">
            <w:pPr>
              <w:pStyle w:val="FHWATableColumnHeading"/>
              <w:rPr>
                <w:sz w:val="22"/>
                <w:szCs w:val="18"/>
                <w:lang w:bidi="en-US"/>
              </w:rPr>
            </w:pPr>
            <w:r w:rsidRPr="00C84613">
              <w:rPr>
                <w:sz w:val="22"/>
                <w:szCs w:val="18"/>
              </w:rPr>
              <w:t>Pilot Analysis Consideration</w:t>
            </w:r>
          </w:p>
        </w:tc>
      </w:tr>
      <w:tr w:rsidR="00D66DF3" w:rsidRPr="00794FEE" w14:paraId="2CA4B615" w14:textId="77777777" w:rsidTr="00C84613">
        <w:tc>
          <w:tcPr>
            <w:tcW w:w="1440" w:type="dxa"/>
          </w:tcPr>
          <w:p w14:paraId="15C029CC" w14:textId="455FE0F7" w:rsidR="00D66DF3" w:rsidRPr="00C84613" w:rsidRDefault="00D66DF3" w:rsidP="00D66DF3">
            <w:pPr>
              <w:pStyle w:val="FHWATableBodyText"/>
              <w:rPr>
                <w:sz w:val="22"/>
                <w:szCs w:val="18"/>
                <w:lang w:bidi="en-US"/>
              </w:rPr>
            </w:pPr>
            <w:r w:rsidRPr="00C84613">
              <w:rPr>
                <w:sz w:val="22"/>
                <w:szCs w:val="18"/>
              </w:rPr>
              <w:t>SCNN</w:t>
            </w:r>
          </w:p>
        </w:tc>
        <w:tc>
          <w:tcPr>
            <w:tcW w:w="1871" w:type="dxa"/>
          </w:tcPr>
          <w:p w14:paraId="4BAE48D9" w14:textId="42282D8F" w:rsidR="00D66DF3" w:rsidRPr="00C84613" w:rsidRDefault="00D66DF3" w:rsidP="00D66DF3">
            <w:pPr>
              <w:pStyle w:val="FHWATableBodyText"/>
              <w:rPr>
                <w:sz w:val="22"/>
                <w:szCs w:val="18"/>
                <w:lang w:bidi="en-US"/>
              </w:rPr>
            </w:pPr>
            <w:r w:rsidRPr="00C84613">
              <w:rPr>
                <w:sz w:val="22"/>
                <w:szCs w:val="18"/>
              </w:rPr>
              <w:t>Deep learning-based lane detection model</w:t>
            </w:r>
          </w:p>
        </w:tc>
        <w:tc>
          <w:tcPr>
            <w:tcW w:w="1376" w:type="dxa"/>
          </w:tcPr>
          <w:p w14:paraId="0810444A" w14:textId="39D94378" w:rsidR="00D66DF3" w:rsidRPr="00C84613" w:rsidRDefault="00D66DF3" w:rsidP="00D66DF3">
            <w:pPr>
              <w:pStyle w:val="FHWATableBodyText"/>
              <w:rPr>
                <w:sz w:val="22"/>
                <w:szCs w:val="18"/>
                <w:lang w:bidi="en-US"/>
              </w:rPr>
            </w:pPr>
            <w:r w:rsidRPr="00C84613">
              <w:rPr>
                <w:sz w:val="22"/>
                <w:szCs w:val="18"/>
              </w:rPr>
              <w:t>CULane / TuSimple</w:t>
            </w:r>
          </w:p>
        </w:tc>
        <w:tc>
          <w:tcPr>
            <w:tcW w:w="2238" w:type="dxa"/>
          </w:tcPr>
          <w:p w14:paraId="731881CD" w14:textId="59B61C14" w:rsidR="00D66DF3" w:rsidRPr="00C84613" w:rsidRDefault="00D66DF3" w:rsidP="00D66DF3">
            <w:pPr>
              <w:pStyle w:val="FHWATableBodyText"/>
              <w:rPr>
                <w:sz w:val="22"/>
                <w:szCs w:val="18"/>
              </w:rPr>
            </w:pPr>
            <w:r w:rsidRPr="00C84613">
              <w:rPr>
                <w:sz w:val="22"/>
                <w:szCs w:val="18"/>
              </w:rPr>
              <w:t>Lane-line or lane-boundary outputs that can be converted to a common evaluation format</w:t>
            </w:r>
          </w:p>
        </w:tc>
        <w:tc>
          <w:tcPr>
            <w:tcW w:w="3587" w:type="dxa"/>
          </w:tcPr>
          <w:p w14:paraId="0E389B26" w14:textId="2EE26DBF" w:rsidR="00D66DF3" w:rsidRPr="00C84613" w:rsidRDefault="00D66DF3" w:rsidP="00D66DF3">
            <w:pPr>
              <w:pStyle w:val="FHWATableBodyText"/>
              <w:rPr>
                <w:sz w:val="22"/>
                <w:szCs w:val="18"/>
                <w:lang w:bidi="en-US"/>
              </w:rPr>
            </w:pPr>
            <w:r w:rsidRPr="00C84613">
              <w:rPr>
                <w:sz w:val="22"/>
                <w:szCs w:val="18"/>
              </w:rPr>
              <w:t xml:space="preserve">Useful for evaluating lane-line detectability and </w:t>
            </w:r>
            <w:del w:id="1397" w:author="Bagwe, Gaurav R. [US-IN]" w:date="2026-06-25T12:16:00Z" w16du:dateUtc="2026-06-25T16:16:00Z">
              <w:r w:rsidRPr="00C84613" w:rsidDel="00A5611A">
                <w:rPr>
                  <w:sz w:val="22"/>
                  <w:szCs w:val="18"/>
                </w:rPr>
                <w:delText>continuity, but</w:delText>
              </w:r>
            </w:del>
            <w:ins w:id="1398" w:author="Bagwe, Gaurav R. [US-IN]" w:date="2026-06-25T12:16:00Z" w16du:dateUtc="2026-06-25T16:16:00Z">
              <w:r w:rsidR="00A5611A" w:rsidRPr="00C84613">
                <w:rPr>
                  <w:sz w:val="22"/>
                  <w:szCs w:val="18"/>
                </w:rPr>
                <w:t>continuity but</w:t>
              </w:r>
            </w:ins>
            <w:r w:rsidRPr="00C84613">
              <w:rPr>
                <w:sz w:val="22"/>
                <w:szCs w:val="18"/>
              </w:rPr>
              <w:t xml:space="preserve"> may be less suitable for non</w:t>
            </w:r>
            <w:del w:id="1399" w:author="Bedsole, Lisa K. [US-US]" w:date="2026-06-24T14:24:00Z" w16du:dateUtc="2026-06-24T18:24:00Z">
              <w:r w:rsidRPr="00C84613">
                <w:rPr>
                  <w:sz w:val="22"/>
                  <w:szCs w:val="18"/>
                </w:rPr>
                <w:delText>-</w:delText>
              </w:r>
            </w:del>
            <w:r w:rsidRPr="00C84613">
              <w:rPr>
                <w:sz w:val="22"/>
                <w:szCs w:val="18"/>
              </w:rPr>
              <w:t>lane pavement marking types such as arrows, crosswalks, or gore markings.</w:t>
            </w:r>
          </w:p>
        </w:tc>
      </w:tr>
      <w:tr w:rsidR="00D66DF3" w:rsidRPr="00794FEE" w14:paraId="419068DF" w14:textId="77777777" w:rsidTr="00C84613">
        <w:tc>
          <w:tcPr>
            <w:tcW w:w="1440" w:type="dxa"/>
          </w:tcPr>
          <w:p w14:paraId="209C91D8" w14:textId="6742DB5B" w:rsidR="00D66DF3" w:rsidRPr="00C84613" w:rsidRDefault="00D66DF3" w:rsidP="00D66DF3">
            <w:pPr>
              <w:pStyle w:val="FHWATableBodyText"/>
              <w:rPr>
                <w:sz w:val="22"/>
                <w:szCs w:val="18"/>
                <w:lang w:bidi="en-US"/>
              </w:rPr>
            </w:pPr>
            <w:r w:rsidRPr="00C84613">
              <w:rPr>
                <w:sz w:val="22"/>
                <w:szCs w:val="18"/>
              </w:rPr>
              <w:t>CLRerNet</w:t>
            </w:r>
          </w:p>
        </w:tc>
        <w:tc>
          <w:tcPr>
            <w:tcW w:w="1871" w:type="dxa"/>
          </w:tcPr>
          <w:p w14:paraId="3193D69F" w14:textId="3A6E19AB" w:rsidR="00D66DF3" w:rsidRPr="00C84613" w:rsidRDefault="00D66DF3" w:rsidP="00D66DF3">
            <w:pPr>
              <w:pStyle w:val="FHWATableBodyText"/>
              <w:rPr>
                <w:sz w:val="22"/>
                <w:szCs w:val="18"/>
                <w:lang w:bidi="en-US"/>
              </w:rPr>
            </w:pPr>
            <w:r w:rsidRPr="00C84613">
              <w:rPr>
                <w:sz w:val="22"/>
                <w:szCs w:val="18"/>
              </w:rPr>
              <w:t>Deep learning-based anchor-based lane detection model</w:t>
            </w:r>
          </w:p>
        </w:tc>
        <w:tc>
          <w:tcPr>
            <w:tcW w:w="1376" w:type="dxa"/>
          </w:tcPr>
          <w:p w14:paraId="0F9D72B9" w14:textId="7FD9F016" w:rsidR="00D66DF3" w:rsidRPr="00C84613" w:rsidRDefault="00D66DF3" w:rsidP="00D66DF3">
            <w:pPr>
              <w:pStyle w:val="FHWATableBodyText"/>
              <w:rPr>
                <w:sz w:val="22"/>
                <w:szCs w:val="18"/>
                <w:lang w:bidi="en-US"/>
              </w:rPr>
            </w:pPr>
            <w:r w:rsidRPr="00C84613">
              <w:rPr>
                <w:sz w:val="22"/>
                <w:szCs w:val="18"/>
              </w:rPr>
              <w:t>CULane / CurveLanes</w:t>
            </w:r>
          </w:p>
        </w:tc>
        <w:tc>
          <w:tcPr>
            <w:tcW w:w="2238" w:type="dxa"/>
          </w:tcPr>
          <w:p w14:paraId="2646D855" w14:textId="3133F754" w:rsidR="00D66DF3" w:rsidRPr="00C84613" w:rsidRDefault="00D66DF3" w:rsidP="00D66DF3">
            <w:pPr>
              <w:pStyle w:val="FHWATableBodyText"/>
              <w:rPr>
                <w:sz w:val="22"/>
                <w:szCs w:val="18"/>
              </w:rPr>
            </w:pPr>
            <w:r w:rsidRPr="00C84613">
              <w:rPr>
                <w:sz w:val="22"/>
                <w:szCs w:val="18"/>
              </w:rPr>
              <w:t>Lane-line outputs with associated confidence information</w:t>
            </w:r>
          </w:p>
        </w:tc>
        <w:tc>
          <w:tcPr>
            <w:tcW w:w="3587" w:type="dxa"/>
          </w:tcPr>
          <w:p w14:paraId="06E60668" w14:textId="130BDD46" w:rsidR="00D66DF3" w:rsidRPr="00C84613" w:rsidRDefault="00D66DF3" w:rsidP="00D66DF3">
            <w:pPr>
              <w:pStyle w:val="FHWATableBodyText"/>
              <w:rPr>
                <w:sz w:val="22"/>
                <w:szCs w:val="18"/>
                <w:lang w:bidi="en-US"/>
              </w:rPr>
            </w:pPr>
            <w:r w:rsidRPr="00C84613">
              <w:rPr>
                <w:sz w:val="22"/>
                <w:szCs w:val="18"/>
              </w:rPr>
              <w:t xml:space="preserve">Useful for comparing lane detection quality across selected datasets, but </w:t>
            </w:r>
            <w:del w:id="1400" w:author="Bedsole, Lisa K. [US-US]" w:date="2026-06-24T14:09:00Z" w16du:dateUtc="2026-06-24T18:09:00Z">
              <w:r w:rsidRPr="00C84613">
                <w:rPr>
                  <w:sz w:val="22"/>
                  <w:szCs w:val="18"/>
                </w:rPr>
                <w:delText xml:space="preserve">requires </w:delText>
              </w:r>
            </w:del>
            <w:ins w:id="1401" w:author="Bedsole, Lisa K. [US-US]" w:date="2026-06-24T14:09:00Z" w16du:dateUtc="2026-06-24T18:09:00Z">
              <w:r w:rsidR="00CD00F0">
                <w:rPr>
                  <w:sz w:val="22"/>
                  <w:szCs w:val="18"/>
                </w:rPr>
                <w:t>need</w:t>
              </w:r>
              <w:r w:rsidR="00CD00F0" w:rsidRPr="00C84613">
                <w:rPr>
                  <w:sz w:val="22"/>
                  <w:szCs w:val="18"/>
                </w:rPr>
                <w:t xml:space="preserve">s </w:t>
              </w:r>
            </w:ins>
            <w:r w:rsidRPr="00C84613">
              <w:rPr>
                <w:sz w:val="22"/>
                <w:szCs w:val="18"/>
              </w:rPr>
              <w:t>consistent handling of confidence thresholds and output conversion.</w:t>
            </w:r>
          </w:p>
        </w:tc>
      </w:tr>
      <w:tr w:rsidR="00D66DF3" w:rsidRPr="00794FEE" w14:paraId="40C2016A" w14:textId="77777777" w:rsidTr="00C84613">
        <w:tc>
          <w:tcPr>
            <w:tcW w:w="1440" w:type="dxa"/>
          </w:tcPr>
          <w:p w14:paraId="45E9FCB9" w14:textId="309D1680" w:rsidR="00D66DF3" w:rsidRPr="00C84613" w:rsidRDefault="00D66DF3" w:rsidP="00D66DF3">
            <w:pPr>
              <w:pStyle w:val="FHWATableBodyText"/>
              <w:rPr>
                <w:sz w:val="22"/>
                <w:szCs w:val="18"/>
                <w:lang w:bidi="en-US"/>
              </w:rPr>
            </w:pPr>
            <w:r w:rsidRPr="00C84613">
              <w:rPr>
                <w:sz w:val="22"/>
                <w:szCs w:val="18"/>
              </w:rPr>
              <w:t>YOLOPX</w:t>
            </w:r>
          </w:p>
        </w:tc>
        <w:tc>
          <w:tcPr>
            <w:tcW w:w="1871" w:type="dxa"/>
          </w:tcPr>
          <w:p w14:paraId="494D23A2" w14:textId="44E5D043" w:rsidR="00D66DF3" w:rsidRPr="00C84613" w:rsidRDefault="00D66DF3" w:rsidP="00D66DF3">
            <w:pPr>
              <w:pStyle w:val="FHWATableBodyText"/>
              <w:rPr>
                <w:sz w:val="22"/>
                <w:szCs w:val="18"/>
                <w:lang w:bidi="en-US"/>
              </w:rPr>
            </w:pPr>
            <w:r w:rsidRPr="00C84613">
              <w:rPr>
                <w:sz w:val="22"/>
                <w:szCs w:val="18"/>
              </w:rPr>
              <w:t>Deep learning-based multi</w:t>
            </w:r>
            <w:del w:id="1402" w:author="Bedsole, Lisa K. [US-US]" w:date="2026-06-24T14:23:00Z" w16du:dateUtc="2026-06-24T18:23:00Z">
              <w:r w:rsidRPr="00C84613">
                <w:rPr>
                  <w:sz w:val="22"/>
                  <w:szCs w:val="18"/>
                </w:rPr>
                <w:delText>-</w:delText>
              </w:r>
            </w:del>
            <w:r w:rsidRPr="00C84613">
              <w:rPr>
                <w:sz w:val="22"/>
                <w:szCs w:val="18"/>
              </w:rPr>
              <w:t>task driving-perception model</w:t>
            </w:r>
          </w:p>
        </w:tc>
        <w:tc>
          <w:tcPr>
            <w:tcW w:w="1376" w:type="dxa"/>
          </w:tcPr>
          <w:p w14:paraId="3C912EC8" w14:textId="4A06685A" w:rsidR="00D66DF3" w:rsidRPr="00C84613" w:rsidRDefault="00D66DF3" w:rsidP="00D66DF3">
            <w:pPr>
              <w:pStyle w:val="FHWATableBodyText"/>
              <w:rPr>
                <w:sz w:val="22"/>
                <w:szCs w:val="18"/>
                <w:lang w:bidi="en-US"/>
              </w:rPr>
            </w:pPr>
            <w:r w:rsidRPr="00C84613">
              <w:rPr>
                <w:sz w:val="22"/>
                <w:szCs w:val="18"/>
              </w:rPr>
              <w:t>BDD100K</w:t>
            </w:r>
          </w:p>
        </w:tc>
        <w:tc>
          <w:tcPr>
            <w:tcW w:w="2238" w:type="dxa"/>
          </w:tcPr>
          <w:p w14:paraId="28BC85E0" w14:textId="4958F440" w:rsidR="00D66DF3" w:rsidRPr="00C84613" w:rsidRDefault="00D66DF3" w:rsidP="00D66DF3">
            <w:pPr>
              <w:pStyle w:val="FHWATableBodyText"/>
              <w:rPr>
                <w:sz w:val="22"/>
                <w:szCs w:val="18"/>
              </w:rPr>
            </w:pPr>
            <w:r w:rsidRPr="00C84613">
              <w:rPr>
                <w:sz w:val="22"/>
                <w:szCs w:val="18"/>
              </w:rPr>
              <w:t xml:space="preserve">Lane detection outputs, with supporting </w:t>
            </w:r>
            <w:del w:id="1403" w:author="Bagwe, Gaurav R. [US-IN]" w:date="2026-06-25T12:16:00Z" w16du:dateUtc="2026-06-25T16:16:00Z">
              <w:r w:rsidRPr="00C84613" w:rsidDel="00A5611A">
                <w:rPr>
                  <w:sz w:val="22"/>
                  <w:szCs w:val="18"/>
                </w:rPr>
                <w:delText>drivable-area</w:delText>
              </w:r>
            </w:del>
            <w:ins w:id="1404" w:author="Bagwe, Gaurav R. [US-IN]" w:date="2026-06-25T12:16:00Z" w16du:dateUtc="2026-06-25T16:16:00Z">
              <w:r w:rsidR="00A5611A" w:rsidRPr="00C84613">
                <w:rPr>
                  <w:sz w:val="22"/>
                  <w:szCs w:val="18"/>
                </w:rPr>
                <w:t>drivable area</w:t>
              </w:r>
            </w:ins>
            <w:r w:rsidRPr="00C84613">
              <w:rPr>
                <w:sz w:val="22"/>
                <w:szCs w:val="18"/>
              </w:rPr>
              <w:t xml:space="preserve"> and object-detection outputs</w:t>
            </w:r>
          </w:p>
        </w:tc>
        <w:tc>
          <w:tcPr>
            <w:tcW w:w="3587" w:type="dxa"/>
          </w:tcPr>
          <w:p w14:paraId="6368A655" w14:textId="7EB011B1" w:rsidR="00D66DF3" w:rsidRPr="00C84613" w:rsidRDefault="00D66DF3" w:rsidP="00D66DF3">
            <w:pPr>
              <w:pStyle w:val="FHWATableBodyText"/>
              <w:rPr>
                <w:sz w:val="22"/>
                <w:szCs w:val="18"/>
                <w:lang w:bidi="en-US"/>
              </w:rPr>
            </w:pPr>
            <w:r w:rsidRPr="00C84613">
              <w:rPr>
                <w:sz w:val="22"/>
                <w:szCs w:val="18"/>
              </w:rPr>
              <w:t>Useful for assessing lane-related outputs generated within a multi</w:t>
            </w:r>
            <w:del w:id="1405" w:author="Bedsole, Lisa K. [US-US]" w:date="2026-06-24T14:23:00Z" w16du:dateUtc="2026-06-24T18:23:00Z">
              <w:r w:rsidRPr="00C84613">
                <w:rPr>
                  <w:sz w:val="22"/>
                  <w:szCs w:val="18"/>
                </w:rPr>
                <w:delText>-</w:delText>
              </w:r>
            </w:del>
            <w:r w:rsidRPr="00C84613">
              <w:rPr>
                <w:sz w:val="22"/>
                <w:szCs w:val="18"/>
              </w:rPr>
              <w:t>task perception framework, but the lane output must be isolated and standardized for fair comparison.</w:t>
            </w:r>
          </w:p>
        </w:tc>
      </w:tr>
      <w:tr w:rsidR="00D66DF3" w:rsidRPr="00794FEE" w14:paraId="32E1EC84" w14:textId="77777777" w:rsidTr="00C84613">
        <w:tc>
          <w:tcPr>
            <w:tcW w:w="1440" w:type="dxa"/>
          </w:tcPr>
          <w:p w14:paraId="6DBD26FB" w14:textId="79A60A7C" w:rsidR="00D66DF3" w:rsidRPr="00C84613" w:rsidRDefault="00D66DF3" w:rsidP="00D66DF3">
            <w:pPr>
              <w:pStyle w:val="FHWATableBodyText"/>
              <w:rPr>
                <w:sz w:val="22"/>
                <w:szCs w:val="18"/>
                <w:lang w:bidi="en-US"/>
              </w:rPr>
            </w:pPr>
            <w:r w:rsidRPr="00C84613">
              <w:rPr>
                <w:sz w:val="22"/>
                <w:szCs w:val="18"/>
              </w:rPr>
              <w:lastRenderedPageBreak/>
              <w:t>HybridNets</w:t>
            </w:r>
          </w:p>
        </w:tc>
        <w:tc>
          <w:tcPr>
            <w:tcW w:w="1871" w:type="dxa"/>
          </w:tcPr>
          <w:p w14:paraId="00C98491" w14:textId="32AA1861" w:rsidR="00D66DF3" w:rsidRPr="00C84613" w:rsidRDefault="00D66DF3" w:rsidP="00D66DF3">
            <w:pPr>
              <w:pStyle w:val="FHWATableBodyText"/>
              <w:rPr>
                <w:sz w:val="22"/>
                <w:szCs w:val="18"/>
                <w:lang w:bidi="en-US"/>
              </w:rPr>
            </w:pPr>
            <w:r w:rsidRPr="00C84613">
              <w:rPr>
                <w:sz w:val="22"/>
                <w:szCs w:val="18"/>
              </w:rPr>
              <w:t>Deep learning-based multi</w:t>
            </w:r>
            <w:del w:id="1406" w:author="Bedsole, Lisa K. [US-US]" w:date="2026-06-24T14:23:00Z" w16du:dateUtc="2026-06-24T18:23:00Z">
              <w:r w:rsidRPr="00C84613">
                <w:rPr>
                  <w:sz w:val="22"/>
                  <w:szCs w:val="18"/>
                </w:rPr>
                <w:delText>-</w:delText>
              </w:r>
            </w:del>
            <w:r w:rsidRPr="00C84613">
              <w:rPr>
                <w:sz w:val="22"/>
                <w:szCs w:val="18"/>
              </w:rPr>
              <w:t>task driving-perception model</w:t>
            </w:r>
          </w:p>
        </w:tc>
        <w:tc>
          <w:tcPr>
            <w:tcW w:w="1376" w:type="dxa"/>
          </w:tcPr>
          <w:p w14:paraId="0C8D6578" w14:textId="437BD3AB" w:rsidR="00D66DF3" w:rsidRPr="00C84613" w:rsidRDefault="00D66DF3" w:rsidP="00D66DF3">
            <w:pPr>
              <w:pStyle w:val="FHWATableBodyText"/>
              <w:rPr>
                <w:sz w:val="22"/>
                <w:szCs w:val="18"/>
                <w:lang w:bidi="en-US"/>
              </w:rPr>
            </w:pPr>
            <w:r w:rsidRPr="00C84613">
              <w:rPr>
                <w:sz w:val="22"/>
                <w:szCs w:val="18"/>
              </w:rPr>
              <w:t>BDD100K</w:t>
            </w:r>
          </w:p>
        </w:tc>
        <w:tc>
          <w:tcPr>
            <w:tcW w:w="2238" w:type="dxa"/>
          </w:tcPr>
          <w:p w14:paraId="277A70DB" w14:textId="01E211E3" w:rsidR="00D66DF3" w:rsidRPr="00C84613" w:rsidRDefault="00D66DF3" w:rsidP="00D66DF3">
            <w:pPr>
              <w:pStyle w:val="FHWATableBodyText"/>
              <w:rPr>
                <w:sz w:val="22"/>
                <w:szCs w:val="18"/>
              </w:rPr>
            </w:pPr>
            <w:r w:rsidRPr="00C84613">
              <w:rPr>
                <w:sz w:val="22"/>
                <w:szCs w:val="18"/>
              </w:rPr>
              <w:t>Lane detection outputs, with supporting drivable-area and object-detection outputs</w:t>
            </w:r>
          </w:p>
        </w:tc>
        <w:tc>
          <w:tcPr>
            <w:tcW w:w="3587" w:type="dxa"/>
          </w:tcPr>
          <w:p w14:paraId="1F48473F" w14:textId="61F04044" w:rsidR="00D66DF3" w:rsidRPr="00C84613" w:rsidRDefault="00D66DF3" w:rsidP="00D66DF3">
            <w:pPr>
              <w:pStyle w:val="FHWATableBodyText"/>
              <w:rPr>
                <w:sz w:val="22"/>
                <w:szCs w:val="18"/>
                <w:lang w:bidi="en-US"/>
              </w:rPr>
            </w:pPr>
            <w:r w:rsidRPr="00C84613">
              <w:rPr>
                <w:sz w:val="22"/>
                <w:szCs w:val="18"/>
              </w:rPr>
              <w:t>Useful for comparing lane-related outputs generated within a multi</w:t>
            </w:r>
            <w:del w:id="1407" w:author="Bedsole, Lisa K. [US-US]" w:date="2026-06-24T14:23:00Z" w16du:dateUtc="2026-06-24T18:23:00Z">
              <w:r w:rsidRPr="00C84613">
                <w:rPr>
                  <w:sz w:val="22"/>
                  <w:szCs w:val="18"/>
                </w:rPr>
                <w:delText>-</w:delText>
              </w:r>
            </w:del>
            <w:r w:rsidRPr="00C84613">
              <w:rPr>
                <w:sz w:val="22"/>
                <w:szCs w:val="18"/>
              </w:rPr>
              <w:t xml:space="preserve">task perception framework, but results may be influenced by model training domain and </w:t>
            </w:r>
            <w:del w:id="1408" w:author="Bedsole, Lisa K. [US-US]" w:date="2026-06-24T14:10:00Z" w16du:dateUtc="2026-06-24T18:10:00Z">
              <w:r w:rsidRPr="00C84613">
                <w:rPr>
                  <w:sz w:val="22"/>
                  <w:szCs w:val="18"/>
                </w:rPr>
                <w:delText xml:space="preserve">require </w:delText>
              </w:r>
            </w:del>
            <w:ins w:id="1409" w:author="Bedsole, Lisa K. [US-US]" w:date="2026-06-24T14:10:00Z" w16du:dateUtc="2026-06-24T18:10:00Z">
              <w:r w:rsidR="00B911AA">
                <w:rPr>
                  <w:sz w:val="22"/>
                  <w:szCs w:val="18"/>
                </w:rPr>
                <w:t>need</w:t>
              </w:r>
              <w:r w:rsidR="00B911AA" w:rsidRPr="00C84613">
                <w:rPr>
                  <w:sz w:val="22"/>
                  <w:szCs w:val="18"/>
                </w:rPr>
                <w:t xml:space="preserve"> </w:t>
              </w:r>
            </w:ins>
            <w:r w:rsidRPr="00C84613">
              <w:rPr>
                <w:sz w:val="22"/>
                <w:szCs w:val="18"/>
              </w:rPr>
              <w:t>output standardization.</w:t>
            </w:r>
          </w:p>
        </w:tc>
      </w:tr>
    </w:tbl>
    <w:p w14:paraId="203B5960" w14:textId="6B4FF31D" w:rsidR="00767999" w:rsidRDefault="00130CBA" w:rsidP="00767999">
      <w:pPr>
        <w:pStyle w:val="FHWANote"/>
        <w:spacing w:before="60"/>
      </w:pPr>
      <w:r w:rsidRPr="00130CBA">
        <w:t>SCNN = Spatial Convolutional Neural Network</w:t>
      </w:r>
      <w:r w:rsidR="00957088">
        <w:t>.</w:t>
      </w:r>
    </w:p>
    <w:p w14:paraId="0D5297A7" w14:textId="7C952F87" w:rsidR="00F821E9" w:rsidRPr="0023078B" w:rsidRDefault="007B1817" w:rsidP="009E0B05">
      <w:pPr>
        <w:pStyle w:val="FHWABody"/>
      </w:pPr>
      <w:commentRangeStart w:id="1410"/>
      <w:r w:rsidRPr="007B1817">
        <w:t xml:space="preserve">For this study, candidate model outputs are standardized, where feasible, to support consistent comparison across datasets. The evaluation criteria used to compare these models are described in </w:t>
      </w:r>
      <w:r w:rsidR="00EC08C6">
        <w:t>the following section</w:t>
      </w:r>
      <w:r w:rsidRPr="007B1817">
        <w:t>.</w:t>
      </w:r>
      <w:commentRangeEnd w:id="1410"/>
      <w:r w:rsidR="002B795B" w:rsidRPr="0023078B">
        <w:rPr>
          <w:rStyle w:val="CommentReference"/>
          <w:sz w:val="24"/>
          <w:szCs w:val="24"/>
        </w:rPr>
        <w:commentReference w:id="1410"/>
      </w:r>
    </w:p>
    <w:p w14:paraId="419C8128" w14:textId="69853B9A" w:rsidR="009E0B05" w:rsidRPr="0023078B" w:rsidRDefault="00FE5E8B" w:rsidP="009E0B05">
      <w:pPr>
        <w:pStyle w:val="FHWAH1"/>
      </w:pPr>
      <w:bookmarkStart w:id="1412" w:name="_Toc224038063"/>
      <w:bookmarkStart w:id="1413" w:name="_Toc233357902"/>
      <w:r>
        <w:t xml:space="preserve">Model </w:t>
      </w:r>
      <w:r w:rsidR="009E0B05" w:rsidRPr="0023078B">
        <w:t xml:space="preserve">Evaluation </w:t>
      </w:r>
      <w:bookmarkEnd w:id="1412"/>
      <w:r>
        <w:t>Approach</w:t>
      </w:r>
      <w:bookmarkEnd w:id="1413"/>
    </w:p>
    <w:p w14:paraId="3342F918" w14:textId="1E667B91" w:rsidR="00FE5E8B" w:rsidRDefault="00FE5E8B" w:rsidP="009E0B05">
      <w:pPr>
        <w:pStyle w:val="FHWABody"/>
      </w:pPr>
      <w:r w:rsidRPr="00FE5E8B">
        <w:t xml:space="preserve">The candidate image processing models described </w:t>
      </w:r>
      <w:r w:rsidR="00765162">
        <w:t xml:space="preserve">previously </w:t>
      </w:r>
      <w:r w:rsidRPr="00FE5E8B">
        <w:t>are evaluated using a common evaluation subset and a consistent set of image-processing metrics. The purpose of this initial comparison is to select a practical reference image processor for the pilot analysis, not to conduct the full scenario- and condition-level pavement</w:t>
      </w:r>
      <w:ins w:id="1414" w:author="Bedsole, Lisa K. [US-US]" w:date="2026-06-25T08:40:00Z" w16du:dateUtc="2026-06-25T12:40:00Z">
        <w:r w:rsidR="007D7E03">
          <w:t>-</w:t>
        </w:r>
      </w:ins>
      <w:del w:id="1415" w:author="Bedsole, Lisa K. [US-US]" w:date="2026-06-25T08:40:00Z" w16du:dateUtc="2026-06-25T12:40:00Z">
        <w:r w:rsidRPr="00FE5E8B">
          <w:delText xml:space="preserve"> </w:delText>
        </w:r>
      </w:del>
      <w:r w:rsidRPr="00FE5E8B">
        <w:t>marking assessment. The scenario- and condition-based pavement marking analysis is conducted later, after the reference processor is selected.</w:t>
      </w:r>
    </w:p>
    <w:p w14:paraId="5502BDB4" w14:textId="1CFBD0A6" w:rsidR="00FE5E8B" w:rsidRDefault="00E62FF1" w:rsidP="00E62FF1">
      <w:pPr>
        <w:pStyle w:val="FHWAH2"/>
      </w:pPr>
      <w:bookmarkStart w:id="1416" w:name="_Toc233357903"/>
      <w:r w:rsidRPr="00E62FF1">
        <w:t>Evaluation Subset and Output Standardization</w:t>
      </w:r>
      <w:bookmarkEnd w:id="1416"/>
    </w:p>
    <w:p w14:paraId="2C13AF61" w14:textId="1D74F431" w:rsidR="009E0B05" w:rsidRDefault="0042642E" w:rsidP="009E0B05">
      <w:pPr>
        <w:pStyle w:val="FHWABody"/>
      </w:pPr>
      <w:r w:rsidRPr="0042642E">
        <w:t>For the initial model comparison, each candidate model is applied to the same evaluation subset drawn from the four candidate datasets selected for model testing: TuSimple, CULane, BDD100K, and CurveLanes. These datasets were selected for model comparison because they provide</w:t>
      </w:r>
      <w:r w:rsidR="00A37824" w:rsidRPr="00A37824">
        <w:t xml:space="preserve"> roadway-facing imagery and </w:t>
      </w:r>
      <w:ins w:id="1417" w:author="Bedsole, Lisa K. [US-US]" w:date="2026-06-25T11:51:00Z" w16du:dateUtc="2026-06-25T15:51:00Z">
        <w:r w:rsidR="009211F4">
          <w:t xml:space="preserve">reference information for </w:t>
        </w:r>
      </w:ins>
      <w:r w:rsidR="00A37824" w:rsidRPr="00A37824">
        <w:t>lane</w:t>
      </w:r>
      <w:del w:id="1418" w:author="Bedsole, Lisa K. [US-US]" w:date="2026-06-25T11:51:00Z" w16du:dateUtc="2026-06-25T15:51:00Z">
        <w:r w:rsidR="00A37824" w:rsidRPr="00A37824" w:rsidDel="009211F4">
          <w:delText>-</w:delText>
        </w:r>
      </w:del>
      <w:ins w:id="1419" w:author="Bedsole, Lisa K. [US-US]" w:date="2026-06-25T11:51:00Z" w16du:dateUtc="2026-06-25T15:51:00Z">
        <w:r w:rsidR="009211F4">
          <w:t xml:space="preserve"> </w:t>
        </w:r>
      </w:ins>
      <w:commentRangeStart w:id="1420"/>
      <w:commentRangeStart w:id="1421"/>
      <w:r w:rsidR="00A37824" w:rsidRPr="00A37824">
        <w:t>marking</w:t>
      </w:r>
      <w:ins w:id="1422" w:author="Bedsole, Lisa K. [US-US]" w:date="2026-06-25T11:51:00Z" w16du:dateUtc="2026-06-25T15:51:00Z">
        <w:r w:rsidR="00687FF1">
          <w:t>s</w:t>
        </w:r>
      </w:ins>
      <w:r w:rsidR="00A37824" w:rsidRPr="00A37824">
        <w:t xml:space="preserve"> or lane</w:t>
      </w:r>
      <w:del w:id="1423" w:author="Bedsole, Lisa K. [US-US]" w:date="2026-06-25T11:51:00Z" w16du:dateUtc="2026-06-25T15:51:00Z">
        <w:r w:rsidR="00A37824" w:rsidRPr="00A37824">
          <w:delText>-</w:delText>
        </w:r>
      </w:del>
      <w:ins w:id="1424" w:author="Bedsole, Lisa K. [US-US]" w:date="2026-06-25T11:51:00Z" w16du:dateUtc="2026-06-25T15:51:00Z">
        <w:r w:rsidR="009211F4">
          <w:t xml:space="preserve"> </w:t>
        </w:r>
      </w:ins>
      <w:r w:rsidR="00A37824" w:rsidRPr="00A37824">
        <w:t>line</w:t>
      </w:r>
      <w:ins w:id="1425" w:author="Bedsole, Lisa K. [US-US]" w:date="2026-06-25T11:51:00Z" w16du:dateUtc="2026-06-25T15:51:00Z">
        <w:r w:rsidR="009211F4">
          <w:t>s</w:t>
        </w:r>
      </w:ins>
      <w:r w:rsidR="00A37824" w:rsidRPr="00A37824">
        <w:t xml:space="preserve"> </w:t>
      </w:r>
      <w:del w:id="1426" w:author="Bedsole, Lisa K. [US-US]" w:date="2026-06-25T11:51:00Z" w16du:dateUtc="2026-06-25T15:51:00Z">
        <w:r w:rsidR="00A37824" w:rsidRPr="00A37824">
          <w:delText>reference</w:delText>
        </w:r>
      </w:del>
      <w:commentRangeEnd w:id="1420"/>
      <w:r w:rsidR="00AC567B" w:rsidRPr="00A37824">
        <w:rPr>
          <w:rStyle w:val="CommentReference"/>
          <w:sz w:val="24"/>
          <w:szCs w:val="24"/>
        </w:rPr>
        <w:commentReference w:id="1420"/>
      </w:r>
      <w:commentRangeEnd w:id="1421"/>
      <w:r w:rsidRPr="00A37824">
        <w:rPr>
          <w:rStyle w:val="CommentReference"/>
          <w:sz w:val="24"/>
          <w:szCs w:val="24"/>
        </w:rPr>
        <w:commentReference w:id="1421"/>
      </w:r>
      <w:del w:id="1427" w:author="Bedsole, Lisa K. [US-US]" w:date="2026-06-25T11:51:00Z" w16du:dateUtc="2026-06-25T15:51:00Z">
        <w:r w:rsidR="00A37824" w:rsidRPr="00A37824">
          <w:delText xml:space="preserve"> </w:delText>
        </w:r>
        <w:r w:rsidR="00EB3A2D" w:rsidRPr="00EB3A2D">
          <w:delText xml:space="preserve">information </w:delText>
        </w:r>
      </w:del>
      <w:r w:rsidR="00EB3A2D" w:rsidRPr="00EB3A2D">
        <w:t>that can support quantitative evaluation.</w:t>
      </w:r>
    </w:p>
    <w:p w14:paraId="1CF43F38" w14:textId="41B072A2" w:rsidR="009D5757" w:rsidRDefault="009D5757" w:rsidP="009E0B05">
      <w:pPr>
        <w:pStyle w:val="FHWABody"/>
      </w:pPr>
      <w:r w:rsidRPr="009D5757">
        <w:t>For purposes of this model comparison, lane markings refer to pavement markings used to delineate or guide vehicle</w:t>
      </w:r>
      <w:ins w:id="1428" w:author="Bedsole, Lisa K. [US-US]" w:date="2026-06-25T11:51:00Z" w16du:dateUtc="2026-06-25T15:51:00Z">
        <w:r w:rsidR="005B7434">
          <w:t>s within</w:t>
        </w:r>
      </w:ins>
      <w:r w:rsidRPr="009D5757">
        <w:t xml:space="preserve"> travel lanes. Lane lines refer to the visible line features that form lane boundaries. The candidate models and reference annotations used in this comparison focus primarily on lane lines.</w:t>
      </w:r>
    </w:p>
    <w:p w14:paraId="33F6E1FF" w14:textId="708DF287" w:rsidR="00F43291" w:rsidRDefault="00F43291" w:rsidP="009E0B05">
      <w:pPr>
        <w:pStyle w:val="FHWABody"/>
      </w:pPr>
      <w:r w:rsidRPr="00F43291">
        <w:t>Because the datasets differ in image format, annotation structure, roadway context, and native benchmark definitions, model outputs are converted, where feasible, into a common evaluation format before metrics are calculated. This may include converting lane polylines, lane points, or lane segmentation outputs into standardized binary masks or another consistent lane-level representation. This standardization is needed to support a consistent comparison across models that produce different output types.</w:t>
      </w:r>
    </w:p>
    <w:p w14:paraId="1B41B381" w14:textId="52B5B0CE" w:rsidR="00F43291" w:rsidRDefault="006517E2" w:rsidP="006517E2">
      <w:pPr>
        <w:pStyle w:val="FHWAH2"/>
      </w:pPr>
      <w:bookmarkStart w:id="1429" w:name="_Toc233357904"/>
      <w:r>
        <w:lastRenderedPageBreak/>
        <w:t xml:space="preserve">Core </w:t>
      </w:r>
      <w:r w:rsidR="00F43291" w:rsidRPr="00F43291">
        <w:t>Evaluation Metrics</w:t>
      </w:r>
      <w:bookmarkEnd w:id="1429"/>
    </w:p>
    <w:p w14:paraId="0440F861" w14:textId="663494AB" w:rsidR="00145182" w:rsidRDefault="006517E2" w:rsidP="00DC30A7">
      <w:pPr>
        <w:pStyle w:val="FHWABody"/>
      </w:pPr>
      <w:r w:rsidRPr="006517E2">
        <w:t xml:space="preserve">The comparison uses four core metrics: Intersection over Union (IoU), F1 Score, Precision, and Recall. These metrics are commonly used in </w:t>
      </w:r>
      <w:ins w:id="1430" w:author="Bedsole, Lisa K. [US-US]" w:date="2026-06-25T11:53:00Z" w16du:dateUtc="2026-06-25T15:53:00Z">
        <w:r w:rsidR="00B36E85">
          <w:t xml:space="preserve">evaluating </w:t>
        </w:r>
      </w:ins>
      <w:r w:rsidRPr="006517E2">
        <w:t>image segmentation, object detection, and lane</w:t>
      </w:r>
      <w:ins w:id="1431" w:author="Bedsole, Lisa K. [US-US]" w:date="2026-06-25T11:53:00Z" w16du:dateUtc="2026-06-25T15:53:00Z">
        <w:r w:rsidR="00B36E85">
          <w:t xml:space="preserve"> </w:t>
        </w:r>
      </w:ins>
      <w:del w:id="1432" w:author="Bedsole, Lisa K. [US-US]" w:date="2026-06-25T11:53:00Z" w16du:dateUtc="2026-06-25T15:53:00Z">
        <w:r w:rsidRPr="006517E2">
          <w:delText xml:space="preserve"> </w:delText>
        </w:r>
      </w:del>
      <w:r w:rsidRPr="006517E2">
        <w:t xml:space="preserve">detection </w:t>
      </w:r>
      <w:del w:id="1433" w:author="Bedsole, Lisa K. [US-US]" w:date="2026-06-25T11:53:00Z" w16du:dateUtc="2026-06-25T15:53:00Z">
        <w:r w:rsidRPr="006517E2">
          <w:delText xml:space="preserve">evaluation </w:delText>
        </w:r>
      </w:del>
      <w:r w:rsidRPr="006517E2">
        <w:t xml:space="preserve">because they describe both spatial overlap and detection </w:t>
      </w:r>
      <w:commentRangeStart w:id="1434"/>
      <w:commentRangeStart w:id="1435"/>
      <w:commentRangeStart w:id="1436"/>
      <w:r w:rsidRPr="006517E2">
        <w:t xml:space="preserve">quality </w:t>
      </w:r>
      <w:r w:rsidRPr="006517E2">
        <w:rPr>
          <w:highlight w:val="yellow"/>
        </w:rPr>
        <w:t>(Jaccard, 1912; Powers, 2011)</w:t>
      </w:r>
      <w:commentRangeEnd w:id="1434"/>
      <w:r w:rsidR="00AE7943" w:rsidRPr="006517E2">
        <w:rPr>
          <w:rStyle w:val="CommentReference"/>
          <w:sz w:val="24"/>
          <w:szCs w:val="24"/>
        </w:rPr>
        <w:commentReference w:id="1434"/>
      </w:r>
      <w:commentRangeEnd w:id="1435"/>
      <w:r w:rsidRPr="006517E2">
        <w:rPr>
          <w:rStyle w:val="CommentReference"/>
          <w:sz w:val="24"/>
          <w:szCs w:val="24"/>
        </w:rPr>
        <w:commentReference w:id="1435"/>
      </w:r>
      <w:commentRangeEnd w:id="1436"/>
      <w:r w:rsidR="00916006" w:rsidRPr="006517E2">
        <w:rPr>
          <w:rStyle w:val="CommentReference"/>
          <w:sz w:val="24"/>
          <w:szCs w:val="24"/>
        </w:rPr>
        <w:commentReference w:id="1436"/>
      </w:r>
      <w:r w:rsidRPr="006517E2">
        <w:t xml:space="preserve">. </w:t>
      </w:r>
      <w:r w:rsidR="006C20A1" w:rsidRPr="006C20A1">
        <w:t>For this study, the metrics are calculated by comparing each predicted lane-related output with its corresponding compatible reference annotation. When binary masks are used, true positives, false positives, and false negatives are defined at the pixel level. When polyline-based outputs are used, the outputs are first converted to a consistent evaluation representation before metric calculation.</w:t>
      </w:r>
    </w:p>
    <w:p w14:paraId="6CFB1E59" w14:textId="798785E1" w:rsidR="00FE392C" w:rsidRDefault="00277A72" w:rsidP="009E0B05">
      <w:pPr>
        <w:pStyle w:val="FHWABody"/>
      </w:pPr>
      <w:r>
        <w:rPr>
          <w:highlight w:val="yellow"/>
        </w:rPr>
        <w:fldChar w:fldCharType="begin"/>
      </w:r>
      <w:r>
        <w:instrText xml:space="preserve"> REF _Ref231463089 \h </w:instrText>
      </w:r>
      <w:r>
        <w:rPr>
          <w:highlight w:val="yellow"/>
        </w:rPr>
      </w:r>
      <w:r>
        <w:rPr>
          <w:highlight w:val="yellow"/>
        </w:rPr>
        <w:fldChar w:fldCharType="separate"/>
      </w:r>
      <w:r w:rsidRPr="00D961DB">
        <w:t xml:space="preserve">Table </w:t>
      </w:r>
      <w:r>
        <w:rPr>
          <w:noProof/>
        </w:rPr>
        <w:t>11</w:t>
      </w:r>
      <w:r>
        <w:rPr>
          <w:highlight w:val="yellow"/>
        </w:rPr>
        <w:fldChar w:fldCharType="end"/>
      </w:r>
      <w:r w:rsidR="00FE392C" w:rsidRPr="00FE392C">
        <w:t xml:space="preserve"> </w:t>
      </w:r>
      <w:r w:rsidR="006517E2" w:rsidRPr="006517E2">
        <w:t>summarizes the four core metrics and their role in the model assessment process.</w:t>
      </w:r>
    </w:p>
    <w:p w14:paraId="4B175263" w14:textId="774452B8" w:rsidR="0044602E" w:rsidRPr="00D961DB" w:rsidRDefault="0044602E" w:rsidP="0044602E">
      <w:pPr>
        <w:pStyle w:val="FHWACaptionTable"/>
      </w:pPr>
      <w:bookmarkStart w:id="1437" w:name="_Ref231463089"/>
      <w:bookmarkStart w:id="1438" w:name="_Toc233357871"/>
      <w:r w:rsidRPr="00D961DB">
        <w:t xml:space="preserve">Table </w:t>
      </w:r>
      <w:r>
        <w:fldChar w:fldCharType="begin"/>
      </w:r>
      <w:r>
        <w:instrText>SEQ Table \* ARABIC</w:instrText>
      </w:r>
      <w:r>
        <w:fldChar w:fldCharType="separate"/>
      </w:r>
      <w:r w:rsidR="00715450">
        <w:rPr>
          <w:noProof/>
        </w:rPr>
        <w:t>11</w:t>
      </w:r>
      <w:r>
        <w:fldChar w:fldCharType="end"/>
      </w:r>
      <w:bookmarkEnd w:id="1437"/>
      <w:r w:rsidRPr="00D961DB">
        <w:t xml:space="preserve">. </w:t>
      </w:r>
      <w:r w:rsidRPr="0044602E">
        <w:rPr>
          <w:lang w:bidi="en-US"/>
        </w:rPr>
        <w:t>Core metrics for initial model comparison.</w:t>
      </w:r>
      <w:bookmarkEnd w:id="1438"/>
    </w:p>
    <w:tbl>
      <w:tblPr>
        <w:tblStyle w:val="FHWATableNormal"/>
        <w:tblW w:w="9360" w:type="dxa"/>
        <w:tblLayout w:type="fixed"/>
        <w:tblLook w:val="04A0" w:firstRow="1" w:lastRow="0" w:firstColumn="1" w:lastColumn="0" w:noHBand="0" w:noVBand="1"/>
      </w:tblPr>
      <w:tblGrid>
        <w:gridCol w:w="1416"/>
        <w:gridCol w:w="2181"/>
        <w:gridCol w:w="2818"/>
        <w:gridCol w:w="2945"/>
      </w:tblGrid>
      <w:tr w:rsidR="0085713B" w:rsidRPr="00D87D29" w14:paraId="2616109B" w14:textId="77777777" w:rsidTr="00C84613">
        <w:trPr>
          <w:cnfStyle w:val="100000000000" w:firstRow="1" w:lastRow="0" w:firstColumn="0" w:lastColumn="0" w:oddVBand="0" w:evenVBand="0" w:oddHBand="0" w:evenHBand="0" w:firstRowFirstColumn="0" w:firstRowLastColumn="0" w:lastRowFirstColumn="0" w:lastRowLastColumn="0"/>
          <w:trHeight w:val="674"/>
        </w:trPr>
        <w:tc>
          <w:tcPr>
            <w:tcW w:w="1584" w:type="dxa"/>
          </w:tcPr>
          <w:p w14:paraId="58C07EAC" w14:textId="6C48DDCC" w:rsidR="0085713B" w:rsidRPr="00C84613" w:rsidRDefault="0085713B" w:rsidP="0085713B">
            <w:pPr>
              <w:pStyle w:val="FHWATableColumnHeading"/>
              <w:rPr>
                <w:sz w:val="22"/>
                <w:szCs w:val="18"/>
                <w:lang w:bidi="en-US"/>
              </w:rPr>
            </w:pPr>
            <w:r w:rsidRPr="00C84613">
              <w:rPr>
                <w:sz w:val="22"/>
                <w:szCs w:val="18"/>
              </w:rPr>
              <w:t>Metric</w:t>
            </w:r>
          </w:p>
        </w:tc>
        <w:tc>
          <w:tcPr>
            <w:tcW w:w="2448" w:type="dxa"/>
          </w:tcPr>
          <w:p w14:paraId="4FD6C7FF" w14:textId="2461E489" w:rsidR="0085713B" w:rsidRPr="00C84613" w:rsidRDefault="0085713B" w:rsidP="0085713B">
            <w:pPr>
              <w:pStyle w:val="FHWATableColumnHeading"/>
              <w:rPr>
                <w:sz w:val="22"/>
                <w:szCs w:val="18"/>
              </w:rPr>
            </w:pPr>
            <w:r w:rsidRPr="00C84613">
              <w:rPr>
                <w:sz w:val="22"/>
                <w:szCs w:val="18"/>
              </w:rPr>
              <w:t>Formula</w:t>
            </w:r>
          </w:p>
        </w:tc>
        <w:tc>
          <w:tcPr>
            <w:tcW w:w="3168" w:type="dxa"/>
          </w:tcPr>
          <w:p w14:paraId="6BC87D19" w14:textId="5B732382" w:rsidR="0085713B" w:rsidRPr="00C84613" w:rsidRDefault="0085713B" w:rsidP="0085713B">
            <w:pPr>
              <w:pStyle w:val="FHWATableColumnHeading"/>
              <w:rPr>
                <w:sz w:val="22"/>
                <w:szCs w:val="18"/>
                <w:lang w:bidi="en-US"/>
              </w:rPr>
            </w:pPr>
            <w:r w:rsidRPr="00C84613">
              <w:rPr>
                <w:sz w:val="22"/>
                <w:szCs w:val="18"/>
              </w:rPr>
              <w:t>Definition</w:t>
            </w:r>
          </w:p>
        </w:tc>
        <w:tc>
          <w:tcPr>
            <w:tcW w:w="3312" w:type="dxa"/>
          </w:tcPr>
          <w:p w14:paraId="5442E9F4" w14:textId="300DFE4D" w:rsidR="0085713B" w:rsidRPr="00C84613" w:rsidRDefault="0085713B" w:rsidP="0085713B">
            <w:pPr>
              <w:pStyle w:val="FHWATableColumnHeading"/>
              <w:rPr>
                <w:sz w:val="22"/>
                <w:szCs w:val="18"/>
                <w:lang w:bidi="en-US"/>
              </w:rPr>
            </w:pPr>
            <w:r w:rsidRPr="00C84613">
              <w:rPr>
                <w:sz w:val="22"/>
                <w:szCs w:val="18"/>
              </w:rPr>
              <w:t>Use in This Study</w:t>
            </w:r>
          </w:p>
        </w:tc>
      </w:tr>
      <w:tr w:rsidR="0085713B" w:rsidRPr="00D87D29" w14:paraId="51C16958" w14:textId="77777777" w:rsidTr="00C84613">
        <w:tc>
          <w:tcPr>
            <w:tcW w:w="1584" w:type="dxa"/>
          </w:tcPr>
          <w:p w14:paraId="3787D16B" w14:textId="0EAC41F0" w:rsidR="0085713B" w:rsidRPr="00C84613" w:rsidRDefault="0085713B" w:rsidP="0085713B">
            <w:pPr>
              <w:pStyle w:val="FHWATableBodyText"/>
              <w:rPr>
                <w:sz w:val="22"/>
                <w:szCs w:val="18"/>
                <w:lang w:bidi="en-US"/>
              </w:rPr>
            </w:pPr>
            <w:r w:rsidRPr="00C84613">
              <w:rPr>
                <w:sz w:val="22"/>
                <w:szCs w:val="18"/>
              </w:rPr>
              <w:t xml:space="preserve">Intersection over Union </w:t>
            </w:r>
            <w:del w:id="1439" w:author="Bedsole, Lisa K. [US-US]" w:date="2026-06-24T10:46:00Z" w16du:dateUtc="2026-06-24T14:46:00Z">
              <w:r w:rsidRPr="00C84613" w:rsidDel="00D87D29">
                <w:rPr>
                  <w:sz w:val="22"/>
                  <w:szCs w:val="18"/>
                </w:rPr>
                <w:delText>(IoU)</w:delText>
              </w:r>
            </w:del>
          </w:p>
        </w:tc>
        <w:tc>
          <w:tcPr>
            <w:tcW w:w="2448" w:type="dxa"/>
          </w:tcPr>
          <w:p w14:paraId="38133F6B" w14:textId="45619804" w:rsidR="0085713B" w:rsidRPr="00C84613" w:rsidRDefault="0085713B" w:rsidP="0085713B">
            <w:pPr>
              <w:pStyle w:val="FHWATableBodyText"/>
              <w:rPr>
                <w:sz w:val="22"/>
                <w:szCs w:val="18"/>
              </w:rPr>
            </w:pPr>
            <w:r w:rsidRPr="00C84613">
              <w:rPr>
                <w:sz w:val="22"/>
                <w:szCs w:val="18"/>
              </w:rPr>
              <w:t>TP / (TP + FP + FN)</w:t>
            </w:r>
          </w:p>
        </w:tc>
        <w:tc>
          <w:tcPr>
            <w:tcW w:w="3168" w:type="dxa"/>
          </w:tcPr>
          <w:p w14:paraId="7079B7CE" w14:textId="5FB98D54" w:rsidR="0085713B" w:rsidRPr="00C84613" w:rsidRDefault="0085713B" w:rsidP="0085713B">
            <w:pPr>
              <w:pStyle w:val="FHWATableBodyText"/>
              <w:rPr>
                <w:sz w:val="22"/>
                <w:szCs w:val="18"/>
                <w:lang w:bidi="en-US"/>
              </w:rPr>
            </w:pPr>
            <w:r w:rsidRPr="00C84613">
              <w:rPr>
                <w:sz w:val="22"/>
                <w:szCs w:val="18"/>
              </w:rPr>
              <w:t>Ratio of overlap between the predicted marking output and the reference marking output to their combined area.</w:t>
            </w:r>
          </w:p>
        </w:tc>
        <w:tc>
          <w:tcPr>
            <w:tcW w:w="3312" w:type="dxa"/>
          </w:tcPr>
          <w:p w14:paraId="30DE0DBA" w14:textId="2DC23619" w:rsidR="0085713B" w:rsidRPr="00C84613" w:rsidRDefault="009A0989" w:rsidP="0085713B">
            <w:pPr>
              <w:pStyle w:val="FHWATableBodyText"/>
              <w:rPr>
                <w:sz w:val="22"/>
                <w:szCs w:val="18"/>
                <w:lang w:bidi="en-US"/>
              </w:rPr>
            </w:pPr>
            <w:r w:rsidRPr="00C84613">
              <w:rPr>
                <w:sz w:val="22"/>
                <w:szCs w:val="18"/>
              </w:rPr>
              <w:t>Primary metric for assessing spatial agreement between predicted and reference lane-related outputs.</w:t>
            </w:r>
          </w:p>
        </w:tc>
      </w:tr>
      <w:tr w:rsidR="0085713B" w:rsidRPr="00D87D29" w14:paraId="51805C88" w14:textId="77777777" w:rsidTr="00C84613">
        <w:tc>
          <w:tcPr>
            <w:tcW w:w="1584" w:type="dxa"/>
          </w:tcPr>
          <w:p w14:paraId="03F32778" w14:textId="002679DE" w:rsidR="0085713B" w:rsidRPr="00C84613" w:rsidRDefault="0085713B" w:rsidP="0085713B">
            <w:pPr>
              <w:pStyle w:val="FHWATableBodyText"/>
              <w:rPr>
                <w:sz w:val="22"/>
                <w:szCs w:val="18"/>
                <w:lang w:bidi="en-US"/>
              </w:rPr>
            </w:pPr>
            <w:r w:rsidRPr="00C84613">
              <w:rPr>
                <w:sz w:val="22"/>
                <w:szCs w:val="18"/>
              </w:rPr>
              <w:t>F1 Score</w:t>
            </w:r>
          </w:p>
        </w:tc>
        <w:tc>
          <w:tcPr>
            <w:tcW w:w="2448" w:type="dxa"/>
          </w:tcPr>
          <w:p w14:paraId="6C9D1452" w14:textId="173357ED" w:rsidR="0085713B" w:rsidRPr="00C84613" w:rsidRDefault="0085713B" w:rsidP="0085713B">
            <w:pPr>
              <w:pStyle w:val="FHWATableBodyText"/>
              <w:rPr>
                <w:sz w:val="22"/>
                <w:szCs w:val="18"/>
              </w:rPr>
            </w:pPr>
            <w:r w:rsidRPr="00C84613">
              <w:rPr>
                <w:sz w:val="22"/>
                <w:szCs w:val="18"/>
              </w:rPr>
              <w:t>2TP / (2TP + FP + FN)</w:t>
            </w:r>
          </w:p>
        </w:tc>
        <w:tc>
          <w:tcPr>
            <w:tcW w:w="3168" w:type="dxa"/>
          </w:tcPr>
          <w:p w14:paraId="223DD98C" w14:textId="2D0A4FAD" w:rsidR="0085713B" w:rsidRPr="00C84613" w:rsidRDefault="0085713B" w:rsidP="0085713B">
            <w:pPr>
              <w:pStyle w:val="FHWATableBodyText"/>
              <w:rPr>
                <w:sz w:val="22"/>
                <w:szCs w:val="18"/>
                <w:lang w:bidi="en-US"/>
              </w:rPr>
            </w:pPr>
            <w:r w:rsidRPr="00C84613">
              <w:rPr>
                <w:sz w:val="22"/>
                <w:szCs w:val="18"/>
              </w:rPr>
              <w:t>Harmonic mean of precision and recall.</w:t>
            </w:r>
          </w:p>
        </w:tc>
        <w:tc>
          <w:tcPr>
            <w:tcW w:w="3312" w:type="dxa"/>
          </w:tcPr>
          <w:p w14:paraId="6BE529C5" w14:textId="23542EE3" w:rsidR="0085713B" w:rsidRPr="00C84613" w:rsidRDefault="0085713B" w:rsidP="0085713B">
            <w:pPr>
              <w:pStyle w:val="FHWATableBodyText"/>
              <w:rPr>
                <w:sz w:val="22"/>
                <w:szCs w:val="18"/>
                <w:lang w:bidi="en-US"/>
              </w:rPr>
            </w:pPr>
            <w:r w:rsidRPr="00C84613">
              <w:rPr>
                <w:sz w:val="22"/>
                <w:szCs w:val="18"/>
              </w:rPr>
              <w:t>Primary metric for assessing overall detection quality by balancing missed detections and false detections.</w:t>
            </w:r>
          </w:p>
        </w:tc>
      </w:tr>
      <w:tr w:rsidR="0085713B" w:rsidRPr="00D87D29" w14:paraId="2F0A7DA0" w14:textId="77777777" w:rsidTr="00C84613">
        <w:tc>
          <w:tcPr>
            <w:tcW w:w="1584" w:type="dxa"/>
          </w:tcPr>
          <w:p w14:paraId="6E461FCD" w14:textId="245DCECE" w:rsidR="0085713B" w:rsidRPr="00C84613" w:rsidRDefault="0085713B" w:rsidP="0085713B">
            <w:pPr>
              <w:pStyle w:val="FHWATableBodyText"/>
              <w:rPr>
                <w:sz w:val="22"/>
                <w:szCs w:val="18"/>
                <w:lang w:bidi="en-US"/>
              </w:rPr>
            </w:pPr>
            <w:r w:rsidRPr="00C84613">
              <w:rPr>
                <w:sz w:val="22"/>
                <w:szCs w:val="18"/>
              </w:rPr>
              <w:t>Precision</w:t>
            </w:r>
          </w:p>
        </w:tc>
        <w:tc>
          <w:tcPr>
            <w:tcW w:w="2448" w:type="dxa"/>
          </w:tcPr>
          <w:p w14:paraId="4F0E347C" w14:textId="740A8313" w:rsidR="0085713B" w:rsidRPr="00C84613" w:rsidRDefault="0085713B" w:rsidP="0085713B">
            <w:pPr>
              <w:pStyle w:val="FHWATableBodyText"/>
              <w:rPr>
                <w:sz w:val="22"/>
                <w:szCs w:val="18"/>
              </w:rPr>
            </w:pPr>
            <w:r w:rsidRPr="00C84613">
              <w:rPr>
                <w:sz w:val="22"/>
                <w:szCs w:val="18"/>
              </w:rPr>
              <w:t>TP / (TP + FP)</w:t>
            </w:r>
          </w:p>
        </w:tc>
        <w:tc>
          <w:tcPr>
            <w:tcW w:w="3168" w:type="dxa"/>
          </w:tcPr>
          <w:p w14:paraId="133EE619" w14:textId="640C640E" w:rsidR="0085713B" w:rsidRPr="00C84613" w:rsidRDefault="0085713B" w:rsidP="0085713B">
            <w:pPr>
              <w:pStyle w:val="FHWATableBodyText"/>
              <w:rPr>
                <w:sz w:val="22"/>
                <w:szCs w:val="18"/>
                <w:lang w:bidi="en-US"/>
              </w:rPr>
            </w:pPr>
            <w:r w:rsidRPr="00C84613">
              <w:rPr>
                <w:sz w:val="22"/>
                <w:szCs w:val="18"/>
              </w:rPr>
              <w:t>Ratio of correctly detected marking pixels or lane outputs to all predicted marking pixels or lane outputs.</w:t>
            </w:r>
          </w:p>
        </w:tc>
        <w:tc>
          <w:tcPr>
            <w:tcW w:w="3312" w:type="dxa"/>
          </w:tcPr>
          <w:p w14:paraId="09F5A012" w14:textId="7C0C6ABC" w:rsidR="0085713B" w:rsidRPr="00C84613" w:rsidRDefault="0085713B" w:rsidP="0085713B">
            <w:pPr>
              <w:pStyle w:val="FHWATableBodyText"/>
              <w:rPr>
                <w:sz w:val="22"/>
                <w:szCs w:val="18"/>
                <w:lang w:bidi="en-US"/>
              </w:rPr>
            </w:pPr>
            <w:r w:rsidRPr="00C84613">
              <w:rPr>
                <w:sz w:val="22"/>
                <w:szCs w:val="18"/>
              </w:rPr>
              <w:t>Diagnostic metric for identifying over-detection or false-positive behavior.</w:t>
            </w:r>
          </w:p>
        </w:tc>
      </w:tr>
      <w:tr w:rsidR="0085713B" w:rsidRPr="00D87D29" w14:paraId="0148A8AF" w14:textId="77777777" w:rsidTr="00C84613">
        <w:tc>
          <w:tcPr>
            <w:tcW w:w="1584" w:type="dxa"/>
          </w:tcPr>
          <w:p w14:paraId="446AB1E3" w14:textId="3967EFCD" w:rsidR="0085713B" w:rsidRPr="00C84613" w:rsidRDefault="0085713B" w:rsidP="0085713B">
            <w:pPr>
              <w:pStyle w:val="FHWATableBodyText"/>
              <w:rPr>
                <w:sz w:val="22"/>
                <w:szCs w:val="18"/>
                <w:lang w:bidi="en-US"/>
              </w:rPr>
            </w:pPr>
            <w:r w:rsidRPr="00C84613">
              <w:rPr>
                <w:sz w:val="22"/>
                <w:szCs w:val="18"/>
              </w:rPr>
              <w:t>Recall</w:t>
            </w:r>
          </w:p>
        </w:tc>
        <w:tc>
          <w:tcPr>
            <w:tcW w:w="2448" w:type="dxa"/>
          </w:tcPr>
          <w:p w14:paraId="1D439366" w14:textId="0DDABFF1" w:rsidR="0085713B" w:rsidRPr="00C84613" w:rsidRDefault="0085713B" w:rsidP="0085713B">
            <w:pPr>
              <w:pStyle w:val="FHWATableBodyText"/>
              <w:rPr>
                <w:sz w:val="22"/>
                <w:szCs w:val="18"/>
              </w:rPr>
            </w:pPr>
            <w:r w:rsidRPr="00C84613">
              <w:rPr>
                <w:sz w:val="22"/>
                <w:szCs w:val="18"/>
              </w:rPr>
              <w:t>TP / (TP + FN)</w:t>
            </w:r>
          </w:p>
        </w:tc>
        <w:tc>
          <w:tcPr>
            <w:tcW w:w="3168" w:type="dxa"/>
          </w:tcPr>
          <w:p w14:paraId="4C371B32" w14:textId="1A0EB3AD" w:rsidR="0085713B" w:rsidRPr="00C84613" w:rsidRDefault="0085713B" w:rsidP="0085713B">
            <w:pPr>
              <w:pStyle w:val="FHWATableBodyText"/>
              <w:rPr>
                <w:sz w:val="22"/>
                <w:szCs w:val="18"/>
                <w:lang w:bidi="en-US"/>
              </w:rPr>
            </w:pPr>
            <w:r w:rsidRPr="00C84613">
              <w:rPr>
                <w:sz w:val="22"/>
                <w:szCs w:val="18"/>
              </w:rPr>
              <w:t>Ratio of correctly detected marking pixels or lane outputs to all reference marking pixels or lane outputs.</w:t>
            </w:r>
          </w:p>
        </w:tc>
        <w:tc>
          <w:tcPr>
            <w:tcW w:w="3312" w:type="dxa"/>
          </w:tcPr>
          <w:p w14:paraId="202D34A0" w14:textId="13646C5E" w:rsidR="0085713B" w:rsidRPr="00C84613" w:rsidRDefault="0085713B" w:rsidP="0085713B">
            <w:pPr>
              <w:pStyle w:val="FHWATableBodyText"/>
              <w:rPr>
                <w:sz w:val="22"/>
                <w:szCs w:val="18"/>
                <w:lang w:bidi="en-US"/>
              </w:rPr>
            </w:pPr>
            <w:r w:rsidRPr="00C84613">
              <w:rPr>
                <w:sz w:val="22"/>
                <w:szCs w:val="18"/>
              </w:rPr>
              <w:t>Diagnostic metric for identifying missed-detection behavior</w:t>
            </w:r>
          </w:p>
        </w:tc>
      </w:tr>
    </w:tbl>
    <w:p w14:paraId="5B7BEAC9" w14:textId="2BC6CA30" w:rsidR="0044602E" w:rsidRDefault="000E3E06" w:rsidP="0044602E">
      <w:pPr>
        <w:pStyle w:val="FHWANote"/>
        <w:spacing w:before="60"/>
      </w:pPr>
      <w:r w:rsidRPr="000E3E06">
        <w:t>TP</w:t>
      </w:r>
      <w:r>
        <w:t xml:space="preserve"> =</w:t>
      </w:r>
      <w:r w:rsidRPr="000E3E06">
        <w:t xml:space="preserve"> true positives, FP </w:t>
      </w:r>
      <w:r>
        <w:t>=</w:t>
      </w:r>
      <w:r w:rsidRPr="000E3E06">
        <w:t xml:space="preserve"> false positives, and FN </w:t>
      </w:r>
      <w:r>
        <w:t>=</w:t>
      </w:r>
      <w:r w:rsidRPr="000E3E06">
        <w:t xml:space="preserve"> false negatives</w:t>
      </w:r>
      <w:r w:rsidR="0044602E">
        <w:t>.</w:t>
      </w:r>
    </w:p>
    <w:p w14:paraId="149C6378" w14:textId="4D8C77EE" w:rsidR="00373D1D" w:rsidRDefault="009119D1" w:rsidP="00741F08">
      <w:pPr>
        <w:pStyle w:val="FHWABody"/>
      </w:pPr>
      <w:r w:rsidRPr="009119D1">
        <w:t xml:space="preserve">The initial model assessment is based primarily on </w:t>
      </w:r>
      <w:ins w:id="1440" w:author="Bedsole, Lisa K. [US-US]" w:date="2026-06-25T11:55:00Z" w16du:dateUtc="2026-06-25T15:55:00Z">
        <w:r w:rsidR="00375953">
          <w:t xml:space="preserve">the </w:t>
        </w:r>
      </w:ins>
      <w:r w:rsidRPr="009119D1">
        <w:t xml:space="preserve">F1 Score and IoU. </w:t>
      </w:r>
      <w:ins w:id="1441" w:author="Bedsole, Lisa K. [US-US]" w:date="2026-06-25T11:55:00Z" w16du:dateUtc="2026-06-25T15:55:00Z">
        <w:r w:rsidR="009E5F81">
          <w:t xml:space="preserve">The </w:t>
        </w:r>
      </w:ins>
      <w:r w:rsidRPr="009119D1">
        <w:t xml:space="preserve">F1 Score captures the balance between false detections and missed detections, while IoU measures spatial agreement between the predicted and reference outputs. </w:t>
      </w:r>
      <w:ins w:id="1442" w:author="Bagwe, Gaurav R. [US-IN]" w:date="2026-06-25T18:13:00Z" w16du:dateUtc="2026-06-25T22:13:00Z">
        <w:r w:rsidR="00741F08">
          <w:t xml:space="preserve">When both metrics are calculated from the same binary </w:t>
        </w:r>
      </w:ins>
      <w:ins w:id="1443" w:author="Bagwe, Gaurav R. [US-IN]" w:date="2026-06-25T18:14:00Z" w16du:dateUtc="2026-06-25T22:14:00Z">
        <w:r w:rsidR="00741F08">
          <w:t>masks,</w:t>
        </w:r>
      </w:ins>
      <w:ins w:id="1444" w:author="Bagwe, Gaurav R. [US-IN]" w:date="2026-06-25T18:13:00Z" w16du:dateUtc="2026-06-25T22:13:00Z">
        <w:r w:rsidR="00741F08">
          <w:t xml:space="preserve"> they are monotonically related (</w:t>
        </w:r>
      </w:ins>
      <m:oMath>
        <m:r>
          <w:ins w:id="1445" w:author="Bagwe, Gaurav R. [US-IN]" w:date="2026-06-25T18:13:00Z" w16du:dateUtc="2026-06-25T22:13:00Z">
            <w:rPr>
              <w:rFonts w:ascii="Cambria Math" w:hAnsi="Cambria Math"/>
            </w:rPr>
            <m:t>F1 = 2</m:t>
          </w:ins>
        </m:r>
        <m:r>
          <w:ins w:id="1446" w:author="Bagwe, Gaurav R. [US-IN]" w:date="2026-06-25T18:14:00Z" w16du:dateUtc="2026-06-25T22:14:00Z">
            <w:rPr>
              <w:rFonts w:ascii="Cambria Math" w:hAnsi="Cambria Math"/>
            </w:rPr>
            <m:t>×</m:t>
          </w:ins>
        </m:r>
        <m:r>
          <w:ins w:id="1447" w:author="Bagwe, Gaurav R. [US-IN]" w:date="2026-06-25T18:13:00Z" w16du:dateUtc="2026-06-25T22:13:00Z">
            <w:rPr>
              <w:rFonts w:ascii="Cambria Math" w:hAnsi="Cambria Math"/>
            </w:rPr>
            <m:t xml:space="preserve"> IoU / (1 + IoU</m:t>
          </w:ins>
        </m:r>
      </m:oMath>
      <w:ins w:id="1448" w:author="Bagwe, Gaurav R. [US-IN]" w:date="2026-06-25T18:13:00Z" w16du:dateUtc="2026-06-25T22:13:00Z">
        <w:r w:rsidR="00741F08">
          <w:t xml:space="preserve">)) and therefore carry the same ranking information; they are reported together for comparability with prior work but are not independent confirmations of one another. Precision and recall provide the independent diagnostic axis used to interpret each model's error pattern. </w:t>
        </w:r>
      </w:ins>
      <w:del w:id="1449" w:author="Bagwe, Gaurav R. [US-IN]" w:date="2026-06-25T18:13:00Z" w16du:dateUtc="2026-06-25T22:13:00Z">
        <w:r w:rsidRPr="009119D1" w:rsidDel="00741F08">
          <w:delText xml:space="preserve">When both metrics are calculated from the same binary representation, they are mathematically related and should be interpreted together rather than as conflicting indicators. </w:delText>
        </w:r>
      </w:del>
      <w:r w:rsidRPr="009119D1">
        <w:t xml:space="preserve">A model with strong F1 Score and IoU is expected to provide both reliable detection and good spatial alignment with </w:t>
      </w:r>
      <w:del w:id="1450" w:author="Bagwe, Gaurav R. [US-IN]" w:date="2026-06-25T15:35:00Z" w16du:dateUtc="2026-06-25T19:35:00Z">
        <w:r w:rsidRPr="009119D1" w:rsidDel="00EB10C5">
          <w:delText>the reference</w:delText>
        </w:r>
      </w:del>
      <w:ins w:id="1451" w:author="Bagwe, Gaurav R. [US-IN]" w:date="2026-06-25T15:35:00Z" w16du:dateUtc="2026-06-25T19:35:00Z">
        <w:r w:rsidR="00EB10C5" w:rsidRPr="009119D1">
          <w:t>reference</w:t>
        </w:r>
      </w:ins>
      <w:r w:rsidRPr="009119D1">
        <w:t xml:space="preserve"> markings.</w:t>
      </w:r>
    </w:p>
    <w:p w14:paraId="07402D7C" w14:textId="4394C046" w:rsidR="00373D1D" w:rsidRDefault="009119D1" w:rsidP="00373D1D">
      <w:pPr>
        <w:pStyle w:val="FHWABody"/>
      </w:pPr>
      <w:r w:rsidRPr="009119D1">
        <w:t>Precision and recall are used to interpret the error pattern behind the F1 Score. A model with high precision and low recall may be too conservative, detecting only the clearest markings and missing</w:t>
      </w:r>
      <w:ins w:id="1452" w:author="Bedsole, Lisa K. [US-US]" w:date="2026-06-25T11:56:00Z" w16du:dateUtc="2026-06-25T15:56:00Z">
        <w:r w:rsidR="00BC6E98">
          <w:t>,</w:t>
        </w:r>
      </w:ins>
      <w:r w:rsidRPr="009119D1">
        <w:t xml:space="preserve"> faded, partially visible, or complex lane markings. A model with high recall and low </w:t>
      </w:r>
      <w:r w:rsidRPr="009119D1">
        <w:lastRenderedPageBreak/>
        <w:t xml:space="preserve">precision may detect many markings but </w:t>
      </w:r>
      <w:ins w:id="1453" w:author="Bedsole, Lisa K. [US-US]" w:date="2026-06-25T11:57:00Z" w16du:dateUtc="2026-06-25T15:57:00Z">
        <w:r w:rsidR="004B0ED0">
          <w:t>may</w:t>
        </w:r>
        <w:r w:rsidRPr="009119D1">
          <w:t xml:space="preserve"> </w:t>
        </w:r>
      </w:ins>
      <w:r w:rsidRPr="009119D1">
        <w:t>also over-detect shadows, pavement joints, curbs, or other non</w:t>
      </w:r>
      <w:ins w:id="1454" w:author="Bagwe, Gaurav R. [US-IN]" w:date="2026-06-26T00:20:00Z" w16du:dateUtc="2026-06-26T04:20:00Z">
        <w:r w:rsidR="005C64B5">
          <w:t>-</w:t>
        </w:r>
      </w:ins>
      <w:del w:id="1455" w:author="Bedsole, Lisa K. [US-US]" w:date="2026-06-24T14:24:00Z" w16du:dateUtc="2026-06-24T18:24:00Z">
        <w:r w:rsidRPr="009119D1">
          <w:delText>-</w:delText>
        </w:r>
      </w:del>
      <w:r w:rsidRPr="009119D1">
        <w:t>marking features. For this study, the preferred reference processor should avoid both extremes and provide balanced precision and recall.</w:t>
      </w:r>
    </w:p>
    <w:p w14:paraId="5A0B694D" w14:textId="295C8982" w:rsidR="009119D1" w:rsidRDefault="009119D1" w:rsidP="009119D1">
      <w:pPr>
        <w:pStyle w:val="FHWAH2"/>
      </w:pPr>
      <w:bookmarkStart w:id="1456" w:name="_Toc233357905"/>
      <w:r w:rsidRPr="009119D1">
        <w:t>Aggregation and Selection Considerations</w:t>
      </w:r>
      <w:bookmarkEnd w:id="1456"/>
    </w:p>
    <w:p w14:paraId="08CB34D2" w14:textId="6B2BA053" w:rsidR="009119D1" w:rsidRDefault="009119D1" w:rsidP="009119D1">
      <w:pPr>
        <w:pStyle w:val="FHWABody"/>
      </w:pPr>
      <w:r w:rsidRPr="009119D1">
        <w:t>To avoid selecting a model that performs well only on one dataset, results are summarized at both the dataset level and overall level. First, image-level metrics are calculated for each model. Next, the metrics are summarized separately for each dataset. The overall comparison uses dataset-normalized results, so that one dataset does not dominate the assessment simply because it includes more images in the evaluation subset. This approach is important because the selected reference processor should be usable across different public imagery sources, not only on the dataset most similar to its original training or benchmark domain.</w:t>
      </w:r>
    </w:p>
    <w:p w14:paraId="7454BFDC" w14:textId="76B5FF5A" w:rsidR="00EB08A3" w:rsidRDefault="008B1224" w:rsidP="00EB08A3">
      <w:pPr>
        <w:pStyle w:val="FHWABody"/>
      </w:pPr>
      <w:r w:rsidRPr="008B1224">
        <w:t>The model assessment process follows these steps:</w:t>
      </w:r>
    </w:p>
    <w:p w14:paraId="608E54C4" w14:textId="77777777" w:rsidR="00A15EB2" w:rsidRDefault="00A15EB2" w:rsidP="00BA17ED">
      <w:pPr>
        <w:pStyle w:val="FHWABody"/>
        <w:numPr>
          <w:ilvl w:val="0"/>
          <w:numId w:val="12"/>
        </w:numPr>
      </w:pPr>
      <w:r>
        <w:t>Apply each candidate model to the same evaluation subset from the four candidate datasets.</w:t>
      </w:r>
    </w:p>
    <w:p w14:paraId="4F56CF19" w14:textId="77777777" w:rsidR="00A15EB2" w:rsidRDefault="00A15EB2" w:rsidP="00BA17ED">
      <w:pPr>
        <w:pStyle w:val="FHWABody"/>
        <w:numPr>
          <w:ilvl w:val="0"/>
          <w:numId w:val="12"/>
        </w:numPr>
      </w:pPr>
      <w:r>
        <w:t>Convert model outputs into a common evaluation format where feasible.</w:t>
      </w:r>
    </w:p>
    <w:p w14:paraId="5053E180" w14:textId="77777777" w:rsidR="00A15EB2" w:rsidRDefault="00A15EB2" w:rsidP="00BA17ED">
      <w:pPr>
        <w:pStyle w:val="FHWABody"/>
        <w:numPr>
          <w:ilvl w:val="0"/>
          <w:numId w:val="12"/>
        </w:numPr>
      </w:pPr>
      <w:r>
        <w:t>Calculate IoU, F1 Score, precision, and recall for each image.</w:t>
      </w:r>
    </w:p>
    <w:p w14:paraId="3CFEC929" w14:textId="77777777" w:rsidR="00A15EB2" w:rsidRDefault="00A15EB2" w:rsidP="00BA17ED">
      <w:pPr>
        <w:pStyle w:val="FHWABody"/>
        <w:numPr>
          <w:ilvl w:val="0"/>
          <w:numId w:val="12"/>
        </w:numPr>
      </w:pPr>
      <w:r>
        <w:t>Summarize the metrics by dataset and overall.</w:t>
      </w:r>
    </w:p>
    <w:p w14:paraId="157805AF" w14:textId="77777777" w:rsidR="00A15EB2" w:rsidRDefault="00A15EB2" w:rsidP="00BA17ED">
      <w:pPr>
        <w:pStyle w:val="FHWABody"/>
        <w:numPr>
          <w:ilvl w:val="0"/>
          <w:numId w:val="12"/>
        </w:numPr>
      </w:pPr>
      <w:r>
        <w:t>Use F1 Score and IoU as the primary assessment metrics.</w:t>
      </w:r>
    </w:p>
    <w:p w14:paraId="387ED19B" w14:textId="77777777" w:rsidR="00A15EB2" w:rsidRDefault="00A15EB2" w:rsidP="00BA17ED">
      <w:pPr>
        <w:pStyle w:val="FHWABody"/>
        <w:numPr>
          <w:ilvl w:val="0"/>
          <w:numId w:val="12"/>
        </w:numPr>
      </w:pPr>
      <w:r>
        <w:t>Use precision and recall to identify over-detection or missed-detection tendencies.</w:t>
      </w:r>
    </w:p>
    <w:p w14:paraId="47F26C82" w14:textId="743C08A3" w:rsidR="0044602E" w:rsidRDefault="00A15EB2" w:rsidP="00BA17ED">
      <w:pPr>
        <w:pStyle w:val="FHWABody"/>
        <w:numPr>
          <w:ilvl w:val="0"/>
          <w:numId w:val="12"/>
        </w:numPr>
      </w:pPr>
      <w:r>
        <w:t>Review cross-dataset consistency to avoid selecting a model that performs well only on one dataset.</w:t>
      </w:r>
    </w:p>
    <w:p w14:paraId="4C28FA3D" w14:textId="089E752A" w:rsidR="0044602E" w:rsidRPr="0023078B" w:rsidRDefault="003B5CDF" w:rsidP="009E0B05">
      <w:pPr>
        <w:pStyle w:val="FHWABody"/>
      </w:pPr>
      <w:r w:rsidRPr="003B5CDF">
        <w:t xml:space="preserve">The preferred reference image processor should provide the strongest combination of spatial agreement, overall </w:t>
      </w:r>
      <w:commentRangeStart w:id="1457"/>
      <w:r w:rsidRPr="003B5CDF">
        <w:t xml:space="preserve">detection quality, balanced precision and recall, and consistent performance across the four candidate datasets. If two models produce similar quantitative results, the final selection may also consider practical factors such as output interpretability, ease of output standardization, implementation effort, and compatibility with the pilot analysis workflow. The preliminary comparison results and reference processor </w:t>
      </w:r>
      <w:commentRangeEnd w:id="1457"/>
      <w:r w:rsidR="00B904A5" w:rsidRPr="003B5CDF">
        <w:rPr>
          <w:rStyle w:val="CommentReference"/>
          <w:sz w:val="24"/>
          <w:szCs w:val="24"/>
        </w:rPr>
        <w:commentReference w:id="1457"/>
      </w:r>
      <w:r w:rsidRPr="003B5CDF">
        <w:t xml:space="preserve">selection are presented in </w:t>
      </w:r>
      <w:del w:id="1458" w:author="Bedsole, Lisa K. [US-US]" w:date="2026-06-24T10:49:00Z" w16du:dateUtc="2026-06-24T14:49:00Z">
        <w:r w:rsidRPr="003B5CDF" w:rsidDel="00537F6D">
          <w:delText>Section 3.4</w:delText>
        </w:r>
      </w:del>
      <w:ins w:id="1459" w:author="Bedsole, Lisa K. [US-US]" w:date="2026-06-24T10:49:00Z" w16du:dateUtc="2026-06-24T14:49:00Z">
        <w:r w:rsidR="00537F6D">
          <w:t>the following section</w:t>
        </w:r>
      </w:ins>
      <w:r w:rsidRPr="003B5CDF">
        <w:t>.</w:t>
      </w:r>
    </w:p>
    <w:p w14:paraId="0A3BD989" w14:textId="78BAC1D2" w:rsidR="009E0B05" w:rsidRPr="0023078B" w:rsidRDefault="009E0B05" w:rsidP="009E0B05">
      <w:pPr>
        <w:pStyle w:val="FHWAH1"/>
      </w:pPr>
      <w:bookmarkStart w:id="1460" w:name="_Toc224038064"/>
      <w:bookmarkStart w:id="1461" w:name="_Toc233357906"/>
      <w:r w:rsidRPr="0023078B">
        <w:t>Preliminary Model Comparison</w:t>
      </w:r>
      <w:bookmarkEnd w:id="1460"/>
      <w:r w:rsidR="00AC673C">
        <w:t xml:space="preserve"> and Reference Processor </w:t>
      </w:r>
      <w:commentRangeStart w:id="1462"/>
      <w:r w:rsidR="00AC673C">
        <w:t>Selection</w:t>
      </w:r>
      <w:bookmarkEnd w:id="1461"/>
      <w:commentRangeEnd w:id="1462"/>
      <w:r w:rsidR="005C4AEA" w:rsidRPr="0023078B">
        <w:rPr>
          <w:rStyle w:val="CommentReference"/>
          <w:sz w:val="24"/>
          <w:szCs w:val="24"/>
        </w:rPr>
        <w:commentReference w:id="1462"/>
      </w:r>
    </w:p>
    <w:p w14:paraId="0A417BF7" w14:textId="1A704BE8" w:rsidR="00D05B06" w:rsidRDefault="004F5AD0" w:rsidP="009E0B05">
      <w:pPr>
        <w:pStyle w:val="FHWABody"/>
      </w:pPr>
      <w:r w:rsidRPr="004F5AD0">
        <w:t xml:space="preserve">The preliminary model comparison applies the four candidate image processing models, SCNN, CLRerNet, YOLOPX, and HybridNets, to the common evaluation subset described in </w:t>
      </w:r>
      <w:ins w:id="1464" w:author="Bedsole, Lisa K. [US-US]" w:date="2026-06-24T10:49:00Z" w16du:dateUtc="2026-06-24T14:49:00Z">
        <w:r w:rsidR="00537F6D">
          <w:t xml:space="preserve">the previous </w:t>
        </w:r>
      </w:ins>
      <w:del w:id="1465" w:author="Bedsole, Lisa K. [US-US]" w:date="2026-06-24T10:49:00Z" w16du:dateUtc="2026-06-24T14:49:00Z">
        <w:r w:rsidRPr="004F5AD0" w:rsidDel="00537F6D">
          <w:delText>S</w:delText>
        </w:r>
      </w:del>
      <w:ins w:id="1466" w:author="Bedsole, Lisa K. [US-US]" w:date="2026-06-24T10:49:00Z" w16du:dateUtc="2026-06-24T14:49:00Z">
        <w:r w:rsidR="00537F6D">
          <w:t>s</w:t>
        </w:r>
      </w:ins>
      <w:r w:rsidRPr="004F5AD0">
        <w:t>ection</w:t>
      </w:r>
      <w:del w:id="1467" w:author="Bedsole, Lisa K. [US-US]" w:date="2026-06-24T10:49:00Z" w16du:dateUtc="2026-06-24T14:49:00Z">
        <w:r w:rsidRPr="004F5AD0" w:rsidDel="00537F6D">
          <w:delText xml:space="preserve"> 3.3</w:delText>
        </w:r>
      </w:del>
      <w:r w:rsidRPr="004F5AD0">
        <w:t xml:space="preserve">. The purpose of this comparison is to support selection of the reference image processor, or processors, used in the pilot analysis. The comparison is not intended to evaluate </w:t>
      </w:r>
      <w:r w:rsidRPr="004F5AD0">
        <w:lastRenderedPageBreak/>
        <w:t>pavement marking performance by scenario or condition; that analysis is conducted later using the pilot image set and the selected processor.</w:t>
      </w:r>
    </w:p>
    <w:p w14:paraId="13696D74" w14:textId="6B4CED3C" w:rsidR="00027C13" w:rsidRDefault="00557C0B" w:rsidP="00027C13">
      <w:pPr>
        <w:pStyle w:val="FHWABody"/>
      </w:pPr>
      <w:r w:rsidRPr="00557C0B">
        <w:t>The preliminary comparison focuses on three questions:</w:t>
      </w:r>
    </w:p>
    <w:p w14:paraId="62FC9369" w14:textId="4C35DFFF" w:rsidR="003759EB" w:rsidRDefault="003759EB" w:rsidP="00BA17ED">
      <w:pPr>
        <w:pStyle w:val="FHWABody"/>
        <w:numPr>
          <w:ilvl w:val="0"/>
          <w:numId w:val="13"/>
        </w:numPr>
      </w:pPr>
      <w:r>
        <w:t>Which model provides the strongest overall agreement with available reference lane or marking annotations?</w:t>
      </w:r>
    </w:p>
    <w:p w14:paraId="15ECE325" w14:textId="57C575D9" w:rsidR="003759EB" w:rsidRDefault="003759EB" w:rsidP="00BA17ED">
      <w:pPr>
        <w:pStyle w:val="FHWABody"/>
        <w:numPr>
          <w:ilvl w:val="0"/>
          <w:numId w:val="13"/>
        </w:numPr>
      </w:pPr>
      <w:r>
        <w:t>Which model provides the best balance between missed detections and false detections?</w:t>
      </w:r>
    </w:p>
    <w:p w14:paraId="48F8E69F" w14:textId="706E0E41" w:rsidR="003759EB" w:rsidRDefault="003759EB" w:rsidP="00BA17ED">
      <w:pPr>
        <w:pStyle w:val="FHWABody"/>
        <w:numPr>
          <w:ilvl w:val="0"/>
          <w:numId w:val="13"/>
        </w:numPr>
      </w:pPr>
      <w:r>
        <w:t>Which model performs consistently across the four candidate datasets, rather than only on one dataset or benchmark domain?</w:t>
      </w:r>
    </w:p>
    <w:p w14:paraId="48B42D35" w14:textId="36313DA3" w:rsidR="00027C13" w:rsidRDefault="0092181B" w:rsidP="00027C13">
      <w:pPr>
        <w:pStyle w:val="FHWABody"/>
      </w:pPr>
      <w:r w:rsidRPr="0092181B">
        <w:t>The four core metrics defined in</w:t>
      </w:r>
      <w:ins w:id="1468" w:author="Bedsole, Lisa K. [US-US]" w:date="2026-06-24T10:49:00Z" w16du:dateUtc="2026-06-24T14:49:00Z">
        <w:r w:rsidR="00537F6D">
          <w:t xml:space="preserve"> the previous</w:t>
        </w:r>
      </w:ins>
      <w:r w:rsidRPr="0092181B">
        <w:t xml:space="preserve"> </w:t>
      </w:r>
      <w:del w:id="1469" w:author="Bedsole, Lisa K. [US-US]" w:date="2026-06-24T10:49:00Z" w16du:dateUtc="2026-06-24T14:49:00Z">
        <w:r w:rsidRPr="0092181B" w:rsidDel="00537F6D">
          <w:delText>S</w:delText>
        </w:r>
      </w:del>
      <w:ins w:id="1470" w:author="Bedsole, Lisa K. [US-US]" w:date="2026-06-24T10:49:00Z" w16du:dateUtc="2026-06-24T14:49:00Z">
        <w:r w:rsidR="00537F6D">
          <w:t>s</w:t>
        </w:r>
      </w:ins>
      <w:r w:rsidRPr="0092181B">
        <w:t>ection</w:t>
      </w:r>
      <w:del w:id="1471" w:author="Bedsole, Lisa K. [US-US]" w:date="2026-06-24T10:49:00Z" w16du:dateUtc="2026-06-24T14:49:00Z">
        <w:r w:rsidRPr="0092181B" w:rsidDel="00537F6D">
          <w:delText xml:space="preserve"> 3.3</w:delText>
        </w:r>
      </w:del>
      <w:r w:rsidRPr="0092181B">
        <w:t>, IoU, F1 Score, Precision, and Recall, were calculated for each candidate model. Image-level metrics were first calculated for each model and then summarized at the dataset level. The overall comparison used dataset-normalized results so that one dataset did not dominate the assessment because of a larger evaluation sample.</w:t>
      </w:r>
    </w:p>
    <w:p w14:paraId="5400E023" w14:textId="794480EC" w:rsidR="00740631" w:rsidRDefault="002D6A1B" w:rsidP="00476F02">
      <w:pPr>
        <w:pStyle w:val="FHWABody"/>
        <w:rPr>
          <w:ins w:id="1472" w:author="Soleimaniamiri, Saeid [US-IR]" w:date="2026-06-26T08:39:00Z" w16du:dateUtc="2026-06-26T12:39:00Z"/>
        </w:rPr>
      </w:pPr>
      <w:del w:id="1473" w:author="Bagwe, Gaurav R. [US-IN]" w:date="2026-06-25T08:35:00Z" w16du:dateUtc="2026-06-25T12:35:00Z">
        <w:r w:rsidRPr="002D6A1B" w:rsidDel="007D14EE">
          <w:rPr>
            <w:i/>
            <w:iCs/>
            <w:highlight w:val="yellow"/>
          </w:rPr>
          <w:delText>[Placeholder: Briefly describe the completed evaluation subset, including the number of images evaluated from each dataset.]</w:delText>
        </w:r>
      </w:del>
      <w:ins w:id="1474" w:author="Bagwe, Gaurav R. [US-IN]" w:date="2026-06-25T08:34:00Z">
        <w:r w:rsidR="00821D1D" w:rsidRPr="00C84613">
          <w:t>The completed evaluation subset included four public lane-line or lane-marking datasets: TuSimple, CULane, CurveLanes, and BDD100K-Lane. The evaluated splits included 2,782 TuSimple test images, 34,680 CULane test images, 20,000 CurveLanes validation images, and 10,000 BDD100K-Lane validation images, for a total of 67,462 images. Dataset-level results were calculated separately and then summarized using dataset-normalized averages so that the larger CULane subset did not dominate the overall comparison. Complete quantitative results for YOLOPX, HybridNets,</w:t>
        </w:r>
      </w:ins>
      <w:ins w:id="1475" w:author="Bagwe, Gaurav R. [US-IN]" w:date="2026-06-25T09:00:00Z" w16du:dateUtc="2026-06-25T13:00:00Z">
        <w:r w:rsidR="007327E0">
          <w:t xml:space="preserve"> </w:t>
        </w:r>
      </w:ins>
      <w:ins w:id="1476" w:author="Bagwe, Gaurav R. [US-IN]" w:date="2026-06-25T08:34:00Z">
        <w:r w:rsidR="00821D1D" w:rsidRPr="00C84613">
          <w:t>CLRerNe</w:t>
        </w:r>
      </w:ins>
      <w:ins w:id="1477" w:author="Bagwe, Gaurav R. [US-IN]" w:date="2026-06-25T09:00:00Z" w16du:dateUtc="2026-06-25T13:00:00Z">
        <w:r w:rsidR="007327E0">
          <w:t xml:space="preserve">t and </w:t>
        </w:r>
      </w:ins>
      <w:ins w:id="1478" w:author="Bagwe, Gaurav R. [US-IN]" w:date="2026-06-25T08:34:00Z">
        <w:r w:rsidR="00821D1D" w:rsidRPr="00C84613">
          <w:t>SCNN</w:t>
        </w:r>
      </w:ins>
      <w:ins w:id="1479" w:author="Bagwe, Gaurav R. [US-IN]" w:date="2026-06-25T15:51:00Z" w16du:dateUtc="2026-06-25T19:51:00Z">
        <w:r w:rsidR="009A46C0">
          <w:t xml:space="preserve"> are </w:t>
        </w:r>
        <w:r w:rsidR="001E2BE7">
          <w:t xml:space="preserve">shown in </w:t>
        </w:r>
      </w:ins>
      <w:ins w:id="1480" w:author="Soleimaniamiri, Saeid [US-IR]" w:date="2026-06-26T08:47:00Z" w16du:dateUtc="2026-06-26T12:47:00Z">
        <w:r w:rsidR="006A09EB">
          <w:fldChar w:fldCharType="begin"/>
        </w:r>
        <w:r w:rsidR="006A09EB">
          <w:instrText xml:space="preserve"> REF _Ref233356044 \h </w:instrText>
        </w:r>
      </w:ins>
      <w:r w:rsidR="006A09EB">
        <w:fldChar w:fldCharType="separate"/>
      </w:r>
      <w:ins w:id="1481" w:author="Soleimaniamiri, Saeid [US-IR]" w:date="2026-06-26T08:47:00Z" w16du:dateUtc="2026-06-26T12:47:00Z">
        <w:r w:rsidR="006A09EB">
          <w:t>t</w:t>
        </w:r>
        <w:r w:rsidR="006A09EB" w:rsidRPr="00D961DB">
          <w:t xml:space="preserve">able </w:t>
        </w:r>
        <w:r w:rsidR="006A09EB">
          <w:rPr>
            <w:noProof/>
          </w:rPr>
          <w:t>12</w:t>
        </w:r>
        <w:r w:rsidR="006A09EB">
          <w:fldChar w:fldCharType="end"/>
        </w:r>
      </w:ins>
      <w:ins w:id="1482" w:author="Bagwe, Gaurav R. [US-IN]" w:date="2026-06-25T15:52:00Z" w16du:dateUtc="2026-06-25T19:52:00Z">
        <w:del w:id="1483" w:author="Soleimaniamiri, Saeid [US-IR]" w:date="2026-06-26T08:47:00Z" w16du:dateUtc="2026-06-26T12:47:00Z">
          <w:r w:rsidR="001E2BE7" w:rsidDel="006A09EB">
            <w:delText>table 14</w:delText>
          </w:r>
        </w:del>
        <w:r w:rsidR="001E2BE7">
          <w:t>.</w:t>
        </w:r>
      </w:ins>
    </w:p>
    <w:p w14:paraId="3CA59997" w14:textId="1BC0B974" w:rsidR="00CF264C" w:rsidRDefault="00CF264C" w:rsidP="00CF264C">
      <w:pPr>
        <w:pStyle w:val="FHWACaptionTable"/>
        <w:rPr>
          <w:ins w:id="1484" w:author="Soleimaniamiri, Saeid [US-IR]" w:date="2026-06-26T08:45:00Z" w16du:dateUtc="2026-06-26T12:45:00Z"/>
        </w:rPr>
      </w:pPr>
      <w:bookmarkStart w:id="1485" w:name="_Ref233356044"/>
      <w:bookmarkStart w:id="1486" w:name="_Toc233357872"/>
      <w:r w:rsidRPr="00D961DB">
        <w:t xml:space="preserve">Table </w:t>
      </w:r>
      <w:r>
        <w:fldChar w:fldCharType="begin"/>
      </w:r>
      <w:r>
        <w:instrText>SEQ Table \* ARABIC</w:instrText>
      </w:r>
      <w:r>
        <w:fldChar w:fldCharType="separate"/>
      </w:r>
      <w:ins w:id="1487" w:author="Soleimaniamiri, Saeid [US-IR]" w:date="2026-06-26T08:49:00Z" w16du:dateUtc="2026-06-26T12:49:00Z">
        <w:r w:rsidR="00956888">
          <w:rPr>
            <w:noProof/>
          </w:rPr>
          <w:t>12</w:t>
        </w:r>
      </w:ins>
      <w:del w:id="1488" w:author="Soleimaniamiri, Saeid [US-IR]" w:date="2026-06-26T08:39:00Z" w16du:dateUtc="2026-06-26T12:39:00Z">
        <w:r w:rsidDel="00CF264C">
          <w:rPr>
            <w:noProof/>
          </w:rPr>
          <w:delText>11</w:delText>
        </w:r>
      </w:del>
      <w:r>
        <w:fldChar w:fldCharType="end"/>
      </w:r>
      <w:bookmarkEnd w:id="1485"/>
      <w:ins w:id="1489" w:author="Soleimaniamiri, Saeid [US-IR]" w:date="2026-06-26T08:39:00Z" w16du:dateUtc="2026-06-26T12:39:00Z">
        <w:r w:rsidRPr="00D961DB">
          <w:t xml:space="preserve">. </w:t>
        </w:r>
      </w:ins>
      <w:ins w:id="1490" w:author="Soleimaniamiri, Saeid [US-IR]" w:date="2026-06-26T08:46:00Z" w16du:dateUtc="2026-06-26T12:46:00Z">
        <w:r w:rsidR="006A09EB" w:rsidRPr="006A09EB">
          <w:t xml:space="preserve">Segmentation </w:t>
        </w:r>
        <w:r w:rsidR="006A09EB">
          <w:t xml:space="preserve">core </w:t>
        </w:r>
        <w:r w:rsidR="006A09EB" w:rsidRPr="006A09EB">
          <w:t>metrics (mask IoU / F1 / Precision / Recall) for YOLOPX, HybridNets, SCNN and CLRerNet across four benchmark datasets</w:t>
        </w:r>
      </w:ins>
      <w:ins w:id="1491" w:author="Soleimaniamiri, Saeid [US-IR]" w:date="2026-06-26T08:39:00Z" w16du:dateUtc="2026-06-26T12:39:00Z">
        <w:r>
          <w:t>.</w:t>
        </w:r>
      </w:ins>
      <w:bookmarkEnd w:id="1486"/>
    </w:p>
    <w:tbl>
      <w:tblPr>
        <w:tblStyle w:val="FHWATableNormal"/>
        <w:tblW w:w="9063" w:type="dxa"/>
        <w:tblLook w:val="04A0" w:firstRow="1" w:lastRow="0" w:firstColumn="1" w:lastColumn="0" w:noHBand="0" w:noVBand="1"/>
      </w:tblPr>
      <w:tblGrid>
        <w:gridCol w:w="1174"/>
        <w:gridCol w:w="1211"/>
        <w:gridCol w:w="570"/>
        <w:gridCol w:w="1513"/>
        <w:gridCol w:w="1306"/>
        <w:gridCol w:w="1192"/>
        <w:gridCol w:w="1192"/>
        <w:gridCol w:w="1192"/>
      </w:tblGrid>
      <w:tr w:rsidR="006A09EB" w:rsidRPr="00064B03" w14:paraId="5BFD3D80" w14:textId="77777777" w:rsidTr="006A09EB">
        <w:trPr>
          <w:cnfStyle w:val="100000000000" w:firstRow="1" w:lastRow="0" w:firstColumn="0" w:lastColumn="0" w:oddVBand="0" w:evenVBand="0" w:oddHBand="0" w:evenHBand="0" w:firstRowFirstColumn="0" w:firstRowLastColumn="0" w:lastRowFirstColumn="0" w:lastRowLastColumn="0"/>
          <w:ins w:id="1492" w:author="Soleimaniamiri, Saeid [US-IR]" w:date="2026-06-26T08:46:00Z"/>
        </w:trPr>
        <w:tc>
          <w:tcPr>
            <w:tcW w:w="1236" w:type="dxa"/>
            <w:hideMark/>
          </w:tcPr>
          <w:p w14:paraId="0A4C844D" w14:textId="2E695913" w:rsidR="006A09EB" w:rsidRPr="00064B03" w:rsidRDefault="006A09EB" w:rsidP="006A09EB">
            <w:pPr>
              <w:pStyle w:val="FHWABody"/>
              <w:jc w:val="left"/>
              <w:rPr>
                <w:ins w:id="1493" w:author="Soleimaniamiri, Saeid [US-IR]" w:date="2026-06-26T08:46:00Z" w16du:dateUtc="2026-06-26T12:46:00Z"/>
              </w:rPr>
            </w:pPr>
            <w:ins w:id="1494" w:author="Soleimaniamiri, Saeid [US-IR]" w:date="2026-06-26T08:46:00Z" w16du:dateUtc="2026-06-26T12:46:00Z">
              <w:r w:rsidRPr="00DD7BFC">
                <w:t>Model</w:t>
              </w:r>
            </w:ins>
          </w:p>
        </w:tc>
        <w:tc>
          <w:tcPr>
            <w:tcW w:w="1276" w:type="dxa"/>
            <w:hideMark/>
          </w:tcPr>
          <w:p w14:paraId="347C2CA7" w14:textId="6105A918" w:rsidR="006A09EB" w:rsidRPr="00064B03" w:rsidRDefault="006A09EB" w:rsidP="006A09EB">
            <w:pPr>
              <w:pStyle w:val="FHWABody"/>
              <w:jc w:val="left"/>
              <w:rPr>
                <w:ins w:id="1495" w:author="Soleimaniamiri, Saeid [US-IR]" w:date="2026-06-26T08:46:00Z" w16du:dateUtc="2026-06-26T12:46:00Z"/>
              </w:rPr>
            </w:pPr>
            <w:ins w:id="1496" w:author="Soleimaniamiri, Saeid [US-IR]" w:date="2026-06-26T08:46:00Z" w16du:dateUtc="2026-06-26T12:46:00Z">
              <w:r w:rsidRPr="00DD7BFC">
                <w:t>Dataset</w:t>
              </w:r>
            </w:ins>
          </w:p>
        </w:tc>
        <w:tc>
          <w:tcPr>
            <w:tcW w:w="597" w:type="dxa"/>
            <w:hideMark/>
          </w:tcPr>
          <w:p w14:paraId="1AC9E2BB" w14:textId="53D3D3E5" w:rsidR="006A09EB" w:rsidRPr="00064B03" w:rsidRDefault="006A09EB" w:rsidP="006A09EB">
            <w:pPr>
              <w:pStyle w:val="FHWABody"/>
              <w:jc w:val="left"/>
              <w:rPr>
                <w:ins w:id="1497" w:author="Soleimaniamiri, Saeid [US-IR]" w:date="2026-06-26T08:46:00Z" w16du:dateUtc="2026-06-26T12:46:00Z"/>
              </w:rPr>
            </w:pPr>
            <w:ins w:id="1498" w:author="Soleimaniamiri, Saeid [US-IR]" w:date="2026-06-26T08:46:00Z" w16du:dateUtc="2026-06-26T12:46:00Z">
              <w:r w:rsidRPr="00DD7BFC">
                <w:t>Split</w:t>
              </w:r>
            </w:ins>
          </w:p>
        </w:tc>
        <w:tc>
          <w:tcPr>
            <w:tcW w:w="850" w:type="dxa"/>
            <w:hideMark/>
          </w:tcPr>
          <w:p w14:paraId="4E0BCE2A" w14:textId="1EFA73F0" w:rsidR="006A09EB" w:rsidRPr="00064B03" w:rsidRDefault="006A09EB" w:rsidP="006A09EB">
            <w:pPr>
              <w:pStyle w:val="FHWABody"/>
              <w:jc w:val="right"/>
              <w:rPr>
                <w:ins w:id="1499" w:author="Soleimaniamiri, Saeid [US-IR]" w:date="2026-06-26T08:46:00Z" w16du:dateUtc="2026-06-26T12:46:00Z"/>
              </w:rPr>
            </w:pPr>
            <w:commentRangeStart w:id="1500"/>
            <w:ins w:id="1501" w:author="Soleimaniamiri, Saeid [US-IR]" w:date="2026-06-26T08:46:00Z" w16du:dateUtc="2026-06-26T12:46:00Z">
              <w:r w:rsidRPr="00DD7BFC">
                <w:t>Images</w:t>
              </w:r>
            </w:ins>
            <w:commentRangeEnd w:id="1500"/>
            <w:r w:rsidR="00F36D52" w:rsidRPr="00064B03">
              <w:rPr>
                <w:rStyle w:val="CommentReference"/>
                <w:sz w:val="24"/>
                <w:szCs w:val="24"/>
              </w:rPr>
              <w:commentReference w:id="1500"/>
            </w:r>
          </w:p>
        </w:tc>
        <w:tc>
          <w:tcPr>
            <w:tcW w:w="1336" w:type="dxa"/>
            <w:hideMark/>
          </w:tcPr>
          <w:p w14:paraId="35F0FDDF" w14:textId="408C2B07" w:rsidR="006A09EB" w:rsidRPr="00064B03" w:rsidRDefault="006A09EB" w:rsidP="006A09EB">
            <w:pPr>
              <w:pStyle w:val="FHWABody"/>
              <w:jc w:val="right"/>
              <w:rPr>
                <w:ins w:id="1503" w:author="Soleimaniamiri, Saeid [US-IR]" w:date="2026-06-26T08:46:00Z" w16du:dateUtc="2026-06-26T12:46:00Z"/>
              </w:rPr>
            </w:pPr>
            <w:ins w:id="1504" w:author="Soleimaniamiri, Saeid [US-IR]" w:date="2026-06-26T08:46:00Z" w16du:dateUtc="2026-06-26T12:46:00Z">
              <w:r w:rsidRPr="00DD7BFC">
                <w:t>IoU</w:t>
              </w:r>
            </w:ins>
          </w:p>
        </w:tc>
        <w:tc>
          <w:tcPr>
            <w:tcW w:w="1256" w:type="dxa"/>
            <w:hideMark/>
          </w:tcPr>
          <w:p w14:paraId="79481AF7" w14:textId="3EB29B64" w:rsidR="006A09EB" w:rsidRPr="00064B03" w:rsidRDefault="006A09EB" w:rsidP="006A09EB">
            <w:pPr>
              <w:pStyle w:val="FHWABody"/>
              <w:jc w:val="right"/>
              <w:rPr>
                <w:ins w:id="1505" w:author="Soleimaniamiri, Saeid [US-IR]" w:date="2026-06-26T08:46:00Z" w16du:dateUtc="2026-06-26T12:46:00Z"/>
              </w:rPr>
            </w:pPr>
            <w:ins w:id="1506" w:author="Soleimaniamiri, Saeid [US-IR]" w:date="2026-06-26T08:46:00Z" w16du:dateUtc="2026-06-26T12:46:00Z">
              <w:r w:rsidRPr="00DD7BFC">
                <w:t>F1</w:t>
              </w:r>
            </w:ins>
          </w:p>
        </w:tc>
        <w:tc>
          <w:tcPr>
            <w:tcW w:w="1256" w:type="dxa"/>
            <w:hideMark/>
          </w:tcPr>
          <w:p w14:paraId="5E3F7675" w14:textId="53875E4F" w:rsidR="006A09EB" w:rsidRPr="00064B03" w:rsidRDefault="006A09EB" w:rsidP="006A09EB">
            <w:pPr>
              <w:pStyle w:val="FHWABody"/>
              <w:jc w:val="right"/>
              <w:rPr>
                <w:ins w:id="1507" w:author="Soleimaniamiri, Saeid [US-IR]" w:date="2026-06-26T08:46:00Z" w16du:dateUtc="2026-06-26T12:46:00Z"/>
              </w:rPr>
            </w:pPr>
            <w:ins w:id="1508" w:author="Soleimaniamiri, Saeid [US-IR]" w:date="2026-06-26T08:46:00Z" w16du:dateUtc="2026-06-26T12:46:00Z">
              <w:r w:rsidRPr="00DD7BFC">
                <w:t>Precision</w:t>
              </w:r>
            </w:ins>
          </w:p>
        </w:tc>
        <w:tc>
          <w:tcPr>
            <w:tcW w:w="1256" w:type="dxa"/>
            <w:hideMark/>
          </w:tcPr>
          <w:p w14:paraId="43B042BE" w14:textId="4355CFE9" w:rsidR="006A09EB" w:rsidRPr="00064B03" w:rsidRDefault="006A09EB" w:rsidP="006A09EB">
            <w:pPr>
              <w:pStyle w:val="FHWABody"/>
              <w:jc w:val="right"/>
              <w:rPr>
                <w:ins w:id="1509" w:author="Soleimaniamiri, Saeid [US-IR]" w:date="2026-06-26T08:46:00Z" w16du:dateUtc="2026-06-26T12:46:00Z"/>
              </w:rPr>
            </w:pPr>
            <w:ins w:id="1510" w:author="Soleimaniamiri, Saeid [US-IR]" w:date="2026-06-26T08:46:00Z" w16du:dateUtc="2026-06-26T12:46:00Z">
              <w:r w:rsidRPr="00DD7BFC">
                <w:t>Recall</w:t>
              </w:r>
            </w:ins>
          </w:p>
        </w:tc>
      </w:tr>
      <w:tr w:rsidR="006A09EB" w:rsidRPr="00064B03" w14:paraId="265903ED" w14:textId="77777777" w:rsidTr="002B5CEB">
        <w:trPr>
          <w:ins w:id="1511" w:author="Soleimaniamiri, Saeid [US-IR]" w:date="2026-06-26T08:46:00Z"/>
        </w:trPr>
        <w:tc>
          <w:tcPr>
            <w:tcW w:w="1236" w:type="dxa"/>
            <w:vMerge w:val="restart"/>
            <w:hideMark/>
          </w:tcPr>
          <w:p w14:paraId="2A10C258" w14:textId="77777777" w:rsidR="006A09EB" w:rsidRPr="00064B03" w:rsidRDefault="006A09EB" w:rsidP="006A09EB">
            <w:pPr>
              <w:pStyle w:val="FHWABody"/>
              <w:rPr>
                <w:ins w:id="1512" w:author="Soleimaniamiri, Saeid [US-IR]" w:date="2026-06-26T08:46:00Z" w16du:dateUtc="2026-06-26T12:46:00Z"/>
              </w:rPr>
            </w:pPr>
            <w:ins w:id="1513" w:author="Soleimaniamiri, Saeid [US-IR]" w:date="2026-06-26T08:46:00Z" w16du:dateUtc="2026-06-26T12:46:00Z">
              <w:r w:rsidRPr="00DD7BFC">
                <w:t>YOLOPX</w:t>
              </w:r>
            </w:ins>
          </w:p>
          <w:p w14:paraId="1D2D4679" w14:textId="3014D3DE" w:rsidR="006A09EB" w:rsidRPr="00064B03" w:rsidRDefault="006A09EB" w:rsidP="006A09EB">
            <w:pPr>
              <w:pStyle w:val="FHWABody"/>
              <w:rPr>
                <w:ins w:id="1514" w:author="Soleimaniamiri, Saeid [US-IR]" w:date="2026-06-26T08:46:00Z" w16du:dateUtc="2026-06-26T12:46:00Z"/>
              </w:rPr>
            </w:pPr>
          </w:p>
        </w:tc>
        <w:tc>
          <w:tcPr>
            <w:tcW w:w="1276" w:type="dxa"/>
            <w:hideMark/>
          </w:tcPr>
          <w:p w14:paraId="6CF543CE" w14:textId="7F5453DB" w:rsidR="006A09EB" w:rsidRPr="00064B03" w:rsidRDefault="006A09EB" w:rsidP="006A09EB">
            <w:pPr>
              <w:pStyle w:val="FHWABody"/>
              <w:rPr>
                <w:ins w:id="1515" w:author="Soleimaniamiri, Saeid [US-IR]" w:date="2026-06-26T08:46:00Z" w16du:dateUtc="2026-06-26T12:46:00Z"/>
              </w:rPr>
            </w:pPr>
            <w:ins w:id="1516" w:author="Soleimaniamiri, Saeid [US-IR]" w:date="2026-06-26T08:46:00Z" w16du:dateUtc="2026-06-26T12:46:00Z">
              <w:r w:rsidRPr="00DD7BFC">
                <w:t>TuSimple</w:t>
              </w:r>
            </w:ins>
          </w:p>
        </w:tc>
        <w:tc>
          <w:tcPr>
            <w:tcW w:w="597" w:type="dxa"/>
            <w:hideMark/>
          </w:tcPr>
          <w:p w14:paraId="18372A5A" w14:textId="71568B4E" w:rsidR="006A09EB" w:rsidRPr="00064B03" w:rsidRDefault="006A09EB" w:rsidP="006A09EB">
            <w:pPr>
              <w:pStyle w:val="FHWABody"/>
              <w:rPr>
                <w:ins w:id="1517" w:author="Soleimaniamiri, Saeid [US-IR]" w:date="2026-06-26T08:46:00Z" w16du:dateUtc="2026-06-26T12:46:00Z"/>
              </w:rPr>
            </w:pPr>
            <w:ins w:id="1518" w:author="Soleimaniamiri, Saeid [US-IR]" w:date="2026-06-26T08:46:00Z" w16du:dateUtc="2026-06-26T12:46:00Z">
              <w:r w:rsidRPr="00DD7BFC">
                <w:t>test</w:t>
              </w:r>
            </w:ins>
          </w:p>
        </w:tc>
        <w:tc>
          <w:tcPr>
            <w:tcW w:w="850" w:type="dxa"/>
            <w:hideMark/>
          </w:tcPr>
          <w:p w14:paraId="1760838F" w14:textId="32D73DF3" w:rsidR="006A09EB" w:rsidRPr="00064B03" w:rsidRDefault="006A09EB" w:rsidP="006A09EB">
            <w:pPr>
              <w:pStyle w:val="FHWABody"/>
              <w:jc w:val="right"/>
              <w:rPr>
                <w:ins w:id="1519" w:author="Soleimaniamiri, Saeid [US-IR]" w:date="2026-06-26T08:46:00Z" w16du:dateUtc="2026-06-26T12:46:00Z"/>
              </w:rPr>
            </w:pPr>
            <w:ins w:id="1520" w:author="Soleimaniamiri, Saeid [US-IR]" w:date="2026-06-26T08:46:00Z" w16du:dateUtc="2026-06-26T12:46:00Z">
              <w:r w:rsidRPr="00DD7BFC">
                <w:t>2,782</w:t>
              </w:r>
            </w:ins>
          </w:p>
        </w:tc>
        <w:tc>
          <w:tcPr>
            <w:tcW w:w="1336" w:type="dxa"/>
            <w:hideMark/>
          </w:tcPr>
          <w:p w14:paraId="6CA3B5A6" w14:textId="5EE43A12" w:rsidR="006A09EB" w:rsidRPr="009E625E" w:rsidRDefault="006A09EB" w:rsidP="006A09EB">
            <w:pPr>
              <w:pStyle w:val="FHWABody"/>
              <w:jc w:val="right"/>
              <w:rPr>
                <w:ins w:id="1521" w:author="Soleimaniamiri, Saeid [US-IR]" w:date="2026-06-26T08:46:00Z" w16du:dateUtc="2026-06-26T12:46:00Z"/>
              </w:rPr>
            </w:pPr>
            <w:ins w:id="1522" w:author="Soleimaniamiri, Saeid [US-IR]" w:date="2026-06-26T08:46:00Z" w16du:dateUtc="2026-06-26T12:46:00Z">
              <w:r w:rsidRPr="00DD7BFC">
                <w:t>0.</w:t>
              </w:r>
              <w:del w:id="1523" w:author="Bagwe, Gaurav R. [US-IN]" w:date="2026-06-26T10:01:00Z" w16du:dateUtc="2026-06-26T14:01:00Z">
                <w:r w:rsidRPr="00DD7BFC" w:rsidDel="00840A22">
                  <w:delText>4960</w:delText>
                </w:r>
              </w:del>
            </w:ins>
            <w:ins w:id="1524" w:author="Bagwe, Gaurav R. [US-IN]" w:date="2026-06-26T10:01:00Z" w16du:dateUtc="2026-06-26T14:01:00Z">
              <w:r w:rsidR="00840A22">
                <w:t>5042</w:t>
              </w:r>
            </w:ins>
          </w:p>
        </w:tc>
        <w:tc>
          <w:tcPr>
            <w:tcW w:w="1256" w:type="dxa"/>
            <w:hideMark/>
          </w:tcPr>
          <w:p w14:paraId="5F7CA40E" w14:textId="65990224" w:rsidR="006A09EB" w:rsidRPr="009E625E" w:rsidRDefault="006A09EB" w:rsidP="006A09EB">
            <w:pPr>
              <w:pStyle w:val="FHWABody"/>
              <w:jc w:val="right"/>
              <w:rPr>
                <w:ins w:id="1525" w:author="Soleimaniamiri, Saeid [US-IR]" w:date="2026-06-26T08:46:00Z" w16du:dateUtc="2026-06-26T12:46:00Z"/>
              </w:rPr>
            </w:pPr>
            <w:ins w:id="1526" w:author="Soleimaniamiri, Saeid [US-IR]" w:date="2026-06-26T08:46:00Z" w16du:dateUtc="2026-06-26T12:46:00Z">
              <w:r w:rsidRPr="00DD7BFC">
                <w:t>0.</w:t>
              </w:r>
              <w:del w:id="1527" w:author="Bagwe, Gaurav R. [US-IN]" w:date="2026-06-26T10:01:00Z" w16du:dateUtc="2026-06-26T14:01:00Z">
                <w:r w:rsidRPr="00DD7BFC" w:rsidDel="00046352">
                  <w:delText>6631</w:delText>
                </w:r>
              </w:del>
            </w:ins>
            <w:ins w:id="1528" w:author="Bagwe, Gaurav R. [US-IN]" w:date="2026-06-26T10:01:00Z" w16du:dateUtc="2026-06-26T14:01:00Z">
              <w:r w:rsidR="00046352">
                <w:t>66</w:t>
              </w:r>
              <w:r w:rsidR="00D30D70">
                <w:t>57</w:t>
              </w:r>
            </w:ins>
          </w:p>
        </w:tc>
        <w:tc>
          <w:tcPr>
            <w:tcW w:w="1256" w:type="dxa"/>
            <w:hideMark/>
          </w:tcPr>
          <w:p w14:paraId="4BAE8593" w14:textId="15BC37A4" w:rsidR="006A09EB" w:rsidRPr="009E625E" w:rsidRDefault="006A09EB" w:rsidP="006A09EB">
            <w:pPr>
              <w:pStyle w:val="FHWABody"/>
              <w:jc w:val="right"/>
              <w:rPr>
                <w:ins w:id="1529" w:author="Soleimaniamiri, Saeid [US-IR]" w:date="2026-06-26T08:46:00Z" w16du:dateUtc="2026-06-26T12:46:00Z"/>
              </w:rPr>
            </w:pPr>
            <w:ins w:id="1530" w:author="Soleimaniamiri, Saeid [US-IR]" w:date="2026-06-26T08:46:00Z" w16du:dateUtc="2026-06-26T12:46:00Z">
              <w:r w:rsidRPr="00DD7BFC">
                <w:t>0.</w:t>
              </w:r>
              <w:del w:id="1531" w:author="Bagwe, Gaurav R. [US-IN]" w:date="2026-06-26T10:01:00Z" w16du:dateUtc="2026-06-26T14:01:00Z">
                <w:r w:rsidRPr="00DD7BFC" w:rsidDel="00D30D70">
                  <w:delText>6340</w:delText>
                </w:r>
              </w:del>
            </w:ins>
            <w:ins w:id="1532" w:author="Bagwe, Gaurav R. [US-IN]" w:date="2026-06-26T10:01:00Z" w16du:dateUtc="2026-06-26T14:01:00Z">
              <w:r w:rsidR="00D30D70">
                <w:t>6464</w:t>
              </w:r>
            </w:ins>
          </w:p>
        </w:tc>
        <w:tc>
          <w:tcPr>
            <w:tcW w:w="1256" w:type="dxa"/>
            <w:hideMark/>
          </w:tcPr>
          <w:p w14:paraId="0147461A" w14:textId="323D3DA4" w:rsidR="006A09EB" w:rsidRPr="009E625E" w:rsidRDefault="006A09EB" w:rsidP="006A09EB">
            <w:pPr>
              <w:pStyle w:val="FHWABody"/>
              <w:jc w:val="right"/>
              <w:rPr>
                <w:ins w:id="1533" w:author="Soleimaniamiri, Saeid [US-IR]" w:date="2026-06-26T08:46:00Z" w16du:dateUtc="2026-06-26T12:46:00Z"/>
              </w:rPr>
            </w:pPr>
            <w:ins w:id="1534" w:author="Soleimaniamiri, Saeid [US-IR]" w:date="2026-06-26T08:46:00Z" w16du:dateUtc="2026-06-26T12:46:00Z">
              <w:r w:rsidRPr="00DD7BFC">
                <w:t>0.</w:t>
              </w:r>
              <w:del w:id="1535" w:author="Bagwe, Gaurav R. [US-IN]" w:date="2026-06-26T10:02:00Z" w16du:dateUtc="2026-06-26T14:02:00Z">
                <w:r w:rsidRPr="00DD7BFC" w:rsidDel="00A03A24">
                  <w:delText>6950</w:delText>
                </w:r>
              </w:del>
            </w:ins>
            <w:ins w:id="1536" w:author="Bagwe, Gaurav R. [US-IN]" w:date="2026-06-26T10:02:00Z" w16du:dateUtc="2026-06-26T14:02:00Z">
              <w:r w:rsidR="00A03A24">
                <w:t>7005</w:t>
              </w:r>
            </w:ins>
          </w:p>
        </w:tc>
      </w:tr>
      <w:tr w:rsidR="006A09EB" w:rsidRPr="00064B03" w14:paraId="33A73EE2" w14:textId="77777777" w:rsidTr="002B5CEB">
        <w:trPr>
          <w:ins w:id="1537" w:author="Soleimaniamiri, Saeid [US-IR]" w:date="2026-06-26T08:46:00Z"/>
        </w:trPr>
        <w:tc>
          <w:tcPr>
            <w:tcW w:w="1236" w:type="dxa"/>
            <w:vMerge/>
            <w:hideMark/>
          </w:tcPr>
          <w:p w14:paraId="3FF86295" w14:textId="77777777" w:rsidR="006A09EB" w:rsidRPr="00064B03" w:rsidRDefault="006A09EB" w:rsidP="006A09EB">
            <w:pPr>
              <w:pStyle w:val="FHWABody"/>
              <w:rPr>
                <w:ins w:id="1538" w:author="Soleimaniamiri, Saeid [US-IR]" w:date="2026-06-26T08:46:00Z" w16du:dateUtc="2026-06-26T12:46:00Z"/>
              </w:rPr>
            </w:pPr>
          </w:p>
        </w:tc>
        <w:tc>
          <w:tcPr>
            <w:tcW w:w="1276" w:type="dxa"/>
            <w:hideMark/>
          </w:tcPr>
          <w:p w14:paraId="36EAB80C" w14:textId="7082859C" w:rsidR="006A09EB" w:rsidRPr="00064B03" w:rsidRDefault="006A09EB" w:rsidP="006A09EB">
            <w:pPr>
              <w:pStyle w:val="FHWABody"/>
              <w:rPr>
                <w:ins w:id="1539" w:author="Soleimaniamiri, Saeid [US-IR]" w:date="2026-06-26T08:46:00Z" w16du:dateUtc="2026-06-26T12:46:00Z"/>
              </w:rPr>
            </w:pPr>
            <w:ins w:id="1540" w:author="Soleimaniamiri, Saeid [US-IR]" w:date="2026-06-26T08:46:00Z" w16du:dateUtc="2026-06-26T12:46:00Z">
              <w:r w:rsidRPr="00DD7BFC">
                <w:t>CULane</w:t>
              </w:r>
            </w:ins>
          </w:p>
        </w:tc>
        <w:tc>
          <w:tcPr>
            <w:tcW w:w="597" w:type="dxa"/>
            <w:hideMark/>
          </w:tcPr>
          <w:p w14:paraId="65A37248" w14:textId="47377F67" w:rsidR="006A09EB" w:rsidRPr="00064B03" w:rsidRDefault="006A09EB" w:rsidP="006A09EB">
            <w:pPr>
              <w:pStyle w:val="FHWABody"/>
              <w:rPr>
                <w:ins w:id="1541" w:author="Soleimaniamiri, Saeid [US-IR]" w:date="2026-06-26T08:46:00Z" w16du:dateUtc="2026-06-26T12:46:00Z"/>
              </w:rPr>
            </w:pPr>
            <w:ins w:id="1542" w:author="Soleimaniamiri, Saeid [US-IR]" w:date="2026-06-26T08:46:00Z" w16du:dateUtc="2026-06-26T12:46:00Z">
              <w:r w:rsidRPr="00DD7BFC">
                <w:t>test</w:t>
              </w:r>
            </w:ins>
          </w:p>
        </w:tc>
        <w:tc>
          <w:tcPr>
            <w:tcW w:w="850" w:type="dxa"/>
            <w:hideMark/>
          </w:tcPr>
          <w:p w14:paraId="4A6430C3" w14:textId="49022EBF" w:rsidR="006A09EB" w:rsidRPr="00064B03" w:rsidRDefault="006A09EB" w:rsidP="006A09EB">
            <w:pPr>
              <w:pStyle w:val="FHWABody"/>
              <w:jc w:val="right"/>
              <w:rPr>
                <w:ins w:id="1543" w:author="Soleimaniamiri, Saeid [US-IR]" w:date="2026-06-26T08:46:00Z" w16du:dateUtc="2026-06-26T12:46:00Z"/>
              </w:rPr>
            </w:pPr>
            <w:ins w:id="1544" w:author="Soleimaniamiri, Saeid [US-IR]" w:date="2026-06-26T08:46:00Z" w16du:dateUtc="2026-06-26T12:46:00Z">
              <w:r w:rsidRPr="00DD7BFC">
                <w:t>34,680</w:t>
              </w:r>
            </w:ins>
          </w:p>
        </w:tc>
        <w:tc>
          <w:tcPr>
            <w:tcW w:w="1336" w:type="dxa"/>
            <w:hideMark/>
          </w:tcPr>
          <w:p w14:paraId="00AF854E" w14:textId="199F708D" w:rsidR="006A09EB" w:rsidRPr="00064B03" w:rsidRDefault="006A09EB" w:rsidP="006A09EB">
            <w:pPr>
              <w:pStyle w:val="FHWABody"/>
              <w:jc w:val="right"/>
              <w:rPr>
                <w:ins w:id="1545" w:author="Soleimaniamiri, Saeid [US-IR]" w:date="2026-06-26T08:46:00Z" w16du:dateUtc="2026-06-26T12:46:00Z"/>
              </w:rPr>
            </w:pPr>
            <w:ins w:id="1546" w:author="Soleimaniamiri, Saeid [US-IR]" w:date="2026-06-26T08:46:00Z" w16du:dateUtc="2026-06-26T12:46:00Z">
              <w:r w:rsidRPr="00DD7BFC">
                <w:t>0.</w:t>
              </w:r>
              <w:del w:id="1547" w:author="Bagwe, Gaurav R. [US-IN]" w:date="2026-06-26T10:01:00Z" w16du:dateUtc="2026-06-26T14:01:00Z">
                <w:r w:rsidRPr="00DD7BFC" w:rsidDel="00065670">
                  <w:delText>2626</w:delText>
                </w:r>
              </w:del>
            </w:ins>
            <w:ins w:id="1548" w:author="Bagwe, Gaurav R. [US-IN]" w:date="2026-06-26T10:01:00Z" w16du:dateUtc="2026-06-26T14:01:00Z">
              <w:r w:rsidR="00065670">
                <w:t>2372</w:t>
              </w:r>
            </w:ins>
          </w:p>
        </w:tc>
        <w:tc>
          <w:tcPr>
            <w:tcW w:w="1256" w:type="dxa"/>
            <w:hideMark/>
          </w:tcPr>
          <w:p w14:paraId="6899BA5B" w14:textId="12D088F7" w:rsidR="006A09EB" w:rsidRPr="00064B03" w:rsidRDefault="006A09EB" w:rsidP="006A09EB">
            <w:pPr>
              <w:pStyle w:val="FHWABody"/>
              <w:jc w:val="right"/>
              <w:rPr>
                <w:ins w:id="1549" w:author="Soleimaniamiri, Saeid [US-IR]" w:date="2026-06-26T08:46:00Z" w16du:dateUtc="2026-06-26T12:46:00Z"/>
              </w:rPr>
            </w:pPr>
            <w:ins w:id="1550" w:author="Soleimaniamiri, Saeid [US-IR]" w:date="2026-06-26T08:46:00Z" w16du:dateUtc="2026-06-26T12:46:00Z">
              <w:r w:rsidRPr="00DD7BFC">
                <w:t>0.</w:t>
              </w:r>
              <w:del w:id="1551" w:author="Bagwe, Gaurav R. [US-IN]" w:date="2026-06-26T10:01:00Z" w16du:dateUtc="2026-06-26T14:01:00Z">
                <w:r w:rsidRPr="00DD7BFC" w:rsidDel="00046352">
                  <w:delText>4159</w:delText>
                </w:r>
              </w:del>
            </w:ins>
            <w:ins w:id="1552" w:author="Bagwe, Gaurav R. [US-IN]" w:date="2026-06-26T10:01:00Z" w16du:dateUtc="2026-06-26T14:01:00Z">
              <w:r w:rsidR="00046352">
                <w:t>3553</w:t>
              </w:r>
            </w:ins>
          </w:p>
        </w:tc>
        <w:tc>
          <w:tcPr>
            <w:tcW w:w="1256" w:type="dxa"/>
            <w:hideMark/>
          </w:tcPr>
          <w:p w14:paraId="6C8F17AA" w14:textId="4E765732" w:rsidR="006A09EB" w:rsidRPr="00064B03" w:rsidRDefault="006A09EB" w:rsidP="006A09EB">
            <w:pPr>
              <w:pStyle w:val="FHWABody"/>
              <w:jc w:val="right"/>
              <w:rPr>
                <w:ins w:id="1553" w:author="Soleimaniamiri, Saeid [US-IR]" w:date="2026-06-26T08:46:00Z" w16du:dateUtc="2026-06-26T12:46:00Z"/>
              </w:rPr>
            </w:pPr>
            <w:ins w:id="1554" w:author="Soleimaniamiri, Saeid [US-IR]" w:date="2026-06-26T08:46:00Z" w16du:dateUtc="2026-06-26T12:46:00Z">
              <w:r w:rsidRPr="00DD7BFC">
                <w:t>0.</w:t>
              </w:r>
              <w:del w:id="1555" w:author="Bagwe, Gaurav R. [US-IN]" w:date="2026-06-26T10:02:00Z" w16du:dateUtc="2026-06-26T14:02:00Z">
                <w:r w:rsidRPr="00DD7BFC" w:rsidDel="00D30D70">
                  <w:delText>4616</w:delText>
                </w:r>
              </w:del>
            </w:ins>
            <w:ins w:id="1556" w:author="Bagwe, Gaurav R. [US-IN]" w:date="2026-06-26T10:02:00Z" w16du:dateUtc="2026-06-26T14:02:00Z">
              <w:r w:rsidR="00D30D70">
                <w:t>4717</w:t>
              </w:r>
            </w:ins>
          </w:p>
        </w:tc>
        <w:tc>
          <w:tcPr>
            <w:tcW w:w="1256" w:type="dxa"/>
            <w:hideMark/>
          </w:tcPr>
          <w:p w14:paraId="488BBB8F" w14:textId="019AE085" w:rsidR="006A09EB" w:rsidRPr="00064B03" w:rsidRDefault="006A09EB" w:rsidP="006A09EB">
            <w:pPr>
              <w:pStyle w:val="FHWABody"/>
              <w:jc w:val="right"/>
              <w:rPr>
                <w:ins w:id="1557" w:author="Soleimaniamiri, Saeid [US-IR]" w:date="2026-06-26T08:46:00Z" w16du:dateUtc="2026-06-26T12:46:00Z"/>
              </w:rPr>
            </w:pPr>
            <w:ins w:id="1558" w:author="Soleimaniamiri, Saeid [US-IR]" w:date="2026-06-26T08:46:00Z" w16du:dateUtc="2026-06-26T12:46:00Z">
              <w:r w:rsidRPr="00DD7BFC">
                <w:t>0.</w:t>
              </w:r>
              <w:del w:id="1559" w:author="Bagwe, Gaurav R. [US-IN]" w:date="2026-06-26T10:02:00Z" w16du:dateUtc="2026-06-26T14:02:00Z">
                <w:r w:rsidRPr="00DD7BFC" w:rsidDel="00A03A24">
                  <w:delText>3785</w:delText>
                </w:r>
              </w:del>
            </w:ins>
            <w:ins w:id="1560" w:author="Bagwe, Gaurav R. [US-IN]" w:date="2026-06-26T10:02:00Z" w16du:dateUtc="2026-06-26T14:02:00Z">
              <w:r w:rsidR="00A03A24">
                <w:t>3293</w:t>
              </w:r>
            </w:ins>
          </w:p>
        </w:tc>
      </w:tr>
      <w:tr w:rsidR="006A09EB" w:rsidRPr="00064B03" w14:paraId="42D7FFE5" w14:textId="77777777" w:rsidTr="002B5CEB">
        <w:trPr>
          <w:ins w:id="1561" w:author="Soleimaniamiri, Saeid [US-IR]" w:date="2026-06-26T08:46:00Z"/>
        </w:trPr>
        <w:tc>
          <w:tcPr>
            <w:tcW w:w="1236" w:type="dxa"/>
            <w:vMerge/>
            <w:hideMark/>
          </w:tcPr>
          <w:p w14:paraId="32242717" w14:textId="77777777" w:rsidR="006A09EB" w:rsidRPr="00064B03" w:rsidRDefault="006A09EB" w:rsidP="006A09EB">
            <w:pPr>
              <w:pStyle w:val="FHWABody"/>
              <w:rPr>
                <w:ins w:id="1562" w:author="Soleimaniamiri, Saeid [US-IR]" w:date="2026-06-26T08:46:00Z" w16du:dateUtc="2026-06-26T12:46:00Z"/>
              </w:rPr>
            </w:pPr>
          </w:p>
        </w:tc>
        <w:tc>
          <w:tcPr>
            <w:tcW w:w="1276" w:type="dxa"/>
            <w:hideMark/>
          </w:tcPr>
          <w:p w14:paraId="2FFC5FAB" w14:textId="1381336E" w:rsidR="006A09EB" w:rsidRPr="00064B03" w:rsidRDefault="006A09EB" w:rsidP="006A09EB">
            <w:pPr>
              <w:pStyle w:val="FHWABody"/>
              <w:rPr>
                <w:ins w:id="1563" w:author="Soleimaniamiri, Saeid [US-IR]" w:date="2026-06-26T08:46:00Z" w16du:dateUtc="2026-06-26T12:46:00Z"/>
              </w:rPr>
            </w:pPr>
            <w:ins w:id="1564" w:author="Soleimaniamiri, Saeid [US-IR]" w:date="2026-06-26T08:46:00Z" w16du:dateUtc="2026-06-26T12:46:00Z">
              <w:r w:rsidRPr="00DD7BFC">
                <w:t>CurveLanes</w:t>
              </w:r>
            </w:ins>
          </w:p>
        </w:tc>
        <w:tc>
          <w:tcPr>
            <w:tcW w:w="597" w:type="dxa"/>
            <w:hideMark/>
          </w:tcPr>
          <w:p w14:paraId="7FEEF371" w14:textId="0C421BE9" w:rsidR="006A09EB" w:rsidRPr="00064B03" w:rsidRDefault="006A09EB" w:rsidP="006A09EB">
            <w:pPr>
              <w:pStyle w:val="FHWABody"/>
              <w:rPr>
                <w:ins w:id="1565" w:author="Soleimaniamiri, Saeid [US-IR]" w:date="2026-06-26T08:46:00Z" w16du:dateUtc="2026-06-26T12:46:00Z"/>
              </w:rPr>
            </w:pPr>
            <w:ins w:id="1566" w:author="Soleimaniamiri, Saeid [US-IR]" w:date="2026-06-26T08:46:00Z" w16du:dateUtc="2026-06-26T12:46:00Z">
              <w:r w:rsidRPr="00DD7BFC">
                <w:t>valid</w:t>
              </w:r>
            </w:ins>
          </w:p>
        </w:tc>
        <w:tc>
          <w:tcPr>
            <w:tcW w:w="850" w:type="dxa"/>
            <w:hideMark/>
          </w:tcPr>
          <w:p w14:paraId="0CFE2B78" w14:textId="21B33866" w:rsidR="006A09EB" w:rsidRPr="00064B03" w:rsidRDefault="006A09EB" w:rsidP="006A09EB">
            <w:pPr>
              <w:pStyle w:val="FHWABody"/>
              <w:jc w:val="right"/>
              <w:rPr>
                <w:ins w:id="1567" w:author="Soleimaniamiri, Saeid [US-IR]" w:date="2026-06-26T08:46:00Z" w16du:dateUtc="2026-06-26T12:46:00Z"/>
              </w:rPr>
            </w:pPr>
            <w:ins w:id="1568" w:author="Soleimaniamiri, Saeid [US-IR]" w:date="2026-06-26T08:46:00Z" w16du:dateUtc="2026-06-26T12:46:00Z">
              <w:r w:rsidRPr="00DD7BFC">
                <w:t>20,000</w:t>
              </w:r>
            </w:ins>
          </w:p>
        </w:tc>
        <w:tc>
          <w:tcPr>
            <w:tcW w:w="1336" w:type="dxa"/>
            <w:hideMark/>
          </w:tcPr>
          <w:p w14:paraId="0DD63FFD" w14:textId="66A5E962" w:rsidR="006A09EB" w:rsidRPr="00064B03" w:rsidRDefault="006A09EB" w:rsidP="006A09EB">
            <w:pPr>
              <w:pStyle w:val="FHWABody"/>
              <w:jc w:val="right"/>
              <w:rPr>
                <w:ins w:id="1569" w:author="Soleimaniamiri, Saeid [US-IR]" w:date="2026-06-26T08:46:00Z" w16du:dateUtc="2026-06-26T12:46:00Z"/>
              </w:rPr>
            </w:pPr>
            <w:ins w:id="1570" w:author="Soleimaniamiri, Saeid [US-IR]" w:date="2026-06-26T08:46:00Z" w16du:dateUtc="2026-06-26T12:46:00Z">
              <w:r w:rsidRPr="00DD7BFC">
                <w:t>0.</w:t>
              </w:r>
              <w:del w:id="1571" w:author="Bagwe, Gaurav R. [US-IN]" w:date="2026-06-26T10:01:00Z" w16du:dateUtc="2026-06-26T14:01:00Z">
                <w:r w:rsidRPr="00DD7BFC" w:rsidDel="00065670">
                  <w:delText>3845</w:delText>
                </w:r>
              </w:del>
            </w:ins>
            <w:ins w:id="1572" w:author="Bagwe, Gaurav R. [US-IN]" w:date="2026-06-26T10:01:00Z" w16du:dateUtc="2026-06-26T14:01:00Z">
              <w:r w:rsidR="00065670">
                <w:t>3748</w:t>
              </w:r>
            </w:ins>
          </w:p>
        </w:tc>
        <w:tc>
          <w:tcPr>
            <w:tcW w:w="1256" w:type="dxa"/>
            <w:hideMark/>
          </w:tcPr>
          <w:p w14:paraId="6F617286" w14:textId="6D2CDF95" w:rsidR="006A09EB" w:rsidRPr="00064B03" w:rsidRDefault="006A09EB" w:rsidP="006A09EB">
            <w:pPr>
              <w:pStyle w:val="FHWABody"/>
              <w:jc w:val="right"/>
              <w:rPr>
                <w:ins w:id="1573" w:author="Soleimaniamiri, Saeid [US-IR]" w:date="2026-06-26T08:46:00Z" w16du:dateUtc="2026-06-26T12:46:00Z"/>
              </w:rPr>
            </w:pPr>
            <w:ins w:id="1574" w:author="Soleimaniamiri, Saeid [US-IR]" w:date="2026-06-26T08:46:00Z" w16du:dateUtc="2026-06-26T12:46:00Z">
              <w:r w:rsidRPr="00DD7BFC">
                <w:t>0.</w:t>
              </w:r>
              <w:del w:id="1575" w:author="Bagwe, Gaurav R. [US-IN]" w:date="2026-06-26T10:01:00Z" w16du:dateUtc="2026-06-26T14:01:00Z">
                <w:r w:rsidRPr="00DD7BFC" w:rsidDel="004579C1">
                  <w:delText>5554</w:delText>
                </w:r>
              </w:del>
            </w:ins>
            <w:ins w:id="1576" w:author="Bagwe, Gaurav R. [US-IN]" w:date="2026-06-26T10:01:00Z" w16du:dateUtc="2026-06-26T14:01:00Z">
              <w:r w:rsidR="004579C1">
                <w:t>53</w:t>
              </w:r>
              <w:r w:rsidR="00046352">
                <w:t>21</w:t>
              </w:r>
            </w:ins>
          </w:p>
        </w:tc>
        <w:tc>
          <w:tcPr>
            <w:tcW w:w="1256" w:type="dxa"/>
            <w:hideMark/>
          </w:tcPr>
          <w:p w14:paraId="08735F91" w14:textId="04DFF20A" w:rsidR="006A09EB" w:rsidRPr="00064B03" w:rsidRDefault="006A09EB" w:rsidP="006A09EB">
            <w:pPr>
              <w:pStyle w:val="FHWABody"/>
              <w:jc w:val="right"/>
              <w:rPr>
                <w:ins w:id="1577" w:author="Soleimaniamiri, Saeid [US-IR]" w:date="2026-06-26T08:46:00Z" w16du:dateUtc="2026-06-26T12:46:00Z"/>
              </w:rPr>
            </w:pPr>
            <w:ins w:id="1578" w:author="Soleimaniamiri, Saeid [US-IR]" w:date="2026-06-26T08:46:00Z" w16du:dateUtc="2026-06-26T12:46:00Z">
              <w:r w:rsidRPr="00DD7BFC">
                <w:t>0.</w:t>
              </w:r>
              <w:del w:id="1579" w:author="Bagwe, Gaurav R. [US-IN]" w:date="2026-06-26T10:02:00Z" w16du:dateUtc="2026-06-26T14:02:00Z">
                <w:r w:rsidRPr="00DD7BFC" w:rsidDel="000E1D60">
                  <w:delText>5292</w:delText>
                </w:r>
              </w:del>
            </w:ins>
            <w:ins w:id="1580" w:author="Bagwe, Gaurav R. [US-IN]" w:date="2026-06-26T10:02:00Z" w16du:dateUtc="2026-06-26T14:02:00Z">
              <w:r w:rsidR="000E1D60">
                <w:t>5457</w:t>
              </w:r>
            </w:ins>
          </w:p>
        </w:tc>
        <w:tc>
          <w:tcPr>
            <w:tcW w:w="1256" w:type="dxa"/>
            <w:hideMark/>
          </w:tcPr>
          <w:p w14:paraId="4D25EBE8" w14:textId="1C1A8583" w:rsidR="006A09EB" w:rsidRPr="00064B03" w:rsidRDefault="006A09EB" w:rsidP="006A09EB">
            <w:pPr>
              <w:pStyle w:val="FHWABody"/>
              <w:jc w:val="right"/>
              <w:rPr>
                <w:ins w:id="1581" w:author="Soleimaniamiri, Saeid [US-IR]" w:date="2026-06-26T08:46:00Z" w16du:dateUtc="2026-06-26T12:46:00Z"/>
              </w:rPr>
            </w:pPr>
            <w:ins w:id="1582" w:author="Soleimaniamiri, Saeid [US-IR]" w:date="2026-06-26T08:46:00Z" w16du:dateUtc="2026-06-26T12:46:00Z">
              <w:r w:rsidRPr="00DD7BFC">
                <w:t>0.</w:t>
              </w:r>
              <w:del w:id="1583" w:author="Bagwe, Gaurav R. [US-IN]" w:date="2026-06-26T10:02:00Z" w16du:dateUtc="2026-06-26T14:02:00Z">
                <w:r w:rsidRPr="00DD7BFC" w:rsidDel="00CE481D">
                  <w:delText>5844</w:delText>
                </w:r>
              </w:del>
            </w:ins>
            <w:ins w:id="1584" w:author="Bagwe, Gaurav R. [US-IN]" w:date="2026-06-26T10:02:00Z" w16du:dateUtc="2026-06-26T14:02:00Z">
              <w:r w:rsidR="00CE481D">
                <w:t>5757</w:t>
              </w:r>
            </w:ins>
          </w:p>
        </w:tc>
      </w:tr>
      <w:tr w:rsidR="006A09EB" w:rsidRPr="00064B03" w14:paraId="60A41173" w14:textId="77777777" w:rsidTr="002B5CEB">
        <w:trPr>
          <w:ins w:id="1585" w:author="Soleimaniamiri, Saeid [US-IR]" w:date="2026-06-26T08:46:00Z"/>
        </w:trPr>
        <w:tc>
          <w:tcPr>
            <w:tcW w:w="1236" w:type="dxa"/>
            <w:vMerge/>
            <w:hideMark/>
          </w:tcPr>
          <w:p w14:paraId="7380BB25" w14:textId="77777777" w:rsidR="006A09EB" w:rsidRPr="00064B03" w:rsidRDefault="006A09EB" w:rsidP="006A09EB">
            <w:pPr>
              <w:pStyle w:val="FHWABody"/>
              <w:rPr>
                <w:ins w:id="1586" w:author="Soleimaniamiri, Saeid [US-IR]" w:date="2026-06-26T08:46:00Z" w16du:dateUtc="2026-06-26T12:46:00Z"/>
              </w:rPr>
            </w:pPr>
          </w:p>
        </w:tc>
        <w:tc>
          <w:tcPr>
            <w:tcW w:w="1276" w:type="dxa"/>
            <w:hideMark/>
          </w:tcPr>
          <w:p w14:paraId="2C987B2B" w14:textId="37B35F2A" w:rsidR="006A09EB" w:rsidRPr="00064B03" w:rsidRDefault="006A09EB" w:rsidP="006A09EB">
            <w:pPr>
              <w:pStyle w:val="FHWABody"/>
              <w:rPr>
                <w:ins w:id="1587" w:author="Soleimaniamiri, Saeid [US-IR]" w:date="2026-06-26T08:46:00Z" w16du:dateUtc="2026-06-26T12:46:00Z"/>
              </w:rPr>
            </w:pPr>
            <w:ins w:id="1588" w:author="Soleimaniamiri, Saeid [US-IR]" w:date="2026-06-26T08:46:00Z" w16du:dateUtc="2026-06-26T12:46:00Z">
              <w:r w:rsidRPr="00DD7BFC">
                <w:t>BDD100K-Lane</w:t>
              </w:r>
            </w:ins>
          </w:p>
        </w:tc>
        <w:tc>
          <w:tcPr>
            <w:tcW w:w="597" w:type="dxa"/>
            <w:hideMark/>
          </w:tcPr>
          <w:p w14:paraId="70B9FCDB" w14:textId="4EC7036E" w:rsidR="006A09EB" w:rsidRPr="00064B03" w:rsidRDefault="006A09EB" w:rsidP="006A09EB">
            <w:pPr>
              <w:pStyle w:val="FHWABody"/>
              <w:rPr>
                <w:ins w:id="1589" w:author="Soleimaniamiri, Saeid [US-IR]" w:date="2026-06-26T08:46:00Z" w16du:dateUtc="2026-06-26T12:46:00Z"/>
              </w:rPr>
            </w:pPr>
            <w:ins w:id="1590" w:author="Soleimaniamiri, Saeid [US-IR]" w:date="2026-06-26T08:46:00Z" w16du:dateUtc="2026-06-26T12:46:00Z">
              <w:r w:rsidRPr="00DD7BFC">
                <w:t>valid</w:t>
              </w:r>
            </w:ins>
          </w:p>
        </w:tc>
        <w:tc>
          <w:tcPr>
            <w:tcW w:w="850" w:type="dxa"/>
            <w:hideMark/>
          </w:tcPr>
          <w:p w14:paraId="2A264E67" w14:textId="566DA92D" w:rsidR="006A09EB" w:rsidRPr="00064B03" w:rsidRDefault="006A09EB" w:rsidP="006A09EB">
            <w:pPr>
              <w:pStyle w:val="FHWABody"/>
              <w:jc w:val="right"/>
              <w:rPr>
                <w:ins w:id="1591" w:author="Soleimaniamiri, Saeid [US-IR]" w:date="2026-06-26T08:46:00Z" w16du:dateUtc="2026-06-26T12:46:00Z"/>
              </w:rPr>
            </w:pPr>
            <w:ins w:id="1592" w:author="Soleimaniamiri, Saeid [US-IR]" w:date="2026-06-26T08:46:00Z" w16du:dateUtc="2026-06-26T12:46:00Z">
              <w:r w:rsidRPr="00DD7BFC">
                <w:t>10,000</w:t>
              </w:r>
            </w:ins>
          </w:p>
        </w:tc>
        <w:tc>
          <w:tcPr>
            <w:tcW w:w="1336" w:type="dxa"/>
            <w:hideMark/>
          </w:tcPr>
          <w:p w14:paraId="1A9A8E2D" w14:textId="12A436D4" w:rsidR="006A09EB" w:rsidRPr="00064B03" w:rsidRDefault="006A09EB" w:rsidP="006A09EB">
            <w:pPr>
              <w:pStyle w:val="FHWABody"/>
              <w:jc w:val="right"/>
              <w:rPr>
                <w:ins w:id="1593" w:author="Soleimaniamiri, Saeid [US-IR]" w:date="2026-06-26T08:46:00Z" w16du:dateUtc="2026-06-26T12:46:00Z"/>
              </w:rPr>
            </w:pPr>
            <w:ins w:id="1594" w:author="Soleimaniamiri, Saeid [US-IR]" w:date="2026-06-26T08:46:00Z" w16du:dateUtc="2026-06-26T12:46:00Z">
              <w:r w:rsidRPr="00DD7BFC">
                <w:t>0.</w:t>
              </w:r>
              <w:del w:id="1595" w:author="Bagwe, Gaurav R. [US-IN]" w:date="2026-06-26T10:01:00Z" w16du:dateUtc="2026-06-26T14:01:00Z">
                <w:r w:rsidRPr="00DD7BFC" w:rsidDel="00065670">
                  <w:delText>2006</w:delText>
                </w:r>
              </w:del>
            </w:ins>
            <w:ins w:id="1596" w:author="Bagwe, Gaurav R. [US-IN]" w:date="2026-06-26T10:01:00Z" w16du:dateUtc="2026-06-26T14:01:00Z">
              <w:r w:rsidR="00065670">
                <w:t>1887</w:t>
              </w:r>
            </w:ins>
          </w:p>
        </w:tc>
        <w:tc>
          <w:tcPr>
            <w:tcW w:w="1256" w:type="dxa"/>
            <w:hideMark/>
          </w:tcPr>
          <w:p w14:paraId="364D1623" w14:textId="651D18DC" w:rsidR="006A09EB" w:rsidRPr="00064B03" w:rsidRDefault="006A09EB" w:rsidP="006A09EB">
            <w:pPr>
              <w:pStyle w:val="FHWABody"/>
              <w:jc w:val="right"/>
              <w:rPr>
                <w:ins w:id="1597" w:author="Soleimaniamiri, Saeid [US-IR]" w:date="2026-06-26T08:46:00Z" w16du:dateUtc="2026-06-26T12:46:00Z"/>
              </w:rPr>
            </w:pPr>
            <w:ins w:id="1598" w:author="Soleimaniamiri, Saeid [US-IR]" w:date="2026-06-26T08:46:00Z" w16du:dateUtc="2026-06-26T12:46:00Z">
              <w:r w:rsidRPr="00DD7BFC">
                <w:t>0.</w:t>
              </w:r>
              <w:del w:id="1599" w:author="Bagwe, Gaurav R. [US-IN]" w:date="2026-06-26T10:01:00Z" w16du:dateUtc="2026-06-26T14:01:00Z">
                <w:r w:rsidRPr="00DD7BFC" w:rsidDel="004579C1">
                  <w:delText>3342</w:delText>
                </w:r>
              </w:del>
            </w:ins>
            <w:ins w:id="1600" w:author="Bagwe, Gaurav R. [US-IN]" w:date="2026-06-26T10:01:00Z" w16du:dateUtc="2026-06-26T14:01:00Z">
              <w:r w:rsidR="004579C1">
                <w:t>3119</w:t>
              </w:r>
            </w:ins>
          </w:p>
        </w:tc>
        <w:tc>
          <w:tcPr>
            <w:tcW w:w="1256" w:type="dxa"/>
            <w:hideMark/>
          </w:tcPr>
          <w:p w14:paraId="4657029F" w14:textId="58C99546" w:rsidR="006A09EB" w:rsidRPr="00064B03" w:rsidRDefault="006A09EB" w:rsidP="006A09EB">
            <w:pPr>
              <w:pStyle w:val="FHWABody"/>
              <w:jc w:val="right"/>
              <w:rPr>
                <w:ins w:id="1601" w:author="Soleimaniamiri, Saeid [US-IR]" w:date="2026-06-26T08:46:00Z" w16du:dateUtc="2026-06-26T12:46:00Z"/>
              </w:rPr>
            </w:pPr>
            <w:ins w:id="1602" w:author="Soleimaniamiri, Saeid [US-IR]" w:date="2026-06-26T08:46:00Z" w16du:dateUtc="2026-06-26T12:46:00Z">
              <w:r w:rsidRPr="00DD7BFC">
                <w:t>0.</w:t>
              </w:r>
              <w:del w:id="1603" w:author="Bagwe, Gaurav R. [US-IN]" w:date="2026-06-26T10:02:00Z" w16du:dateUtc="2026-06-26T14:02:00Z">
                <w:r w:rsidRPr="00DD7BFC" w:rsidDel="000E1D60">
                  <w:delText>2058</w:delText>
                </w:r>
              </w:del>
            </w:ins>
            <w:ins w:id="1604" w:author="Bagwe, Gaurav R. [US-IN]" w:date="2026-06-26T10:02:00Z" w16du:dateUtc="2026-06-26T14:02:00Z">
              <w:r w:rsidR="000E1D60">
                <w:t>1941</w:t>
              </w:r>
            </w:ins>
          </w:p>
        </w:tc>
        <w:tc>
          <w:tcPr>
            <w:tcW w:w="1256" w:type="dxa"/>
            <w:hideMark/>
          </w:tcPr>
          <w:p w14:paraId="130C79A9" w14:textId="0A3481C2" w:rsidR="006A09EB" w:rsidRPr="00064B03" w:rsidRDefault="006A09EB" w:rsidP="006A09EB">
            <w:pPr>
              <w:pStyle w:val="FHWABody"/>
              <w:jc w:val="right"/>
              <w:rPr>
                <w:ins w:id="1605" w:author="Soleimaniamiri, Saeid [US-IR]" w:date="2026-06-26T08:46:00Z" w16du:dateUtc="2026-06-26T12:46:00Z"/>
              </w:rPr>
            </w:pPr>
            <w:ins w:id="1606" w:author="Soleimaniamiri, Saeid [US-IR]" w:date="2026-06-26T08:46:00Z" w16du:dateUtc="2026-06-26T12:46:00Z">
              <w:r w:rsidRPr="00DD7BFC">
                <w:t>0.</w:t>
              </w:r>
              <w:del w:id="1607" w:author="Bagwe, Gaurav R. [US-IN]" w:date="2026-06-26T10:02:00Z" w16du:dateUtc="2026-06-26T14:02:00Z">
                <w:r w:rsidRPr="00DD7BFC" w:rsidDel="00CE481D">
                  <w:delText>8893</w:delText>
                </w:r>
              </w:del>
            </w:ins>
            <w:ins w:id="1608" w:author="Bagwe, Gaurav R. [US-IN]" w:date="2026-06-26T10:02:00Z" w16du:dateUtc="2026-06-26T14:02:00Z">
              <w:r w:rsidR="00CE481D">
                <w:t>8348</w:t>
              </w:r>
            </w:ins>
          </w:p>
        </w:tc>
      </w:tr>
      <w:tr w:rsidR="006A09EB" w:rsidRPr="00064B03" w14:paraId="73D7C18E" w14:textId="77777777" w:rsidTr="002B5CEB">
        <w:trPr>
          <w:ins w:id="1609" w:author="Soleimaniamiri, Saeid [US-IR]" w:date="2026-06-26T08:46:00Z"/>
        </w:trPr>
        <w:tc>
          <w:tcPr>
            <w:tcW w:w="1236" w:type="dxa"/>
            <w:vMerge w:val="restart"/>
            <w:hideMark/>
          </w:tcPr>
          <w:p w14:paraId="383840C3" w14:textId="77777777" w:rsidR="006A09EB" w:rsidRPr="00064B03" w:rsidRDefault="006A09EB" w:rsidP="006A09EB">
            <w:pPr>
              <w:pStyle w:val="FHWABody"/>
              <w:rPr>
                <w:ins w:id="1610" w:author="Soleimaniamiri, Saeid [US-IR]" w:date="2026-06-26T08:46:00Z" w16du:dateUtc="2026-06-26T12:46:00Z"/>
              </w:rPr>
            </w:pPr>
            <w:ins w:id="1611" w:author="Soleimaniamiri, Saeid [US-IR]" w:date="2026-06-26T08:46:00Z" w16du:dateUtc="2026-06-26T12:46:00Z">
              <w:r w:rsidRPr="00DD7BFC">
                <w:t>HybridNets</w:t>
              </w:r>
            </w:ins>
          </w:p>
          <w:p w14:paraId="113E4671" w14:textId="685FA48A" w:rsidR="006A09EB" w:rsidRPr="00064B03" w:rsidRDefault="006A09EB" w:rsidP="006A09EB">
            <w:pPr>
              <w:pStyle w:val="FHWABody"/>
              <w:rPr>
                <w:ins w:id="1612" w:author="Soleimaniamiri, Saeid [US-IR]" w:date="2026-06-26T08:46:00Z" w16du:dateUtc="2026-06-26T12:46:00Z"/>
              </w:rPr>
            </w:pPr>
          </w:p>
        </w:tc>
        <w:tc>
          <w:tcPr>
            <w:tcW w:w="1276" w:type="dxa"/>
            <w:hideMark/>
          </w:tcPr>
          <w:p w14:paraId="1D21127A" w14:textId="49EE694E" w:rsidR="006A09EB" w:rsidRPr="00064B03" w:rsidRDefault="006A09EB" w:rsidP="006A09EB">
            <w:pPr>
              <w:pStyle w:val="FHWABody"/>
              <w:rPr>
                <w:ins w:id="1613" w:author="Soleimaniamiri, Saeid [US-IR]" w:date="2026-06-26T08:46:00Z" w16du:dateUtc="2026-06-26T12:46:00Z"/>
              </w:rPr>
            </w:pPr>
            <w:ins w:id="1614" w:author="Soleimaniamiri, Saeid [US-IR]" w:date="2026-06-26T08:46:00Z" w16du:dateUtc="2026-06-26T12:46:00Z">
              <w:r w:rsidRPr="00DD7BFC">
                <w:t>TuSimple</w:t>
              </w:r>
            </w:ins>
          </w:p>
        </w:tc>
        <w:tc>
          <w:tcPr>
            <w:tcW w:w="597" w:type="dxa"/>
            <w:hideMark/>
          </w:tcPr>
          <w:p w14:paraId="18CE995B" w14:textId="01739D64" w:rsidR="006A09EB" w:rsidRPr="00064B03" w:rsidRDefault="006A09EB" w:rsidP="006A09EB">
            <w:pPr>
              <w:pStyle w:val="FHWABody"/>
              <w:rPr>
                <w:ins w:id="1615" w:author="Soleimaniamiri, Saeid [US-IR]" w:date="2026-06-26T08:46:00Z" w16du:dateUtc="2026-06-26T12:46:00Z"/>
              </w:rPr>
            </w:pPr>
            <w:ins w:id="1616" w:author="Soleimaniamiri, Saeid [US-IR]" w:date="2026-06-26T08:46:00Z" w16du:dateUtc="2026-06-26T12:46:00Z">
              <w:r w:rsidRPr="00DD7BFC">
                <w:t>test</w:t>
              </w:r>
            </w:ins>
          </w:p>
        </w:tc>
        <w:tc>
          <w:tcPr>
            <w:tcW w:w="850" w:type="dxa"/>
            <w:hideMark/>
          </w:tcPr>
          <w:p w14:paraId="48DDF307" w14:textId="3053FA7D" w:rsidR="006A09EB" w:rsidRPr="00064B03" w:rsidRDefault="006A09EB" w:rsidP="006A09EB">
            <w:pPr>
              <w:pStyle w:val="FHWABody"/>
              <w:jc w:val="right"/>
              <w:rPr>
                <w:ins w:id="1617" w:author="Soleimaniamiri, Saeid [US-IR]" w:date="2026-06-26T08:46:00Z" w16du:dateUtc="2026-06-26T12:46:00Z"/>
              </w:rPr>
            </w:pPr>
            <w:ins w:id="1618" w:author="Soleimaniamiri, Saeid [US-IR]" w:date="2026-06-26T08:46:00Z" w16du:dateUtc="2026-06-26T12:46:00Z">
              <w:r w:rsidRPr="00DD7BFC">
                <w:t>2,782</w:t>
              </w:r>
            </w:ins>
          </w:p>
        </w:tc>
        <w:tc>
          <w:tcPr>
            <w:tcW w:w="1336" w:type="dxa"/>
            <w:hideMark/>
          </w:tcPr>
          <w:p w14:paraId="05C12B83" w14:textId="72B91D62" w:rsidR="006A09EB" w:rsidRPr="00064B03" w:rsidRDefault="006A09EB" w:rsidP="006A09EB">
            <w:pPr>
              <w:pStyle w:val="FHWABody"/>
              <w:jc w:val="right"/>
              <w:rPr>
                <w:ins w:id="1619" w:author="Soleimaniamiri, Saeid [US-IR]" w:date="2026-06-26T08:46:00Z" w16du:dateUtc="2026-06-26T12:46:00Z"/>
              </w:rPr>
            </w:pPr>
            <w:ins w:id="1620" w:author="Soleimaniamiri, Saeid [US-IR]" w:date="2026-06-26T08:46:00Z" w16du:dateUtc="2026-06-26T12:46:00Z">
              <w:r w:rsidRPr="00DD7BFC">
                <w:t>0.</w:t>
              </w:r>
              <w:del w:id="1621" w:author="Bagwe, Gaurav R. [US-IN]" w:date="2026-06-26T10:11:00Z" w16du:dateUtc="2026-06-26T14:11:00Z">
                <w:r w:rsidRPr="00DD7BFC" w:rsidDel="009E5A72">
                  <w:delText>4721</w:delText>
                </w:r>
              </w:del>
            </w:ins>
            <w:ins w:id="1622" w:author="Bagwe, Gaurav R. [US-IN]" w:date="2026-06-26T10:11:00Z" w16du:dateUtc="2026-06-26T14:11:00Z">
              <w:r w:rsidR="009E5A72">
                <w:t>4825</w:t>
              </w:r>
            </w:ins>
          </w:p>
        </w:tc>
        <w:tc>
          <w:tcPr>
            <w:tcW w:w="1256" w:type="dxa"/>
            <w:hideMark/>
          </w:tcPr>
          <w:p w14:paraId="5EAEFD81" w14:textId="6D42ED0C" w:rsidR="006A09EB" w:rsidRPr="00064B03" w:rsidRDefault="006A09EB" w:rsidP="006A09EB">
            <w:pPr>
              <w:pStyle w:val="FHWABody"/>
              <w:jc w:val="right"/>
              <w:rPr>
                <w:ins w:id="1623" w:author="Soleimaniamiri, Saeid [US-IR]" w:date="2026-06-26T08:46:00Z" w16du:dateUtc="2026-06-26T12:46:00Z"/>
              </w:rPr>
            </w:pPr>
            <w:ins w:id="1624" w:author="Soleimaniamiri, Saeid [US-IR]" w:date="2026-06-26T08:46:00Z" w16du:dateUtc="2026-06-26T12:46:00Z">
              <w:r w:rsidRPr="00DD7BFC">
                <w:t>0.</w:t>
              </w:r>
              <w:del w:id="1625" w:author="Bagwe, Gaurav R. [US-IN]" w:date="2026-06-26T10:11:00Z" w16du:dateUtc="2026-06-26T14:11:00Z">
                <w:r w:rsidRPr="00DD7BFC" w:rsidDel="00661D49">
                  <w:delText>6414</w:delText>
                </w:r>
              </w:del>
            </w:ins>
            <w:ins w:id="1626" w:author="Bagwe, Gaurav R. [US-IN]" w:date="2026-06-26T10:11:00Z" w16du:dateUtc="2026-06-26T14:11:00Z">
              <w:r w:rsidR="00661D49">
                <w:t>6453</w:t>
              </w:r>
            </w:ins>
          </w:p>
        </w:tc>
        <w:tc>
          <w:tcPr>
            <w:tcW w:w="1256" w:type="dxa"/>
            <w:hideMark/>
          </w:tcPr>
          <w:p w14:paraId="7A40318D" w14:textId="4B952CDF" w:rsidR="006A09EB" w:rsidRPr="003073B8" w:rsidRDefault="006A09EB" w:rsidP="006A09EB">
            <w:pPr>
              <w:pStyle w:val="FHWABody"/>
              <w:jc w:val="right"/>
              <w:rPr>
                <w:ins w:id="1627" w:author="Soleimaniamiri, Saeid [US-IR]" w:date="2026-06-26T08:46:00Z" w16du:dateUtc="2026-06-26T12:46:00Z"/>
              </w:rPr>
            </w:pPr>
            <w:ins w:id="1628" w:author="Soleimaniamiri, Saeid [US-IR]" w:date="2026-06-26T08:46:00Z" w16du:dateUtc="2026-06-26T12:46:00Z">
              <w:r w:rsidRPr="00DD7BFC">
                <w:t>0.</w:t>
              </w:r>
              <w:del w:id="1629" w:author="Bagwe, Gaurav R. [US-IN]" w:date="2026-06-26T10:11:00Z" w16du:dateUtc="2026-06-26T14:11:00Z">
                <w:r w:rsidRPr="00DD7BFC" w:rsidDel="00543F85">
                  <w:delText>7763</w:delText>
                </w:r>
              </w:del>
            </w:ins>
            <w:ins w:id="1630" w:author="Bagwe, Gaurav R. [US-IN]" w:date="2026-06-26T10:11:00Z" w16du:dateUtc="2026-06-26T14:11:00Z">
              <w:r w:rsidR="00543F85">
                <w:t>7911</w:t>
              </w:r>
            </w:ins>
          </w:p>
        </w:tc>
        <w:tc>
          <w:tcPr>
            <w:tcW w:w="1256" w:type="dxa"/>
            <w:hideMark/>
          </w:tcPr>
          <w:p w14:paraId="0BB9D973" w14:textId="3ABDA09F" w:rsidR="006A09EB" w:rsidRPr="00064B03" w:rsidRDefault="006A09EB" w:rsidP="006A09EB">
            <w:pPr>
              <w:pStyle w:val="FHWABody"/>
              <w:jc w:val="right"/>
              <w:rPr>
                <w:ins w:id="1631" w:author="Soleimaniamiri, Saeid [US-IR]" w:date="2026-06-26T08:46:00Z" w16du:dateUtc="2026-06-26T12:46:00Z"/>
              </w:rPr>
            </w:pPr>
            <w:ins w:id="1632" w:author="Soleimaniamiri, Saeid [US-IR]" w:date="2026-06-26T08:46:00Z" w16du:dateUtc="2026-06-26T12:46:00Z">
              <w:r w:rsidRPr="00DD7BFC">
                <w:t>0.</w:t>
              </w:r>
              <w:del w:id="1633" w:author="Bagwe, Gaurav R. [US-IN]" w:date="2026-06-26T10:11:00Z" w16du:dateUtc="2026-06-26T14:11:00Z">
                <w:r w:rsidRPr="00DD7BFC" w:rsidDel="0062740E">
                  <w:delText>5464</w:delText>
                </w:r>
              </w:del>
            </w:ins>
            <w:ins w:id="1634" w:author="Bagwe, Gaurav R. [US-IN]" w:date="2026-06-26T10:11:00Z" w16du:dateUtc="2026-06-26T14:11:00Z">
              <w:r w:rsidR="0062740E">
                <w:t>5524</w:t>
              </w:r>
            </w:ins>
          </w:p>
        </w:tc>
      </w:tr>
      <w:tr w:rsidR="006A09EB" w:rsidRPr="00064B03" w14:paraId="7026A54A" w14:textId="77777777" w:rsidTr="002B5CEB">
        <w:trPr>
          <w:ins w:id="1635" w:author="Soleimaniamiri, Saeid [US-IR]" w:date="2026-06-26T08:46:00Z"/>
        </w:trPr>
        <w:tc>
          <w:tcPr>
            <w:tcW w:w="1236" w:type="dxa"/>
            <w:vMerge/>
            <w:hideMark/>
          </w:tcPr>
          <w:p w14:paraId="372947F1" w14:textId="77777777" w:rsidR="006A09EB" w:rsidRPr="00064B03" w:rsidRDefault="006A09EB" w:rsidP="006A09EB">
            <w:pPr>
              <w:pStyle w:val="FHWABody"/>
              <w:rPr>
                <w:ins w:id="1636" w:author="Soleimaniamiri, Saeid [US-IR]" w:date="2026-06-26T08:46:00Z" w16du:dateUtc="2026-06-26T12:46:00Z"/>
              </w:rPr>
            </w:pPr>
          </w:p>
        </w:tc>
        <w:tc>
          <w:tcPr>
            <w:tcW w:w="1276" w:type="dxa"/>
            <w:hideMark/>
          </w:tcPr>
          <w:p w14:paraId="45B9BCFF" w14:textId="235D70B2" w:rsidR="006A09EB" w:rsidRPr="00064B03" w:rsidRDefault="006A09EB" w:rsidP="006A09EB">
            <w:pPr>
              <w:pStyle w:val="FHWABody"/>
              <w:rPr>
                <w:ins w:id="1637" w:author="Soleimaniamiri, Saeid [US-IR]" w:date="2026-06-26T08:46:00Z" w16du:dateUtc="2026-06-26T12:46:00Z"/>
              </w:rPr>
            </w:pPr>
            <w:ins w:id="1638" w:author="Soleimaniamiri, Saeid [US-IR]" w:date="2026-06-26T08:46:00Z" w16du:dateUtc="2026-06-26T12:46:00Z">
              <w:r w:rsidRPr="00DD7BFC">
                <w:t>CULane</w:t>
              </w:r>
            </w:ins>
          </w:p>
        </w:tc>
        <w:tc>
          <w:tcPr>
            <w:tcW w:w="597" w:type="dxa"/>
            <w:hideMark/>
          </w:tcPr>
          <w:p w14:paraId="01945151" w14:textId="23816629" w:rsidR="006A09EB" w:rsidRPr="00064B03" w:rsidRDefault="006A09EB" w:rsidP="006A09EB">
            <w:pPr>
              <w:pStyle w:val="FHWABody"/>
              <w:rPr>
                <w:ins w:id="1639" w:author="Soleimaniamiri, Saeid [US-IR]" w:date="2026-06-26T08:46:00Z" w16du:dateUtc="2026-06-26T12:46:00Z"/>
              </w:rPr>
            </w:pPr>
            <w:ins w:id="1640" w:author="Soleimaniamiri, Saeid [US-IR]" w:date="2026-06-26T08:46:00Z" w16du:dateUtc="2026-06-26T12:46:00Z">
              <w:r w:rsidRPr="00DD7BFC">
                <w:t>test</w:t>
              </w:r>
            </w:ins>
          </w:p>
        </w:tc>
        <w:tc>
          <w:tcPr>
            <w:tcW w:w="850" w:type="dxa"/>
            <w:hideMark/>
          </w:tcPr>
          <w:p w14:paraId="32003943" w14:textId="45319F67" w:rsidR="006A09EB" w:rsidRPr="00064B03" w:rsidRDefault="006A09EB" w:rsidP="006A09EB">
            <w:pPr>
              <w:pStyle w:val="FHWABody"/>
              <w:jc w:val="right"/>
              <w:rPr>
                <w:ins w:id="1641" w:author="Soleimaniamiri, Saeid [US-IR]" w:date="2026-06-26T08:46:00Z" w16du:dateUtc="2026-06-26T12:46:00Z"/>
              </w:rPr>
            </w:pPr>
            <w:ins w:id="1642" w:author="Soleimaniamiri, Saeid [US-IR]" w:date="2026-06-26T08:46:00Z" w16du:dateUtc="2026-06-26T12:46:00Z">
              <w:r w:rsidRPr="00DD7BFC">
                <w:t>34,680</w:t>
              </w:r>
            </w:ins>
          </w:p>
        </w:tc>
        <w:tc>
          <w:tcPr>
            <w:tcW w:w="1336" w:type="dxa"/>
            <w:hideMark/>
          </w:tcPr>
          <w:p w14:paraId="4DA198F4" w14:textId="7BF3B8AE" w:rsidR="006A09EB" w:rsidRPr="00064B03" w:rsidRDefault="006A09EB" w:rsidP="006A09EB">
            <w:pPr>
              <w:pStyle w:val="FHWABody"/>
              <w:jc w:val="right"/>
              <w:rPr>
                <w:ins w:id="1643" w:author="Soleimaniamiri, Saeid [US-IR]" w:date="2026-06-26T08:46:00Z" w16du:dateUtc="2026-06-26T12:46:00Z"/>
              </w:rPr>
            </w:pPr>
            <w:ins w:id="1644" w:author="Soleimaniamiri, Saeid [US-IR]" w:date="2026-06-26T08:46:00Z" w16du:dateUtc="2026-06-26T12:46:00Z">
              <w:r w:rsidRPr="00DD7BFC">
                <w:t>0.1</w:t>
              </w:r>
            </w:ins>
            <w:ins w:id="1645" w:author="Bagwe, Gaurav R. [US-IN]" w:date="2026-06-26T10:12:00Z" w16du:dateUtc="2026-06-26T14:12:00Z">
              <w:r w:rsidR="002B247E">
                <w:t>718</w:t>
              </w:r>
            </w:ins>
            <w:ins w:id="1646" w:author="Soleimaniamiri, Saeid [US-IR]" w:date="2026-06-26T08:46:00Z" w16du:dateUtc="2026-06-26T12:46:00Z">
              <w:del w:id="1647" w:author="Bagwe, Gaurav R. [US-IN]" w:date="2026-06-26T10:12:00Z" w16du:dateUtc="2026-06-26T14:12:00Z">
                <w:r w:rsidRPr="00DD7BFC" w:rsidDel="008316F0">
                  <w:delText>982</w:delText>
                </w:r>
              </w:del>
            </w:ins>
          </w:p>
        </w:tc>
        <w:tc>
          <w:tcPr>
            <w:tcW w:w="1256" w:type="dxa"/>
            <w:hideMark/>
          </w:tcPr>
          <w:p w14:paraId="4B75B746" w14:textId="6A61D7DA" w:rsidR="006A09EB" w:rsidRPr="00064B03" w:rsidRDefault="006A09EB" w:rsidP="006A09EB">
            <w:pPr>
              <w:pStyle w:val="FHWABody"/>
              <w:jc w:val="right"/>
              <w:rPr>
                <w:ins w:id="1648" w:author="Soleimaniamiri, Saeid [US-IR]" w:date="2026-06-26T08:46:00Z" w16du:dateUtc="2026-06-26T12:46:00Z"/>
              </w:rPr>
            </w:pPr>
            <w:ins w:id="1649" w:author="Soleimaniamiri, Saeid [US-IR]" w:date="2026-06-26T08:46:00Z" w16du:dateUtc="2026-06-26T12:46:00Z">
              <w:r w:rsidRPr="00DD7BFC">
                <w:t>0.</w:t>
              </w:r>
              <w:del w:id="1650" w:author="Bagwe, Gaurav R. [US-IN]" w:date="2026-06-26T10:11:00Z" w16du:dateUtc="2026-06-26T14:11:00Z">
                <w:r w:rsidRPr="00DD7BFC" w:rsidDel="008316F0">
                  <w:delText>3309</w:delText>
                </w:r>
              </w:del>
            </w:ins>
            <w:ins w:id="1651" w:author="Bagwe, Gaurav R. [US-IN]" w:date="2026-06-26T10:11:00Z" w16du:dateUtc="2026-06-26T14:11:00Z">
              <w:r w:rsidR="008316F0">
                <w:t>2671</w:t>
              </w:r>
            </w:ins>
          </w:p>
        </w:tc>
        <w:tc>
          <w:tcPr>
            <w:tcW w:w="1256" w:type="dxa"/>
            <w:hideMark/>
          </w:tcPr>
          <w:p w14:paraId="7E04C680" w14:textId="530ECCF5" w:rsidR="006A09EB" w:rsidRPr="00064B03" w:rsidRDefault="006A09EB" w:rsidP="006A09EB">
            <w:pPr>
              <w:pStyle w:val="FHWABody"/>
              <w:jc w:val="right"/>
              <w:rPr>
                <w:ins w:id="1652" w:author="Soleimaniamiri, Saeid [US-IR]" w:date="2026-06-26T08:46:00Z" w16du:dateUtc="2026-06-26T12:46:00Z"/>
              </w:rPr>
            </w:pPr>
            <w:ins w:id="1653" w:author="Soleimaniamiri, Saeid [US-IR]" w:date="2026-06-26T08:46:00Z" w16du:dateUtc="2026-06-26T12:46:00Z">
              <w:r w:rsidRPr="00DD7BFC">
                <w:t>0.</w:t>
              </w:r>
              <w:del w:id="1654" w:author="Bagwe, Gaurav R. [US-IN]" w:date="2026-06-26T10:11:00Z" w16du:dateUtc="2026-06-26T14:11:00Z">
                <w:r w:rsidRPr="00DD7BFC" w:rsidDel="0016466A">
                  <w:delText>5972</w:delText>
                </w:r>
              </w:del>
            </w:ins>
            <w:ins w:id="1655" w:author="Bagwe, Gaurav R. [US-IN]" w:date="2026-06-26T10:11:00Z" w16du:dateUtc="2026-06-26T14:11:00Z">
              <w:r w:rsidR="0016466A">
                <w:t>5428</w:t>
              </w:r>
            </w:ins>
          </w:p>
        </w:tc>
        <w:tc>
          <w:tcPr>
            <w:tcW w:w="1256" w:type="dxa"/>
            <w:hideMark/>
          </w:tcPr>
          <w:p w14:paraId="1840270C" w14:textId="12AACE9F" w:rsidR="006A09EB" w:rsidRPr="00064B03" w:rsidRDefault="006A09EB" w:rsidP="006A09EB">
            <w:pPr>
              <w:pStyle w:val="FHWABody"/>
              <w:jc w:val="right"/>
              <w:rPr>
                <w:ins w:id="1656" w:author="Soleimaniamiri, Saeid [US-IR]" w:date="2026-06-26T08:46:00Z" w16du:dateUtc="2026-06-26T12:46:00Z"/>
              </w:rPr>
            </w:pPr>
            <w:ins w:id="1657" w:author="Soleimaniamiri, Saeid [US-IR]" w:date="2026-06-26T08:46:00Z" w16du:dateUtc="2026-06-26T12:46:00Z">
              <w:r w:rsidRPr="00DD7BFC">
                <w:t>0.</w:t>
              </w:r>
              <w:del w:id="1658" w:author="Bagwe, Gaurav R. [US-IN]" w:date="2026-06-26T10:11:00Z" w16du:dateUtc="2026-06-26T14:11:00Z">
                <w:r w:rsidRPr="00DD7BFC" w:rsidDel="006666A3">
                  <w:delText>2288</w:delText>
                </w:r>
              </w:del>
            </w:ins>
            <w:ins w:id="1659" w:author="Bagwe, Gaurav R. [US-IN]" w:date="2026-06-26T10:11:00Z" w16du:dateUtc="2026-06-26T14:11:00Z">
              <w:r w:rsidR="006666A3">
                <w:t>1986</w:t>
              </w:r>
            </w:ins>
          </w:p>
        </w:tc>
      </w:tr>
      <w:tr w:rsidR="006A09EB" w:rsidRPr="00064B03" w14:paraId="2697B410" w14:textId="77777777" w:rsidTr="002B5CEB">
        <w:trPr>
          <w:ins w:id="1660" w:author="Soleimaniamiri, Saeid [US-IR]" w:date="2026-06-26T08:46:00Z"/>
        </w:trPr>
        <w:tc>
          <w:tcPr>
            <w:tcW w:w="1236" w:type="dxa"/>
            <w:vMerge/>
            <w:hideMark/>
          </w:tcPr>
          <w:p w14:paraId="159FEEFD" w14:textId="77777777" w:rsidR="006A09EB" w:rsidRPr="00064B03" w:rsidRDefault="006A09EB" w:rsidP="006A09EB">
            <w:pPr>
              <w:pStyle w:val="FHWABody"/>
              <w:rPr>
                <w:ins w:id="1661" w:author="Soleimaniamiri, Saeid [US-IR]" w:date="2026-06-26T08:46:00Z" w16du:dateUtc="2026-06-26T12:46:00Z"/>
              </w:rPr>
            </w:pPr>
          </w:p>
        </w:tc>
        <w:tc>
          <w:tcPr>
            <w:tcW w:w="1276" w:type="dxa"/>
            <w:hideMark/>
          </w:tcPr>
          <w:p w14:paraId="33A010FD" w14:textId="0DDEDE92" w:rsidR="006A09EB" w:rsidRPr="00064B03" w:rsidRDefault="006A09EB" w:rsidP="006A09EB">
            <w:pPr>
              <w:pStyle w:val="FHWABody"/>
              <w:rPr>
                <w:ins w:id="1662" w:author="Soleimaniamiri, Saeid [US-IR]" w:date="2026-06-26T08:46:00Z" w16du:dateUtc="2026-06-26T12:46:00Z"/>
              </w:rPr>
            </w:pPr>
            <w:ins w:id="1663" w:author="Soleimaniamiri, Saeid [US-IR]" w:date="2026-06-26T08:46:00Z" w16du:dateUtc="2026-06-26T12:46:00Z">
              <w:r w:rsidRPr="00DD7BFC">
                <w:t>CurveLanes</w:t>
              </w:r>
            </w:ins>
          </w:p>
        </w:tc>
        <w:tc>
          <w:tcPr>
            <w:tcW w:w="597" w:type="dxa"/>
            <w:hideMark/>
          </w:tcPr>
          <w:p w14:paraId="1EB892C7" w14:textId="2859CDD3" w:rsidR="006A09EB" w:rsidRPr="00064B03" w:rsidRDefault="006A09EB" w:rsidP="006A09EB">
            <w:pPr>
              <w:pStyle w:val="FHWABody"/>
              <w:rPr>
                <w:ins w:id="1664" w:author="Soleimaniamiri, Saeid [US-IR]" w:date="2026-06-26T08:46:00Z" w16du:dateUtc="2026-06-26T12:46:00Z"/>
              </w:rPr>
            </w:pPr>
            <w:ins w:id="1665" w:author="Soleimaniamiri, Saeid [US-IR]" w:date="2026-06-26T08:46:00Z" w16du:dateUtc="2026-06-26T12:46:00Z">
              <w:r w:rsidRPr="00DD7BFC">
                <w:t>valid</w:t>
              </w:r>
            </w:ins>
          </w:p>
        </w:tc>
        <w:tc>
          <w:tcPr>
            <w:tcW w:w="850" w:type="dxa"/>
            <w:hideMark/>
          </w:tcPr>
          <w:p w14:paraId="29E3A01B" w14:textId="00E12CBC" w:rsidR="006A09EB" w:rsidRPr="00064B03" w:rsidRDefault="006A09EB" w:rsidP="006A09EB">
            <w:pPr>
              <w:pStyle w:val="FHWABody"/>
              <w:jc w:val="right"/>
              <w:rPr>
                <w:ins w:id="1666" w:author="Soleimaniamiri, Saeid [US-IR]" w:date="2026-06-26T08:46:00Z" w16du:dateUtc="2026-06-26T12:46:00Z"/>
              </w:rPr>
            </w:pPr>
            <w:ins w:id="1667" w:author="Soleimaniamiri, Saeid [US-IR]" w:date="2026-06-26T08:46:00Z" w16du:dateUtc="2026-06-26T12:46:00Z">
              <w:r w:rsidRPr="00DD7BFC">
                <w:t>20,000</w:t>
              </w:r>
            </w:ins>
          </w:p>
        </w:tc>
        <w:tc>
          <w:tcPr>
            <w:tcW w:w="1336" w:type="dxa"/>
            <w:hideMark/>
          </w:tcPr>
          <w:p w14:paraId="1C81EE0C" w14:textId="6391E1D8" w:rsidR="006A09EB" w:rsidRPr="00064B03" w:rsidRDefault="006A09EB" w:rsidP="006A09EB">
            <w:pPr>
              <w:pStyle w:val="FHWABody"/>
              <w:jc w:val="right"/>
              <w:rPr>
                <w:ins w:id="1668" w:author="Soleimaniamiri, Saeid [US-IR]" w:date="2026-06-26T08:46:00Z" w16du:dateUtc="2026-06-26T12:46:00Z"/>
              </w:rPr>
            </w:pPr>
            <w:ins w:id="1669" w:author="Soleimaniamiri, Saeid [US-IR]" w:date="2026-06-26T08:46:00Z" w16du:dateUtc="2026-06-26T12:46:00Z">
              <w:r w:rsidRPr="00DD7BFC">
                <w:t>0.3</w:t>
              </w:r>
            </w:ins>
            <w:ins w:id="1670" w:author="Bagwe, Gaurav R. [US-IN]" w:date="2026-06-26T10:12:00Z" w16du:dateUtc="2026-06-26T14:12:00Z">
              <w:r w:rsidR="00075CA9">
                <w:t>126</w:t>
              </w:r>
            </w:ins>
            <w:ins w:id="1671" w:author="Soleimaniamiri, Saeid [US-IR]" w:date="2026-06-26T08:46:00Z" w16du:dateUtc="2026-06-26T12:46:00Z">
              <w:del w:id="1672" w:author="Bagwe, Gaurav R. [US-IN]" w:date="2026-06-26T10:12:00Z" w16du:dateUtc="2026-06-26T14:12:00Z">
                <w:r w:rsidRPr="00DD7BFC" w:rsidDel="002B247E">
                  <w:delText>267</w:delText>
                </w:r>
              </w:del>
            </w:ins>
          </w:p>
        </w:tc>
        <w:tc>
          <w:tcPr>
            <w:tcW w:w="1256" w:type="dxa"/>
            <w:hideMark/>
          </w:tcPr>
          <w:p w14:paraId="3F960BB7" w14:textId="4BFB45F2" w:rsidR="006A09EB" w:rsidRPr="00064B03" w:rsidRDefault="006A09EB" w:rsidP="006A09EB">
            <w:pPr>
              <w:pStyle w:val="FHWABody"/>
              <w:jc w:val="right"/>
              <w:rPr>
                <w:ins w:id="1673" w:author="Soleimaniamiri, Saeid [US-IR]" w:date="2026-06-26T08:46:00Z" w16du:dateUtc="2026-06-26T12:46:00Z"/>
              </w:rPr>
            </w:pPr>
            <w:ins w:id="1674" w:author="Soleimaniamiri, Saeid [US-IR]" w:date="2026-06-26T08:46:00Z" w16du:dateUtc="2026-06-26T12:46:00Z">
              <w:r w:rsidRPr="00DD7BFC">
                <w:t>0.4</w:t>
              </w:r>
            </w:ins>
            <w:ins w:id="1675" w:author="Bagwe, Gaurav R. [US-IN]" w:date="2026-06-26T10:12:00Z" w16du:dateUtc="2026-06-26T14:12:00Z">
              <w:r w:rsidR="003E52C9">
                <w:t>595</w:t>
              </w:r>
            </w:ins>
            <w:ins w:id="1676" w:author="Soleimaniamiri, Saeid [US-IR]" w:date="2026-06-26T08:46:00Z" w16du:dateUtc="2026-06-26T12:46:00Z">
              <w:del w:id="1677" w:author="Bagwe, Gaurav R. [US-IN]" w:date="2026-06-26T10:12:00Z" w16du:dateUtc="2026-06-26T14:12:00Z">
                <w:r w:rsidRPr="00DD7BFC" w:rsidDel="003E52C9">
                  <w:delText>925</w:delText>
                </w:r>
              </w:del>
            </w:ins>
          </w:p>
        </w:tc>
        <w:tc>
          <w:tcPr>
            <w:tcW w:w="1256" w:type="dxa"/>
            <w:hideMark/>
          </w:tcPr>
          <w:p w14:paraId="7A4C3EA6" w14:textId="6C1DCDDC" w:rsidR="006A09EB" w:rsidRPr="00064B03" w:rsidRDefault="006A09EB" w:rsidP="006A09EB">
            <w:pPr>
              <w:pStyle w:val="FHWABody"/>
              <w:jc w:val="right"/>
              <w:rPr>
                <w:ins w:id="1678" w:author="Soleimaniamiri, Saeid [US-IR]" w:date="2026-06-26T08:46:00Z" w16du:dateUtc="2026-06-26T12:46:00Z"/>
              </w:rPr>
            </w:pPr>
            <w:ins w:id="1679" w:author="Soleimaniamiri, Saeid [US-IR]" w:date="2026-06-26T08:46:00Z" w16du:dateUtc="2026-06-26T12:46:00Z">
              <w:r w:rsidRPr="00DD7BFC">
                <w:t>0.</w:t>
              </w:r>
            </w:ins>
            <w:ins w:id="1680" w:author="Bagwe, Gaurav R. [US-IN]" w:date="2026-06-26T10:12:00Z" w16du:dateUtc="2026-06-26T14:12:00Z">
              <w:r w:rsidR="00756EC7">
                <w:t>6128</w:t>
              </w:r>
            </w:ins>
            <w:ins w:id="1681" w:author="Soleimaniamiri, Saeid [US-IR]" w:date="2026-06-26T08:46:00Z" w16du:dateUtc="2026-06-26T12:46:00Z">
              <w:del w:id="1682" w:author="Bagwe, Gaurav R. [US-IN]" w:date="2026-06-26T10:12:00Z" w16du:dateUtc="2026-06-26T14:12:00Z">
                <w:r w:rsidRPr="00DD7BFC" w:rsidDel="00756EC7">
                  <w:delText>5950</w:delText>
                </w:r>
              </w:del>
            </w:ins>
          </w:p>
        </w:tc>
        <w:tc>
          <w:tcPr>
            <w:tcW w:w="1256" w:type="dxa"/>
            <w:hideMark/>
          </w:tcPr>
          <w:p w14:paraId="5A0C57F8" w14:textId="34637816" w:rsidR="006A09EB" w:rsidRPr="00064B03" w:rsidRDefault="006A09EB" w:rsidP="006A09EB">
            <w:pPr>
              <w:pStyle w:val="FHWABody"/>
              <w:jc w:val="right"/>
              <w:rPr>
                <w:ins w:id="1683" w:author="Soleimaniamiri, Saeid [US-IR]" w:date="2026-06-26T08:46:00Z" w16du:dateUtc="2026-06-26T12:46:00Z"/>
              </w:rPr>
            </w:pPr>
            <w:ins w:id="1684" w:author="Soleimaniamiri, Saeid [US-IR]" w:date="2026-06-26T08:46:00Z" w16du:dateUtc="2026-06-26T12:46:00Z">
              <w:r w:rsidRPr="00DD7BFC">
                <w:t>0.4</w:t>
              </w:r>
            </w:ins>
            <w:ins w:id="1685" w:author="Bagwe, Gaurav R. [US-IN]" w:date="2026-06-26T10:12:00Z" w16du:dateUtc="2026-06-26T14:12:00Z">
              <w:r w:rsidR="000C4CC8">
                <w:t>159</w:t>
              </w:r>
            </w:ins>
            <w:ins w:id="1686" w:author="Soleimaniamiri, Saeid [US-IR]" w:date="2026-06-26T08:46:00Z" w16du:dateUtc="2026-06-26T12:46:00Z">
              <w:del w:id="1687" w:author="Bagwe, Gaurav R. [US-IN]" w:date="2026-06-26T10:12:00Z" w16du:dateUtc="2026-06-26T14:12:00Z">
                <w:r w:rsidRPr="00DD7BFC" w:rsidDel="009F2A9D">
                  <w:delText>201</w:delText>
                </w:r>
              </w:del>
            </w:ins>
          </w:p>
        </w:tc>
      </w:tr>
      <w:tr w:rsidR="006A09EB" w:rsidRPr="00064B03" w14:paraId="4B291571" w14:textId="77777777" w:rsidTr="002B5CEB">
        <w:trPr>
          <w:ins w:id="1688" w:author="Soleimaniamiri, Saeid [US-IR]" w:date="2026-06-26T08:46:00Z"/>
        </w:trPr>
        <w:tc>
          <w:tcPr>
            <w:tcW w:w="1236" w:type="dxa"/>
            <w:vMerge/>
            <w:hideMark/>
          </w:tcPr>
          <w:p w14:paraId="24E3A407" w14:textId="77777777" w:rsidR="006A09EB" w:rsidRPr="00064B03" w:rsidRDefault="006A09EB" w:rsidP="006A09EB">
            <w:pPr>
              <w:pStyle w:val="FHWABody"/>
              <w:rPr>
                <w:ins w:id="1689" w:author="Soleimaniamiri, Saeid [US-IR]" w:date="2026-06-26T08:46:00Z" w16du:dateUtc="2026-06-26T12:46:00Z"/>
              </w:rPr>
            </w:pPr>
          </w:p>
        </w:tc>
        <w:tc>
          <w:tcPr>
            <w:tcW w:w="1276" w:type="dxa"/>
            <w:hideMark/>
          </w:tcPr>
          <w:p w14:paraId="4C186EB1" w14:textId="693B9BB1" w:rsidR="006A09EB" w:rsidRPr="00064B03" w:rsidRDefault="006A09EB" w:rsidP="006A09EB">
            <w:pPr>
              <w:pStyle w:val="FHWABody"/>
              <w:rPr>
                <w:ins w:id="1690" w:author="Soleimaniamiri, Saeid [US-IR]" w:date="2026-06-26T08:46:00Z" w16du:dateUtc="2026-06-26T12:46:00Z"/>
              </w:rPr>
            </w:pPr>
            <w:ins w:id="1691" w:author="Soleimaniamiri, Saeid [US-IR]" w:date="2026-06-26T08:46:00Z" w16du:dateUtc="2026-06-26T12:46:00Z">
              <w:r w:rsidRPr="00DD7BFC">
                <w:t>BDD100K-Lane</w:t>
              </w:r>
            </w:ins>
          </w:p>
        </w:tc>
        <w:tc>
          <w:tcPr>
            <w:tcW w:w="597" w:type="dxa"/>
            <w:hideMark/>
          </w:tcPr>
          <w:p w14:paraId="605B6772" w14:textId="1CB56660" w:rsidR="006A09EB" w:rsidRPr="00064B03" w:rsidRDefault="006A09EB" w:rsidP="006A09EB">
            <w:pPr>
              <w:pStyle w:val="FHWABody"/>
              <w:rPr>
                <w:ins w:id="1692" w:author="Soleimaniamiri, Saeid [US-IR]" w:date="2026-06-26T08:46:00Z" w16du:dateUtc="2026-06-26T12:46:00Z"/>
              </w:rPr>
            </w:pPr>
            <w:ins w:id="1693" w:author="Soleimaniamiri, Saeid [US-IR]" w:date="2026-06-26T08:46:00Z" w16du:dateUtc="2026-06-26T12:46:00Z">
              <w:r w:rsidRPr="00DD7BFC">
                <w:t>valid</w:t>
              </w:r>
            </w:ins>
          </w:p>
        </w:tc>
        <w:tc>
          <w:tcPr>
            <w:tcW w:w="850" w:type="dxa"/>
            <w:hideMark/>
          </w:tcPr>
          <w:p w14:paraId="2D9C76E1" w14:textId="0A1000F3" w:rsidR="006A09EB" w:rsidRPr="00064B03" w:rsidRDefault="006A09EB" w:rsidP="006A09EB">
            <w:pPr>
              <w:pStyle w:val="FHWABody"/>
              <w:jc w:val="right"/>
              <w:rPr>
                <w:ins w:id="1694" w:author="Soleimaniamiri, Saeid [US-IR]" w:date="2026-06-26T08:46:00Z" w16du:dateUtc="2026-06-26T12:46:00Z"/>
              </w:rPr>
            </w:pPr>
            <w:ins w:id="1695" w:author="Soleimaniamiri, Saeid [US-IR]" w:date="2026-06-26T08:46:00Z" w16du:dateUtc="2026-06-26T12:46:00Z">
              <w:r w:rsidRPr="00DD7BFC">
                <w:t>10,000</w:t>
              </w:r>
            </w:ins>
          </w:p>
        </w:tc>
        <w:tc>
          <w:tcPr>
            <w:tcW w:w="1336" w:type="dxa"/>
            <w:hideMark/>
          </w:tcPr>
          <w:p w14:paraId="66894FE1" w14:textId="20AC62BA" w:rsidR="006A09EB" w:rsidRPr="00064B03" w:rsidRDefault="006A09EB" w:rsidP="006A09EB">
            <w:pPr>
              <w:pStyle w:val="FHWABody"/>
              <w:jc w:val="right"/>
              <w:rPr>
                <w:ins w:id="1696" w:author="Soleimaniamiri, Saeid [US-IR]" w:date="2026-06-26T08:46:00Z" w16du:dateUtc="2026-06-26T12:46:00Z"/>
              </w:rPr>
            </w:pPr>
            <w:ins w:id="1697" w:author="Soleimaniamiri, Saeid [US-IR]" w:date="2026-06-26T08:46:00Z" w16du:dateUtc="2026-06-26T12:46:00Z">
              <w:r w:rsidRPr="00DD7BFC">
                <w:t>0.2</w:t>
              </w:r>
            </w:ins>
            <w:ins w:id="1698" w:author="Bagwe, Gaurav R. [US-IN]" w:date="2026-06-26T10:12:00Z" w16du:dateUtc="2026-06-26T14:12:00Z">
              <w:r w:rsidR="003E52C9">
                <w:t>091</w:t>
              </w:r>
            </w:ins>
            <w:ins w:id="1699" w:author="Soleimaniamiri, Saeid [US-IR]" w:date="2026-06-26T08:46:00Z" w16du:dateUtc="2026-06-26T12:46:00Z">
              <w:del w:id="1700" w:author="Bagwe, Gaurav R. [US-IN]" w:date="2026-06-26T10:12:00Z" w16du:dateUtc="2026-06-26T14:12:00Z">
                <w:r w:rsidRPr="00DD7BFC" w:rsidDel="003E52C9">
                  <w:delText>291</w:delText>
                </w:r>
              </w:del>
            </w:ins>
          </w:p>
        </w:tc>
        <w:tc>
          <w:tcPr>
            <w:tcW w:w="1256" w:type="dxa"/>
            <w:hideMark/>
          </w:tcPr>
          <w:p w14:paraId="3CCA6925" w14:textId="2076376A" w:rsidR="006A09EB" w:rsidRPr="00064B03" w:rsidRDefault="006A09EB" w:rsidP="006A09EB">
            <w:pPr>
              <w:pStyle w:val="FHWABody"/>
              <w:jc w:val="right"/>
              <w:rPr>
                <w:ins w:id="1701" w:author="Soleimaniamiri, Saeid [US-IR]" w:date="2026-06-26T08:46:00Z" w16du:dateUtc="2026-06-26T12:46:00Z"/>
              </w:rPr>
            </w:pPr>
            <w:ins w:id="1702" w:author="Soleimaniamiri, Saeid [US-IR]" w:date="2026-06-26T08:46:00Z" w16du:dateUtc="2026-06-26T12:46:00Z">
              <w:r w:rsidRPr="00DD7BFC">
                <w:t>0.3</w:t>
              </w:r>
            </w:ins>
            <w:ins w:id="1703" w:author="Bagwe, Gaurav R. [US-IN]" w:date="2026-06-26T10:12:00Z" w16du:dateUtc="2026-06-26T14:12:00Z">
              <w:r w:rsidR="003E52C9">
                <w:t>380</w:t>
              </w:r>
            </w:ins>
            <w:ins w:id="1704" w:author="Soleimaniamiri, Saeid [US-IR]" w:date="2026-06-26T08:46:00Z" w16du:dateUtc="2026-06-26T12:46:00Z">
              <w:del w:id="1705" w:author="Bagwe, Gaurav R. [US-IN]" w:date="2026-06-26T10:12:00Z" w16du:dateUtc="2026-06-26T14:12:00Z">
                <w:r w:rsidRPr="00DD7BFC" w:rsidDel="003E52C9">
                  <w:delText>727</w:delText>
                </w:r>
              </w:del>
            </w:ins>
          </w:p>
        </w:tc>
        <w:tc>
          <w:tcPr>
            <w:tcW w:w="1256" w:type="dxa"/>
            <w:hideMark/>
          </w:tcPr>
          <w:p w14:paraId="3C307454" w14:textId="2ADF0FA9" w:rsidR="006A09EB" w:rsidRPr="00064B03" w:rsidRDefault="006A09EB" w:rsidP="006A09EB">
            <w:pPr>
              <w:pStyle w:val="FHWABody"/>
              <w:jc w:val="right"/>
              <w:rPr>
                <w:ins w:id="1706" w:author="Soleimaniamiri, Saeid [US-IR]" w:date="2026-06-26T08:46:00Z" w16du:dateUtc="2026-06-26T12:46:00Z"/>
              </w:rPr>
            </w:pPr>
            <w:ins w:id="1707" w:author="Soleimaniamiri, Saeid [US-IR]" w:date="2026-06-26T08:46:00Z" w16du:dateUtc="2026-06-26T12:46:00Z">
              <w:r w:rsidRPr="00DD7BFC">
                <w:t>0.</w:t>
              </w:r>
            </w:ins>
            <w:ins w:id="1708" w:author="Bagwe, Gaurav R. [US-IN]" w:date="2026-06-26T10:13:00Z" w16du:dateUtc="2026-06-26T14:13:00Z">
              <w:r w:rsidR="00E2348D">
                <w:t>2333</w:t>
              </w:r>
            </w:ins>
            <w:ins w:id="1709" w:author="Soleimaniamiri, Saeid [US-IR]" w:date="2026-06-26T08:46:00Z" w16du:dateUtc="2026-06-26T12:46:00Z">
              <w:del w:id="1710" w:author="Bagwe, Gaurav R. [US-IN]" w:date="2026-06-26T10:13:00Z" w16du:dateUtc="2026-06-26T14:13:00Z">
                <w:r w:rsidRPr="00DD7BFC" w:rsidDel="000C4CC8">
                  <w:delText>2496</w:delText>
                </w:r>
              </w:del>
            </w:ins>
          </w:p>
        </w:tc>
        <w:tc>
          <w:tcPr>
            <w:tcW w:w="1256" w:type="dxa"/>
            <w:hideMark/>
          </w:tcPr>
          <w:p w14:paraId="29EB83B9" w14:textId="24FA97A9" w:rsidR="006A09EB" w:rsidRPr="00064B03" w:rsidRDefault="006A09EB" w:rsidP="006A09EB">
            <w:pPr>
              <w:pStyle w:val="FHWABody"/>
              <w:jc w:val="right"/>
              <w:rPr>
                <w:ins w:id="1711" w:author="Soleimaniamiri, Saeid [US-IR]" w:date="2026-06-26T08:46:00Z" w16du:dateUtc="2026-06-26T12:46:00Z"/>
              </w:rPr>
            </w:pPr>
            <w:ins w:id="1712" w:author="Soleimaniamiri, Saeid [US-IR]" w:date="2026-06-26T08:46:00Z" w16du:dateUtc="2026-06-26T12:46:00Z">
              <w:r w:rsidRPr="00DD7BFC">
                <w:t>0.</w:t>
              </w:r>
            </w:ins>
            <w:ins w:id="1713" w:author="Bagwe, Gaurav R. [US-IN]" w:date="2026-06-26T10:12:00Z" w16du:dateUtc="2026-06-26T14:12:00Z">
              <w:r w:rsidR="000C4CC8">
                <w:t>67</w:t>
              </w:r>
            </w:ins>
            <w:ins w:id="1714" w:author="Bagwe, Gaurav R. [US-IN]" w:date="2026-06-26T10:13:00Z" w16du:dateUtc="2026-06-26T14:13:00Z">
              <w:r w:rsidR="000C4CC8">
                <w:t>47</w:t>
              </w:r>
            </w:ins>
            <w:ins w:id="1715" w:author="Soleimaniamiri, Saeid [US-IR]" w:date="2026-06-26T08:46:00Z" w16du:dateUtc="2026-06-26T12:46:00Z">
              <w:del w:id="1716" w:author="Bagwe, Gaurav R. [US-IN]" w:date="2026-06-26T10:12:00Z" w16du:dateUtc="2026-06-26T14:12:00Z">
                <w:r w:rsidRPr="00DD7BFC" w:rsidDel="000C4CC8">
                  <w:delText>7355</w:delText>
                </w:r>
              </w:del>
            </w:ins>
          </w:p>
        </w:tc>
      </w:tr>
      <w:tr w:rsidR="006A09EB" w:rsidRPr="00064B03" w14:paraId="23389227" w14:textId="77777777" w:rsidTr="002B5CEB">
        <w:trPr>
          <w:ins w:id="1717" w:author="Soleimaniamiri, Saeid [US-IR]" w:date="2026-06-26T08:46:00Z"/>
        </w:trPr>
        <w:tc>
          <w:tcPr>
            <w:tcW w:w="1236" w:type="dxa"/>
            <w:vMerge w:val="restart"/>
          </w:tcPr>
          <w:p w14:paraId="0A4125F6" w14:textId="77777777" w:rsidR="006A09EB" w:rsidRPr="00064B03" w:rsidRDefault="006A09EB" w:rsidP="006A09EB">
            <w:pPr>
              <w:pStyle w:val="FHWABody"/>
              <w:rPr>
                <w:ins w:id="1718" w:author="Soleimaniamiri, Saeid [US-IR]" w:date="2026-06-26T08:46:00Z" w16du:dateUtc="2026-06-26T12:46:00Z"/>
              </w:rPr>
            </w:pPr>
            <w:ins w:id="1719" w:author="Soleimaniamiri, Saeid [US-IR]" w:date="2026-06-26T08:46:00Z" w16du:dateUtc="2026-06-26T12:46:00Z">
              <w:r w:rsidRPr="00DD7BFC">
                <w:lastRenderedPageBreak/>
                <w:t>CLRerNet</w:t>
              </w:r>
            </w:ins>
          </w:p>
          <w:p w14:paraId="0228639A" w14:textId="08A3AD6F" w:rsidR="006A09EB" w:rsidRPr="00064B03" w:rsidRDefault="006A09EB" w:rsidP="006A09EB">
            <w:pPr>
              <w:pStyle w:val="FHWABody"/>
              <w:rPr>
                <w:ins w:id="1720" w:author="Soleimaniamiri, Saeid [US-IR]" w:date="2026-06-26T08:46:00Z" w16du:dateUtc="2026-06-26T12:46:00Z"/>
              </w:rPr>
            </w:pPr>
          </w:p>
        </w:tc>
        <w:tc>
          <w:tcPr>
            <w:tcW w:w="1276" w:type="dxa"/>
          </w:tcPr>
          <w:p w14:paraId="6281AC5D" w14:textId="33BAA7F4" w:rsidR="006A09EB" w:rsidRPr="00064B03" w:rsidRDefault="006A09EB" w:rsidP="006A09EB">
            <w:pPr>
              <w:pStyle w:val="FHWABody"/>
              <w:rPr>
                <w:ins w:id="1721" w:author="Soleimaniamiri, Saeid [US-IR]" w:date="2026-06-26T08:46:00Z" w16du:dateUtc="2026-06-26T12:46:00Z"/>
              </w:rPr>
            </w:pPr>
            <w:ins w:id="1722" w:author="Soleimaniamiri, Saeid [US-IR]" w:date="2026-06-26T08:46:00Z" w16du:dateUtc="2026-06-26T12:46:00Z">
              <w:r w:rsidRPr="00DD7BFC">
                <w:t>TuSimple</w:t>
              </w:r>
            </w:ins>
          </w:p>
        </w:tc>
        <w:tc>
          <w:tcPr>
            <w:tcW w:w="597" w:type="dxa"/>
          </w:tcPr>
          <w:p w14:paraId="23BE4614" w14:textId="522329D5" w:rsidR="006A09EB" w:rsidRPr="00064B03" w:rsidRDefault="006A09EB" w:rsidP="006A09EB">
            <w:pPr>
              <w:pStyle w:val="FHWABody"/>
              <w:rPr>
                <w:ins w:id="1723" w:author="Soleimaniamiri, Saeid [US-IR]" w:date="2026-06-26T08:46:00Z" w16du:dateUtc="2026-06-26T12:46:00Z"/>
              </w:rPr>
            </w:pPr>
            <w:ins w:id="1724" w:author="Soleimaniamiri, Saeid [US-IR]" w:date="2026-06-26T08:46:00Z" w16du:dateUtc="2026-06-26T12:46:00Z">
              <w:r w:rsidRPr="00DD7BFC">
                <w:t>test</w:t>
              </w:r>
            </w:ins>
          </w:p>
        </w:tc>
        <w:tc>
          <w:tcPr>
            <w:tcW w:w="850" w:type="dxa"/>
          </w:tcPr>
          <w:p w14:paraId="55933306" w14:textId="2CFAAF8A" w:rsidR="006A09EB" w:rsidRPr="00064B03" w:rsidRDefault="006A09EB" w:rsidP="006A09EB">
            <w:pPr>
              <w:pStyle w:val="FHWABody"/>
              <w:jc w:val="right"/>
              <w:rPr>
                <w:ins w:id="1725" w:author="Soleimaniamiri, Saeid [US-IR]" w:date="2026-06-26T08:46:00Z" w16du:dateUtc="2026-06-26T12:46:00Z"/>
              </w:rPr>
            </w:pPr>
            <w:ins w:id="1726" w:author="Soleimaniamiri, Saeid [US-IR]" w:date="2026-06-26T08:46:00Z" w16du:dateUtc="2026-06-26T12:46:00Z">
              <w:r w:rsidRPr="00DD7BFC">
                <w:t>2,782</w:t>
              </w:r>
            </w:ins>
          </w:p>
        </w:tc>
        <w:tc>
          <w:tcPr>
            <w:tcW w:w="1336" w:type="dxa"/>
          </w:tcPr>
          <w:p w14:paraId="0B194B25" w14:textId="4CDC61D8" w:rsidR="006A09EB" w:rsidRPr="00064B03" w:rsidRDefault="006A09EB" w:rsidP="006A09EB">
            <w:pPr>
              <w:pStyle w:val="FHWABody"/>
              <w:jc w:val="right"/>
              <w:rPr>
                <w:ins w:id="1727" w:author="Soleimaniamiri, Saeid [US-IR]" w:date="2026-06-26T08:46:00Z" w16du:dateUtc="2026-06-26T12:46:00Z"/>
              </w:rPr>
            </w:pPr>
            <w:ins w:id="1728" w:author="Soleimaniamiri, Saeid [US-IR]" w:date="2026-06-26T08:46:00Z" w16du:dateUtc="2026-06-26T12:46:00Z">
              <w:r w:rsidRPr="00DD7BFC">
                <w:t>0.4</w:t>
              </w:r>
            </w:ins>
            <w:ins w:id="1729" w:author="Bagwe, Gaurav R. [US-IN]" w:date="2026-06-26T10:13:00Z" w16du:dateUtc="2026-06-26T14:13:00Z">
              <w:r w:rsidR="00CE71CE">
                <w:t>901</w:t>
              </w:r>
            </w:ins>
            <w:ins w:id="1730" w:author="Soleimaniamiri, Saeid [US-IR]" w:date="2026-06-26T08:46:00Z" w16du:dateUtc="2026-06-26T12:46:00Z">
              <w:del w:id="1731" w:author="Bagwe, Gaurav R. [US-IN]" w:date="2026-06-26T10:13:00Z" w16du:dateUtc="2026-06-26T14:13:00Z">
                <w:r w:rsidRPr="00DD7BFC" w:rsidDel="00E55F04">
                  <w:delText>752</w:delText>
                </w:r>
              </w:del>
              <w:r w:rsidRPr="00DD7BFC">
                <w:t xml:space="preserve">* </w:t>
              </w:r>
            </w:ins>
          </w:p>
        </w:tc>
        <w:tc>
          <w:tcPr>
            <w:tcW w:w="1256" w:type="dxa"/>
          </w:tcPr>
          <w:p w14:paraId="64647560" w14:textId="1A0C9A2F" w:rsidR="006A09EB" w:rsidRPr="00064B03" w:rsidRDefault="006A09EB" w:rsidP="006A09EB">
            <w:pPr>
              <w:pStyle w:val="FHWABody"/>
              <w:jc w:val="right"/>
              <w:rPr>
                <w:ins w:id="1732" w:author="Soleimaniamiri, Saeid [US-IR]" w:date="2026-06-26T08:46:00Z" w16du:dateUtc="2026-06-26T12:46:00Z"/>
              </w:rPr>
            </w:pPr>
            <w:ins w:id="1733" w:author="Soleimaniamiri, Saeid [US-IR]" w:date="2026-06-26T08:46:00Z" w16du:dateUtc="2026-06-26T12:46:00Z">
              <w:r w:rsidRPr="00DD7BFC">
                <w:t>0.64</w:t>
              </w:r>
            </w:ins>
            <w:ins w:id="1734" w:author="Bagwe, Gaurav R. [US-IN]" w:date="2026-06-26T10:13:00Z" w16du:dateUtc="2026-06-26T14:13:00Z">
              <w:r w:rsidR="00CE71CE">
                <w:t>57</w:t>
              </w:r>
            </w:ins>
            <w:ins w:id="1735" w:author="Soleimaniamiri, Saeid [US-IR]" w:date="2026-06-26T08:46:00Z" w16du:dateUtc="2026-06-26T12:46:00Z">
              <w:del w:id="1736" w:author="Bagwe, Gaurav R. [US-IN]" w:date="2026-06-26T10:13:00Z" w16du:dateUtc="2026-06-26T14:13:00Z">
                <w:r w:rsidRPr="00DD7BFC" w:rsidDel="00CE71CE">
                  <w:delText>43</w:delText>
                </w:r>
              </w:del>
            </w:ins>
          </w:p>
        </w:tc>
        <w:tc>
          <w:tcPr>
            <w:tcW w:w="1256" w:type="dxa"/>
          </w:tcPr>
          <w:p w14:paraId="7CF7C0C8" w14:textId="58241E10" w:rsidR="006A09EB" w:rsidRPr="00064B03" w:rsidRDefault="006A09EB" w:rsidP="006A09EB">
            <w:pPr>
              <w:pStyle w:val="FHWABody"/>
              <w:jc w:val="right"/>
              <w:rPr>
                <w:ins w:id="1737" w:author="Soleimaniamiri, Saeid [US-IR]" w:date="2026-06-26T08:46:00Z" w16du:dateUtc="2026-06-26T12:46:00Z"/>
              </w:rPr>
            </w:pPr>
            <w:ins w:id="1738" w:author="Soleimaniamiri, Saeid [US-IR]" w:date="2026-06-26T08:46:00Z" w16du:dateUtc="2026-06-26T12:46:00Z">
              <w:r w:rsidRPr="00DD7BFC">
                <w:t>0.</w:t>
              </w:r>
            </w:ins>
            <w:ins w:id="1739" w:author="Bagwe, Gaurav R. [US-IN]" w:date="2026-06-26T10:13:00Z" w16du:dateUtc="2026-06-26T14:13:00Z">
              <w:r w:rsidR="00B97AF0">
                <w:t>8</w:t>
              </w:r>
              <w:r w:rsidR="00146C4E">
                <w:t>038</w:t>
              </w:r>
            </w:ins>
            <w:ins w:id="1740" w:author="Soleimaniamiri, Saeid [US-IR]" w:date="2026-06-26T08:46:00Z" w16du:dateUtc="2026-06-26T12:46:00Z">
              <w:del w:id="1741" w:author="Bagwe, Gaurav R. [US-IN]" w:date="2026-06-26T10:13:00Z" w16du:dateUtc="2026-06-26T14:13:00Z">
                <w:r w:rsidRPr="00DD7BFC" w:rsidDel="00146C4E">
                  <w:delText>8031</w:delText>
                </w:r>
              </w:del>
            </w:ins>
          </w:p>
        </w:tc>
        <w:tc>
          <w:tcPr>
            <w:tcW w:w="1256" w:type="dxa"/>
          </w:tcPr>
          <w:p w14:paraId="47ABC1DA" w14:textId="2BED2617" w:rsidR="006A09EB" w:rsidRPr="00064B03" w:rsidRDefault="006A09EB" w:rsidP="006A09EB">
            <w:pPr>
              <w:pStyle w:val="FHWABody"/>
              <w:jc w:val="right"/>
              <w:rPr>
                <w:ins w:id="1742" w:author="Soleimaniamiri, Saeid [US-IR]" w:date="2026-06-26T08:46:00Z" w16du:dateUtc="2026-06-26T12:46:00Z"/>
              </w:rPr>
            </w:pPr>
            <w:ins w:id="1743" w:author="Soleimaniamiri, Saeid [US-IR]" w:date="2026-06-26T08:46:00Z" w16du:dateUtc="2026-06-26T12:46:00Z">
              <w:r w:rsidRPr="00DD7BFC">
                <w:t>0.5</w:t>
              </w:r>
            </w:ins>
            <w:ins w:id="1744" w:author="Bagwe, Gaurav R. [US-IN]" w:date="2026-06-26T10:13:00Z" w16du:dateUtc="2026-06-26T14:13:00Z">
              <w:r w:rsidR="00AA1FEC">
                <w:t>520</w:t>
              </w:r>
            </w:ins>
            <w:ins w:id="1745" w:author="Soleimaniamiri, Saeid [US-IR]" w:date="2026-06-26T08:46:00Z" w16du:dateUtc="2026-06-26T12:46:00Z">
              <w:del w:id="1746" w:author="Bagwe, Gaurav R. [US-IN]" w:date="2026-06-26T10:13:00Z" w16du:dateUtc="2026-06-26T14:13:00Z">
                <w:r w:rsidRPr="00DD7BFC" w:rsidDel="00AA1FEC">
                  <w:delText>379</w:delText>
                </w:r>
              </w:del>
            </w:ins>
          </w:p>
        </w:tc>
      </w:tr>
      <w:tr w:rsidR="006A09EB" w:rsidRPr="00064B03" w14:paraId="419CA488" w14:textId="77777777" w:rsidTr="002B5CEB">
        <w:trPr>
          <w:ins w:id="1747" w:author="Soleimaniamiri, Saeid [US-IR]" w:date="2026-06-26T08:46:00Z"/>
        </w:trPr>
        <w:tc>
          <w:tcPr>
            <w:tcW w:w="1236" w:type="dxa"/>
            <w:vMerge/>
          </w:tcPr>
          <w:p w14:paraId="4C4BA05C" w14:textId="77777777" w:rsidR="006A09EB" w:rsidRPr="00064B03" w:rsidRDefault="006A09EB" w:rsidP="006A09EB">
            <w:pPr>
              <w:pStyle w:val="FHWABody"/>
              <w:rPr>
                <w:ins w:id="1748" w:author="Soleimaniamiri, Saeid [US-IR]" w:date="2026-06-26T08:46:00Z" w16du:dateUtc="2026-06-26T12:46:00Z"/>
              </w:rPr>
            </w:pPr>
          </w:p>
        </w:tc>
        <w:tc>
          <w:tcPr>
            <w:tcW w:w="1276" w:type="dxa"/>
          </w:tcPr>
          <w:p w14:paraId="0C53BA20" w14:textId="1A0DD5BC" w:rsidR="006A09EB" w:rsidRPr="00064B03" w:rsidRDefault="006A09EB" w:rsidP="006A09EB">
            <w:pPr>
              <w:pStyle w:val="FHWABody"/>
              <w:rPr>
                <w:ins w:id="1749" w:author="Soleimaniamiri, Saeid [US-IR]" w:date="2026-06-26T08:46:00Z" w16du:dateUtc="2026-06-26T12:46:00Z"/>
              </w:rPr>
            </w:pPr>
            <w:ins w:id="1750" w:author="Soleimaniamiri, Saeid [US-IR]" w:date="2026-06-26T08:46:00Z" w16du:dateUtc="2026-06-26T12:46:00Z">
              <w:r w:rsidRPr="00DD7BFC">
                <w:t>CULane</w:t>
              </w:r>
            </w:ins>
          </w:p>
        </w:tc>
        <w:tc>
          <w:tcPr>
            <w:tcW w:w="597" w:type="dxa"/>
          </w:tcPr>
          <w:p w14:paraId="031802CB" w14:textId="235CC7E4" w:rsidR="006A09EB" w:rsidRPr="00064B03" w:rsidRDefault="006A09EB" w:rsidP="006A09EB">
            <w:pPr>
              <w:pStyle w:val="FHWABody"/>
              <w:rPr>
                <w:ins w:id="1751" w:author="Soleimaniamiri, Saeid [US-IR]" w:date="2026-06-26T08:46:00Z" w16du:dateUtc="2026-06-26T12:46:00Z"/>
              </w:rPr>
            </w:pPr>
            <w:ins w:id="1752" w:author="Soleimaniamiri, Saeid [US-IR]" w:date="2026-06-26T08:46:00Z" w16du:dateUtc="2026-06-26T12:46:00Z">
              <w:r w:rsidRPr="00DD7BFC">
                <w:t>test</w:t>
              </w:r>
            </w:ins>
          </w:p>
        </w:tc>
        <w:tc>
          <w:tcPr>
            <w:tcW w:w="850" w:type="dxa"/>
          </w:tcPr>
          <w:p w14:paraId="4B2FDCD1" w14:textId="2C66208B" w:rsidR="006A09EB" w:rsidRPr="00064B03" w:rsidRDefault="006A09EB" w:rsidP="006A09EB">
            <w:pPr>
              <w:pStyle w:val="FHWABody"/>
              <w:jc w:val="right"/>
              <w:rPr>
                <w:ins w:id="1753" w:author="Soleimaniamiri, Saeid [US-IR]" w:date="2026-06-26T08:46:00Z" w16du:dateUtc="2026-06-26T12:46:00Z"/>
              </w:rPr>
            </w:pPr>
            <w:ins w:id="1754" w:author="Soleimaniamiri, Saeid [US-IR]" w:date="2026-06-26T08:46:00Z" w16du:dateUtc="2026-06-26T12:46:00Z">
              <w:r w:rsidRPr="00DD7BFC">
                <w:t>34,680</w:t>
              </w:r>
            </w:ins>
          </w:p>
        </w:tc>
        <w:tc>
          <w:tcPr>
            <w:tcW w:w="1336" w:type="dxa"/>
          </w:tcPr>
          <w:p w14:paraId="06372B2D" w14:textId="539BB441" w:rsidR="006A09EB" w:rsidRPr="00D151CF" w:rsidRDefault="006A09EB" w:rsidP="006A09EB">
            <w:pPr>
              <w:pStyle w:val="FHWABody"/>
              <w:jc w:val="right"/>
              <w:rPr>
                <w:ins w:id="1755" w:author="Soleimaniamiri, Saeid [US-IR]" w:date="2026-06-26T08:46:00Z" w16du:dateUtc="2026-06-26T12:46:00Z"/>
                <w:vertAlign w:val="superscript"/>
              </w:rPr>
            </w:pPr>
            <w:ins w:id="1756" w:author="Soleimaniamiri, Saeid [US-IR]" w:date="2026-06-26T08:46:00Z" w16du:dateUtc="2026-06-26T12:46:00Z">
              <w:r w:rsidRPr="00DD7BFC">
                <w:t>0.</w:t>
              </w:r>
            </w:ins>
            <w:ins w:id="1757" w:author="Bagwe, Gaurav R. [US-IN]" w:date="2026-06-26T10:14:00Z" w16du:dateUtc="2026-06-26T14:14:00Z">
              <w:r w:rsidR="00C97AE6">
                <w:t>5778</w:t>
              </w:r>
            </w:ins>
            <w:ins w:id="1758" w:author="Soleimaniamiri, Saeid [US-IR]" w:date="2026-06-26T08:46:00Z" w16du:dateUtc="2026-06-26T12:46:00Z">
              <w:del w:id="1759" w:author="Bagwe, Gaurav R. [US-IN]" w:date="2026-06-26T10:14:00Z" w16du:dateUtc="2026-06-26T14:14:00Z">
                <w:r w:rsidRPr="00DD7BFC" w:rsidDel="00C97AE6">
                  <w:delText>6393</w:delText>
                </w:r>
              </w:del>
              <w:r w:rsidRPr="00DD7BFC">
                <w:t>*</w:t>
              </w:r>
            </w:ins>
          </w:p>
        </w:tc>
        <w:tc>
          <w:tcPr>
            <w:tcW w:w="1256" w:type="dxa"/>
          </w:tcPr>
          <w:p w14:paraId="0D802163" w14:textId="6F98875F" w:rsidR="006A09EB" w:rsidRPr="00064B03" w:rsidRDefault="006A09EB" w:rsidP="006A09EB">
            <w:pPr>
              <w:pStyle w:val="FHWABody"/>
              <w:jc w:val="right"/>
              <w:rPr>
                <w:ins w:id="1760" w:author="Soleimaniamiri, Saeid [US-IR]" w:date="2026-06-26T08:46:00Z" w16du:dateUtc="2026-06-26T12:46:00Z"/>
              </w:rPr>
            </w:pPr>
            <w:ins w:id="1761" w:author="Soleimaniamiri, Saeid [US-IR]" w:date="2026-06-26T08:46:00Z" w16du:dateUtc="2026-06-26T12:46:00Z">
              <w:r w:rsidRPr="00DD7BFC">
                <w:t>0.</w:t>
              </w:r>
            </w:ins>
            <w:ins w:id="1762" w:author="Bagwe, Gaurav R. [US-IN]" w:date="2026-06-26T10:14:00Z" w16du:dateUtc="2026-06-26T14:14:00Z">
              <w:r w:rsidR="00C97AE6">
                <w:t>6675</w:t>
              </w:r>
            </w:ins>
            <w:ins w:id="1763" w:author="Soleimaniamiri, Saeid [US-IR]" w:date="2026-06-26T08:46:00Z" w16du:dateUtc="2026-06-26T12:46:00Z">
              <w:del w:id="1764" w:author="Bagwe, Gaurav R. [US-IN]" w:date="2026-06-26T10:14:00Z" w16du:dateUtc="2026-06-26T14:14:00Z">
                <w:r w:rsidRPr="00DD7BFC" w:rsidDel="006E6702">
                  <w:delText>7799</w:delText>
                </w:r>
              </w:del>
            </w:ins>
          </w:p>
        </w:tc>
        <w:tc>
          <w:tcPr>
            <w:tcW w:w="1256" w:type="dxa"/>
          </w:tcPr>
          <w:p w14:paraId="078D83BF" w14:textId="49D0162C" w:rsidR="006A09EB" w:rsidRPr="00064B03" w:rsidRDefault="006A09EB" w:rsidP="006A09EB">
            <w:pPr>
              <w:pStyle w:val="FHWABody"/>
              <w:jc w:val="right"/>
              <w:rPr>
                <w:ins w:id="1765" w:author="Soleimaniamiri, Saeid [US-IR]" w:date="2026-06-26T08:46:00Z" w16du:dateUtc="2026-06-26T12:46:00Z"/>
              </w:rPr>
            </w:pPr>
            <w:ins w:id="1766" w:author="Soleimaniamiri, Saeid [US-IR]" w:date="2026-06-26T08:46:00Z" w16du:dateUtc="2026-06-26T12:46:00Z">
              <w:r w:rsidRPr="00DD7BFC">
                <w:t>0.</w:t>
              </w:r>
            </w:ins>
            <w:ins w:id="1767" w:author="Bagwe, Gaurav R. [US-IN]" w:date="2026-06-26T10:14:00Z" w16du:dateUtc="2026-06-26T14:14:00Z">
              <w:r w:rsidR="006E6702">
                <w:t>7149</w:t>
              </w:r>
            </w:ins>
            <w:ins w:id="1768" w:author="Soleimaniamiri, Saeid [US-IR]" w:date="2026-06-26T08:46:00Z" w16du:dateUtc="2026-06-26T12:46:00Z">
              <w:del w:id="1769" w:author="Bagwe, Gaurav R. [US-IN]" w:date="2026-06-26T10:14:00Z" w16du:dateUtc="2026-06-26T14:14:00Z">
                <w:r w:rsidRPr="00DD7BFC" w:rsidDel="006E6702">
                  <w:delText>8340</w:delText>
                </w:r>
              </w:del>
            </w:ins>
          </w:p>
        </w:tc>
        <w:tc>
          <w:tcPr>
            <w:tcW w:w="1256" w:type="dxa"/>
          </w:tcPr>
          <w:p w14:paraId="5B03F361" w14:textId="714613E2" w:rsidR="006A09EB" w:rsidRPr="00064B03" w:rsidRDefault="006A09EB" w:rsidP="006A09EB">
            <w:pPr>
              <w:pStyle w:val="FHWABody"/>
              <w:jc w:val="right"/>
              <w:rPr>
                <w:ins w:id="1770" w:author="Soleimaniamiri, Saeid [US-IR]" w:date="2026-06-26T08:46:00Z" w16du:dateUtc="2026-06-26T12:46:00Z"/>
              </w:rPr>
            </w:pPr>
            <w:ins w:id="1771" w:author="Soleimaniamiri, Saeid [US-IR]" w:date="2026-06-26T08:46:00Z" w16du:dateUtc="2026-06-26T12:46:00Z">
              <w:r w:rsidRPr="00DD7BFC">
                <w:t>0.</w:t>
              </w:r>
            </w:ins>
            <w:ins w:id="1772" w:author="Bagwe, Gaurav R. [US-IN]" w:date="2026-06-26T10:13:00Z" w16du:dateUtc="2026-06-26T14:13:00Z">
              <w:r w:rsidR="006E6702">
                <w:t>6473</w:t>
              </w:r>
            </w:ins>
            <w:ins w:id="1773" w:author="Soleimaniamiri, Saeid [US-IR]" w:date="2026-06-26T08:46:00Z" w16du:dateUtc="2026-06-26T12:46:00Z">
              <w:del w:id="1774" w:author="Bagwe, Gaurav R. [US-IN]" w:date="2026-06-26T10:13:00Z" w16du:dateUtc="2026-06-26T14:13:00Z">
                <w:r w:rsidRPr="00DD7BFC" w:rsidDel="006E6702">
                  <w:delText>7325</w:delText>
                </w:r>
              </w:del>
            </w:ins>
          </w:p>
        </w:tc>
      </w:tr>
      <w:tr w:rsidR="006A09EB" w:rsidRPr="00064B03" w14:paraId="48570B38" w14:textId="77777777" w:rsidTr="002B5CEB">
        <w:trPr>
          <w:ins w:id="1775" w:author="Soleimaniamiri, Saeid [US-IR]" w:date="2026-06-26T08:46:00Z"/>
        </w:trPr>
        <w:tc>
          <w:tcPr>
            <w:tcW w:w="1236" w:type="dxa"/>
            <w:vMerge/>
          </w:tcPr>
          <w:p w14:paraId="3160DC82" w14:textId="77777777" w:rsidR="006A09EB" w:rsidRPr="00064B03" w:rsidRDefault="006A09EB" w:rsidP="006A09EB">
            <w:pPr>
              <w:pStyle w:val="FHWABody"/>
              <w:rPr>
                <w:ins w:id="1776" w:author="Soleimaniamiri, Saeid [US-IR]" w:date="2026-06-26T08:46:00Z" w16du:dateUtc="2026-06-26T12:46:00Z"/>
              </w:rPr>
            </w:pPr>
          </w:p>
        </w:tc>
        <w:tc>
          <w:tcPr>
            <w:tcW w:w="1276" w:type="dxa"/>
          </w:tcPr>
          <w:p w14:paraId="6BF83EAA" w14:textId="1E153682" w:rsidR="006A09EB" w:rsidRPr="00064B03" w:rsidRDefault="006A09EB" w:rsidP="006A09EB">
            <w:pPr>
              <w:pStyle w:val="FHWABody"/>
              <w:rPr>
                <w:ins w:id="1777" w:author="Soleimaniamiri, Saeid [US-IR]" w:date="2026-06-26T08:46:00Z" w16du:dateUtc="2026-06-26T12:46:00Z"/>
              </w:rPr>
            </w:pPr>
            <w:ins w:id="1778" w:author="Soleimaniamiri, Saeid [US-IR]" w:date="2026-06-26T08:46:00Z" w16du:dateUtc="2026-06-26T12:46:00Z">
              <w:r w:rsidRPr="00DD7BFC">
                <w:t>CurveLanes</w:t>
              </w:r>
            </w:ins>
          </w:p>
        </w:tc>
        <w:tc>
          <w:tcPr>
            <w:tcW w:w="597" w:type="dxa"/>
          </w:tcPr>
          <w:p w14:paraId="2D88FEFD" w14:textId="4E65A4BC" w:rsidR="006A09EB" w:rsidRPr="00064B03" w:rsidRDefault="006A09EB" w:rsidP="006A09EB">
            <w:pPr>
              <w:pStyle w:val="FHWABody"/>
              <w:rPr>
                <w:ins w:id="1779" w:author="Soleimaniamiri, Saeid [US-IR]" w:date="2026-06-26T08:46:00Z" w16du:dateUtc="2026-06-26T12:46:00Z"/>
              </w:rPr>
            </w:pPr>
            <w:ins w:id="1780" w:author="Soleimaniamiri, Saeid [US-IR]" w:date="2026-06-26T08:46:00Z" w16du:dateUtc="2026-06-26T12:46:00Z">
              <w:r w:rsidRPr="00DD7BFC">
                <w:t>valid</w:t>
              </w:r>
            </w:ins>
          </w:p>
        </w:tc>
        <w:tc>
          <w:tcPr>
            <w:tcW w:w="850" w:type="dxa"/>
          </w:tcPr>
          <w:p w14:paraId="7BAAF3DE" w14:textId="040F7EC5" w:rsidR="006A09EB" w:rsidRPr="00064B03" w:rsidRDefault="006A09EB" w:rsidP="006A09EB">
            <w:pPr>
              <w:pStyle w:val="FHWABody"/>
              <w:jc w:val="right"/>
              <w:rPr>
                <w:ins w:id="1781" w:author="Soleimaniamiri, Saeid [US-IR]" w:date="2026-06-26T08:46:00Z" w16du:dateUtc="2026-06-26T12:46:00Z"/>
              </w:rPr>
            </w:pPr>
            <w:ins w:id="1782" w:author="Soleimaniamiri, Saeid [US-IR]" w:date="2026-06-26T08:46:00Z" w16du:dateUtc="2026-06-26T12:46:00Z">
              <w:r w:rsidRPr="00DD7BFC">
                <w:t>20,000</w:t>
              </w:r>
            </w:ins>
          </w:p>
        </w:tc>
        <w:tc>
          <w:tcPr>
            <w:tcW w:w="1336" w:type="dxa"/>
          </w:tcPr>
          <w:p w14:paraId="685A822F" w14:textId="5774A802" w:rsidR="006A09EB" w:rsidRPr="00D151CF" w:rsidRDefault="006A09EB" w:rsidP="006A09EB">
            <w:pPr>
              <w:pStyle w:val="FHWABody"/>
              <w:jc w:val="right"/>
              <w:rPr>
                <w:ins w:id="1783" w:author="Soleimaniamiri, Saeid [US-IR]" w:date="2026-06-26T08:46:00Z" w16du:dateUtc="2026-06-26T12:46:00Z"/>
                <w:vertAlign w:val="superscript"/>
              </w:rPr>
            </w:pPr>
            <w:ins w:id="1784" w:author="Soleimaniamiri, Saeid [US-IR]" w:date="2026-06-26T08:46:00Z" w16du:dateUtc="2026-06-26T12:46:00Z">
              <w:r w:rsidRPr="00DD7BFC">
                <w:t>0.4</w:t>
              </w:r>
            </w:ins>
            <w:ins w:id="1785" w:author="Bagwe, Gaurav R. [US-IN]" w:date="2026-06-26T10:14:00Z" w16du:dateUtc="2026-06-26T14:14:00Z">
              <w:r w:rsidR="00A625BD">
                <w:t>892</w:t>
              </w:r>
            </w:ins>
            <w:ins w:id="1786" w:author="Soleimaniamiri, Saeid [US-IR]" w:date="2026-06-26T08:46:00Z" w16du:dateUtc="2026-06-26T12:46:00Z">
              <w:del w:id="1787" w:author="Bagwe, Gaurav R. [US-IN]" w:date="2026-06-26T10:14:00Z" w16du:dateUtc="2026-06-26T14:14:00Z">
                <w:r w:rsidRPr="00DD7BFC" w:rsidDel="00C97AE6">
                  <w:delText>757</w:delText>
                </w:r>
              </w:del>
              <w:r w:rsidRPr="00DD7BFC">
                <w:t>*</w:t>
              </w:r>
            </w:ins>
          </w:p>
        </w:tc>
        <w:tc>
          <w:tcPr>
            <w:tcW w:w="1256" w:type="dxa"/>
          </w:tcPr>
          <w:p w14:paraId="73412CB2" w14:textId="10702BE5" w:rsidR="006A09EB" w:rsidRPr="00064B03" w:rsidRDefault="006A09EB" w:rsidP="006A09EB">
            <w:pPr>
              <w:pStyle w:val="FHWABody"/>
              <w:jc w:val="right"/>
              <w:rPr>
                <w:ins w:id="1788" w:author="Soleimaniamiri, Saeid [US-IR]" w:date="2026-06-26T08:46:00Z" w16du:dateUtc="2026-06-26T12:46:00Z"/>
              </w:rPr>
            </w:pPr>
            <w:ins w:id="1789" w:author="Soleimaniamiri, Saeid [US-IR]" w:date="2026-06-26T08:46:00Z" w16du:dateUtc="2026-06-26T12:46:00Z">
              <w:r w:rsidRPr="00DD7BFC">
                <w:t>0.</w:t>
              </w:r>
            </w:ins>
            <w:ins w:id="1790" w:author="Bagwe, Gaurav R. [US-IN]" w:date="2026-06-26T10:14:00Z" w16du:dateUtc="2026-06-26T14:14:00Z">
              <w:r w:rsidR="00A625BD">
                <w:t>6321</w:t>
              </w:r>
            </w:ins>
            <w:ins w:id="1791" w:author="Soleimaniamiri, Saeid [US-IR]" w:date="2026-06-26T08:46:00Z" w16du:dateUtc="2026-06-26T12:46:00Z">
              <w:del w:id="1792" w:author="Bagwe, Gaurav R. [US-IN]" w:date="2026-06-26T10:14:00Z" w16du:dateUtc="2026-06-26T14:14:00Z">
                <w:r w:rsidRPr="00DD7BFC" w:rsidDel="00A625BD">
                  <w:delText>6447</w:delText>
                </w:r>
              </w:del>
            </w:ins>
          </w:p>
        </w:tc>
        <w:tc>
          <w:tcPr>
            <w:tcW w:w="1256" w:type="dxa"/>
          </w:tcPr>
          <w:p w14:paraId="265CB0E3" w14:textId="715F1E02" w:rsidR="006A09EB" w:rsidRPr="00064B03" w:rsidRDefault="006A09EB" w:rsidP="006A09EB">
            <w:pPr>
              <w:pStyle w:val="FHWABody"/>
              <w:jc w:val="right"/>
              <w:rPr>
                <w:ins w:id="1793" w:author="Soleimaniamiri, Saeid [US-IR]" w:date="2026-06-26T08:46:00Z" w16du:dateUtc="2026-06-26T12:46:00Z"/>
              </w:rPr>
            </w:pPr>
            <w:ins w:id="1794" w:author="Soleimaniamiri, Saeid [US-IR]" w:date="2026-06-26T08:46:00Z" w16du:dateUtc="2026-06-26T12:46:00Z">
              <w:r w:rsidRPr="00DD7BFC">
                <w:t>0.</w:t>
              </w:r>
            </w:ins>
            <w:ins w:id="1795" w:author="Bagwe, Gaurav R. [US-IN]" w:date="2026-06-26T10:14:00Z" w16du:dateUtc="2026-06-26T14:14:00Z">
              <w:r w:rsidR="00A625BD">
                <w:t>7932</w:t>
              </w:r>
            </w:ins>
            <w:ins w:id="1796" w:author="Soleimaniamiri, Saeid [US-IR]" w:date="2026-06-26T08:46:00Z" w16du:dateUtc="2026-06-26T12:46:00Z">
              <w:del w:id="1797" w:author="Bagwe, Gaurav R. [US-IN]" w:date="2026-06-26T10:14:00Z" w16du:dateUtc="2026-06-26T14:14:00Z">
                <w:r w:rsidRPr="00DD7BFC" w:rsidDel="00A625BD">
                  <w:delText>8249</w:delText>
                </w:r>
              </w:del>
            </w:ins>
          </w:p>
        </w:tc>
        <w:tc>
          <w:tcPr>
            <w:tcW w:w="1256" w:type="dxa"/>
          </w:tcPr>
          <w:p w14:paraId="4CFAB0A2" w14:textId="5BC15A85" w:rsidR="006A09EB" w:rsidRPr="00064B03" w:rsidRDefault="006A09EB" w:rsidP="006A09EB">
            <w:pPr>
              <w:pStyle w:val="FHWABody"/>
              <w:jc w:val="right"/>
              <w:rPr>
                <w:ins w:id="1798" w:author="Soleimaniamiri, Saeid [US-IR]" w:date="2026-06-26T08:46:00Z" w16du:dateUtc="2026-06-26T12:46:00Z"/>
              </w:rPr>
            </w:pPr>
            <w:ins w:id="1799" w:author="Soleimaniamiri, Saeid [US-IR]" w:date="2026-06-26T08:46:00Z" w16du:dateUtc="2026-06-26T12:46:00Z">
              <w:r w:rsidRPr="00DD7BFC">
                <w:t>0.5</w:t>
              </w:r>
            </w:ins>
            <w:ins w:id="1800" w:author="Bagwe, Gaurav R. [US-IN]" w:date="2026-06-26T10:14:00Z" w16du:dateUtc="2026-06-26T14:14:00Z">
              <w:r w:rsidR="00A625BD">
                <w:t>459</w:t>
              </w:r>
            </w:ins>
            <w:ins w:id="1801" w:author="Soleimaniamiri, Saeid [US-IR]" w:date="2026-06-26T08:46:00Z" w16du:dateUtc="2026-06-26T12:46:00Z">
              <w:del w:id="1802" w:author="Bagwe, Gaurav R. [US-IN]" w:date="2026-06-26T10:14:00Z" w16du:dateUtc="2026-06-26T14:14:00Z">
                <w:r w:rsidRPr="00DD7BFC" w:rsidDel="00A625BD">
                  <w:delText>292</w:delText>
                </w:r>
              </w:del>
            </w:ins>
          </w:p>
        </w:tc>
      </w:tr>
      <w:tr w:rsidR="006A09EB" w:rsidRPr="00064B03" w14:paraId="1E38448D" w14:textId="77777777" w:rsidTr="002B5CEB">
        <w:trPr>
          <w:ins w:id="1803" w:author="Soleimaniamiri, Saeid [US-IR]" w:date="2026-06-26T08:46:00Z"/>
        </w:trPr>
        <w:tc>
          <w:tcPr>
            <w:tcW w:w="1236" w:type="dxa"/>
            <w:vMerge/>
          </w:tcPr>
          <w:p w14:paraId="4E56516A" w14:textId="77777777" w:rsidR="006A09EB" w:rsidRPr="00064B03" w:rsidRDefault="006A09EB" w:rsidP="006A09EB">
            <w:pPr>
              <w:pStyle w:val="FHWABody"/>
              <w:rPr>
                <w:ins w:id="1804" w:author="Soleimaniamiri, Saeid [US-IR]" w:date="2026-06-26T08:46:00Z" w16du:dateUtc="2026-06-26T12:46:00Z"/>
              </w:rPr>
            </w:pPr>
          </w:p>
        </w:tc>
        <w:tc>
          <w:tcPr>
            <w:tcW w:w="1276" w:type="dxa"/>
          </w:tcPr>
          <w:p w14:paraId="607E22D4" w14:textId="4D88C309" w:rsidR="006A09EB" w:rsidRPr="00064B03" w:rsidRDefault="006A09EB" w:rsidP="006A09EB">
            <w:pPr>
              <w:pStyle w:val="FHWABody"/>
              <w:rPr>
                <w:ins w:id="1805" w:author="Soleimaniamiri, Saeid [US-IR]" w:date="2026-06-26T08:46:00Z" w16du:dateUtc="2026-06-26T12:46:00Z"/>
              </w:rPr>
            </w:pPr>
            <w:ins w:id="1806" w:author="Soleimaniamiri, Saeid [US-IR]" w:date="2026-06-26T08:46:00Z" w16du:dateUtc="2026-06-26T12:46:00Z">
              <w:r w:rsidRPr="00DD7BFC">
                <w:t>BDD100K-Lane</w:t>
              </w:r>
            </w:ins>
          </w:p>
        </w:tc>
        <w:tc>
          <w:tcPr>
            <w:tcW w:w="597" w:type="dxa"/>
          </w:tcPr>
          <w:p w14:paraId="620AF841" w14:textId="608B2130" w:rsidR="006A09EB" w:rsidRPr="00064B03" w:rsidRDefault="006A09EB" w:rsidP="006A09EB">
            <w:pPr>
              <w:pStyle w:val="FHWABody"/>
              <w:rPr>
                <w:ins w:id="1807" w:author="Soleimaniamiri, Saeid [US-IR]" w:date="2026-06-26T08:46:00Z" w16du:dateUtc="2026-06-26T12:46:00Z"/>
              </w:rPr>
            </w:pPr>
            <w:ins w:id="1808" w:author="Soleimaniamiri, Saeid [US-IR]" w:date="2026-06-26T08:46:00Z" w16du:dateUtc="2026-06-26T12:46:00Z">
              <w:r w:rsidRPr="00DD7BFC">
                <w:t>valid</w:t>
              </w:r>
            </w:ins>
          </w:p>
        </w:tc>
        <w:tc>
          <w:tcPr>
            <w:tcW w:w="850" w:type="dxa"/>
          </w:tcPr>
          <w:p w14:paraId="59E2BC44" w14:textId="0F4D9573" w:rsidR="006A09EB" w:rsidRPr="00064B03" w:rsidRDefault="006A09EB" w:rsidP="006A09EB">
            <w:pPr>
              <w:pStyle w:val="FHWABody"/>
              <w:jc w:val="right"/>
              <w:rPr>
                <w:ins w:id="1809" w:author="Soleimaniamiri, Saeid [US-IR]" w:date="2026-06-26T08:46:00Z" w16du:dateUtc="2026-06-26T12:46:00Z"/>
              </w:rPr>
            </w:pPr>
            <w:ins w:id="1810" w:author="Soleimaniamiri, Saeid [US-IR]" w:date="2026-06-26T08:46:00Z" w16du:dateUtc="2026-06-26T12:46:00Z">
              <w:r w:rsidRPr="00DD7BFC">
                <w:t>10,000</w:t>
              </w:r>
            </w:ins>
          </w:p>
        </w:tc>
        <w:tc>
          <w:tcPr>
            <w:tcW w:w="1336" w:type="dxa"/>
          </w:tcPr>
          <w:p w14:paraId="6A5D50B2" w14:textId="6AFDEE57" w:rsidR="006A09EB" w:rsidRPr="00D151CF" w:rsidRDefault="006A09EB" w:rsidP="006A09EB">
            <w:pPr>
              <w:pStyle w:val="FHWABody"/>
              <w:jc w:val="right"/>
              <w:rPr>
                <w:ins w:id="1811" w:author="Soleimaniamiri, Saeid [US-IR]" w:date="2026-06-26T08:46:00Z" w16du:dateUtc="2026-06-26T12:46:00Z"/>
                <w:vertAlign w:val="superscript"/>
              </w:rPr>
            </w:pPr>
            <w:ins w:id="1812" w:author="Soleimaniamiri, Saeid [US-IR]" w:date="2026-06-26T08:46:00Z" w16du:dateUtc="2026-06-26T12:46:00Z">
              <w:r w:rsidRPr="00DD7BFC">
                <w:t>0.</w:t>
              </w:r>
            </w:ins>
            <w:ins w:id="1813" w:author="Bagwe, Gaurav R. [US-IN]" w:date="2026-06-26T10:15:00Z" w16du:dateUtc="2026-06-26T14:15:00Z">
              <w:r w:rsidR="00476028">
                <w:t>1856</w:t>
              </w:r>
            </w:ins>
            <w:ins w:id="1814" w:author="Soleimaniamiri, Saeid [US-IR]" w:date="2026-06-26T08:46:00Z" w16du:dateUtc="2026-06-26T12:46:00Z">
              <w:del w:id="1815" w:author="Bagwe, Gaurav R. [US-IN]" w:date="2026-06-26T10:15:00Z" w16du:dateUtc="2026-06-26T14:15:00Z">
                <w:r w:rsidRPr="00DD7BFC" w:rsidDel="00476028">
                  <w:delText>2226</w:delText>
                </w:r>
              </w:del>
              <w:r w:rsidRPr="00DD7BFC">
                <w:t>*</w:t>
              </w:r>
            </w:ins>
          </w:p>
        </w:tc>
        <w:tc>
          <w:tcPr>
            <w:tcW w:w="1256" w:type="dxa"/>
          </w:tcPr>
          <w:p w14:paraId="18EDAE42" w14:textId="6700871B" w:rsidR="006A09EB" w:rsidRPr="00064B03" w:rsidRDefault="006A09EB" w:rsidP="006A09EB">
            <w:pPr>
              <w:pStyle w:val="FHWABody"/>
              <w:jc w:val="right"/>
              <w:rPr>
                <w:ins w:id="1816" w:author="Soleimaniamiri, Saeid [US-IR]" w:date="2026-06-26T08:46:00Z" w16du:dateUtc="2026-06-26T12:46:00Z"/>
              </w:rPr>
            </w:pPr>
            <w:ins w:id="1817" w:author="Soleimaniamiri, Saeid [US-IR]" w:date="2026-06-26T08:46:00Z" w16du:dateUtc="2026-06-26T12:46:00Z">
              <w:r w:rsidRPr="00DD7BFC">
                <w:t>0.</w:t>
              </w:r>
            </w:ins>
            <w:ins w:id="1818" w:author="Bagwe, Gaurav R. [US-IN]" w:date="2026-06-26T10:15:00Z" w16du:dateUtc="2026-06-26T14:15:00Z">
              <w:r w:rsidR="00476028">
                <w:t>2803</w:t>
              </w:r>
            </w:ins>
            <w:ins w:id="1819" w:author="Soleimaniamiri, Saeid [US-IR]" w:date="2026-06-26T08:46:00Z" w16du:dateUtc="2026-06-26T12:46:00Z">
              <w:del w:id="1820" w:author="Bagwe, Gaurav R. [US-IN]" w:date="2026-06-26T10:15:00Z" w16du:dateUtc="2026-06-26T14:15:00Z">
                <w:r w:rsidRPr="00DD7BFC" w:rsidDel="00476028">
                  <w:delText>3641</w:delText>
                </w:r>
              </w:del>
            </w:ins>
          </w:p>
        </w:tc>
        <w:tc>
          <w:tcPr>
            <w:tcW w:w="1256" w:type="dxa"/>
          </w:tcPr>
          <w:p w14:paraId="7142DB89" w14:textId="3D24212C" w:rsidR="006A09EB" w:rsidRPr="00064B03" w:rsidRDefault="006A09EB" w:rsidP="006A09EB">
            <w:pPr>
              <w:pStyle w:val="FHWABody"/>
              <w:jc w:val="right"/>
              <w:rPr>
                <w:ins w:id="1821" w:author="Soleimaniamiri, Saeid [US-IR]" w:date="2026-06-26T08:46:00Z" w16du:dateUtc="2026-06-26T12:46:00Z"/>
              </w:rPr>
            </w:pPr>
            <w:ins w:id="1822" w:author="Soleimaniamiri, Saeid [US-IR]" w:date="2026-06-26T08:46:00Z" w16du:dateUtc="2026-06-26T12:46:00Z">
              <w:r w:rsidRPr="00DD7BFC">
                <w:t>0.</w:t>
              </w:r>
            </w:ins>
            <w:ins w:id="1823" w:author="Bagwe, Gaurav R. [US-IN]" w:date="2026-06-26T10:15:00Z" w16du:dateUtc="2026-06-26T14:15:00Z">
              <w:r w:rsidR="00476028">
                <w:t>2452</w:t>
              </w:r>
            </w:ins>
            <w:ins w:id="1824" w:author="Soleimaniamiri, Saeid [US-IR]" w:date="2026-06-26T08:46:00Z" w16du:dateUtc="2026-06-26T12:46:00Z">
              <w:del w:id="1825" w:author="Bagwe, Gaurav R. [US-IN]" w:date="2026-06-26T10:15:00Z" w16du:dateUtc="2026-06-26T14:15:00Z">
                <w:r w:rsidRPr="00DD7BFC" w:rsidDel="00476028">
                  <w:delText>3705</w:delText>
                </w:r>
              </w:del>
            </w:ins>
          </w:p>
        </w:tc>
        <w:tc>
          <w:tcPr>
            <w:tcW w:w="1256" w:type="dxa"/>
          </w:tcPr>
          <w:p w14:paraId="2CED1480" w14:textId="4F9153C5" w:rsidR="006A09EB" w:rsidRPr="00064B03" w:rsidRDefault="006A09EB" w:rsidP="006A09EB">
            <w:pPr>
              <w:pStyle w:val="FHWABody"/>
              <w:jc w:val="right"/>
              <w:rPr>
                <w:ins w:id="1826" w:author="Soleimaniamiri, Saeid [US-IR]" w:date="2026-06-26T08:46:00Z" w16du:dateUtc="2026-06-26T12:46:00Z"/>
              </w:rPr>
            </w:pPr>
            <w:ins w:id="1827" w:author="Soleimaniamiri, Saeid [US-IR]" w:date="2026-06-26T08:46:00Z" w16du:dateUtc="2026-06-26T12:46:00Z">
              <w:r w:rsidRPr="00DD7BFC">
                <w:t>0.</w:t>
              </w:r>
            </w:ins>
            <w:ins w:id="1828" w:author="Bagwe, Gaurav R. [US-IN]" w:date="2026-06-26T10:15:00Z" w16du:dateUtc="2026-06-26T14:15:00Z">
              <w:r w:rsidR="005E730F">
                <w:t>3919</w:t>
              </w:r>
            </w:ins>
            <w:ins w:id="1829" w:author="Soleimaniamiri, Saeid [US-IR]" w:date="2026-06-26T08:46:00Z" w16du:dateUtc="2026-06-26T12:46:00Z">
              <w:del w:id="1830" w:author="Bagwe, Gaurav R. [US-IN]" w:date="2026-06-26T10:14:00Z" w16du:dateUtc="2026-06-26T14:14:00Z">
                <w:r w:rsidRPr="00DD7BFC" w:rsidDel="00A625BD">
                  <w:delText>3579</w:delText>
                </w:r>
              </w:del>
            </w:ins>
          </w:p>
        </w:tc>
      </w:tr>
      <w:tr w:rsidR="006A09EB" w:rsidRPr="00064B03" w14:paraId="771C34C5" w14:textId="77777777" w:rsidTr="002B5CEB">
        <w:trPr>
          <w:ins w:id="1831" w:author="Soleimaniamiri, Saeid [US-IR]" w:date="2026-06-26T08:46:00Z"/>
        </w:trPr>
        <w:tc>
          <w:tcPr>
            <w:tcW w:w="1236" w:type="dxa"/>
            <w:vMerge w:val="restart"/>
          </w:tcPr>
          <w:p w14:paraId="7A070FFF" w14:textId="77777777" w:rsidR="006A09EB" w:rsidRPr="00064B03" w:rsidRDefault="006A09EB" w:rsidP="006A09EB">
            <w:pPr>
              <w:pStyle w:val="FHWABody"/>
              <w:rPr>
                <w:ins w:id="1832" w:author="Soleimaniamiri, Saeid [US-IR]" w:date="2026-06-26T08:46:00Z" w16du:dateUtc="2026-06-26T12:46:00Z"/>
              </w:rPr>
            </w:pPr>
            <w:ins w:id="1833" w:author="Soleimaniamiri, Saeid [US-IR]" w:date="2026-06-26T08:46:00Z" w16du:dateUtc="2026-06-26T12:46:00Z">
              <w:r w:rsidRPr="00DD7BFC">
                <w:t>SCNN</w:t>
              </w:r>
            </w:ins>
          </w:p>
          <w:p w14:paraId="6FAA84BA" w14:textId="7DDF492C" w:rsidR="006A09EB" w:rsidRPr="00064B03" w:rsidRDefault="006A09EB" w:rsidP="006A09EB">
            <w:pPr>
              <w:pStyle w:val="FHWABody"/>
              <w:rPr>
                <w:ins w:id="1834" w:author="Soleimaniamiri, Saeid [US-IR]" w:date="2026-06-26T08:46:00Z" w16du:dateUtc="2026-06-26T12:46:00Z"/>
              </w:rPr>
            </w:pPr>
          </w:p>
        </w:tc>
        <w:tc>
          <w:tcPr>
            <w:tcW w:w="1276" w:type="dxa"/>
          </w:tcPr>
          <w:p w14:paraId="7BB2B38D" w14:textId="516F70AB" w:rsidR="006A09EB" w:rsidRPr="00064B03" w:rsidRDefault="006A09EB" w:rsidP="006A09EB">
            <w:pPr>
              <w:pStyle w:val="FHWABody"/>
              <w:rPr>
                <w:ins w:id="1835" w:author="Soleimaniamiri, Saeid [US-IR]" w:date="2026-06-26T08:46:00Z" w16du:dateUtc="2026-06-26T12:46:00Z"/>
              </w:rPr>
            </w:pPr>
            <w:ins w:id="1836" w:author="Soleimaniamiri, Saeid [US-IR]" w:date="2026-06-26T08:46:00Z" w16du:dateUtc="2026-06-26T12:46:00Z">
              <w:r w:rsidRPr="00DD7BFC">
                <w:t>TuSimple</w:t>
              </w:r>
            </w:ins>
          </w:p>
        </w:tc>
        <w:tc>
          <w:tcPr>
            <w:tcW w:w="597" w:type="dxa"/>
          </w:tcPr>
          <w:p w14:paraId="119F1C4A" w14:textId="73819D59" w:rsidR="006A09EB" w:rsidRPr="00064B03" w:rsidRDefault="006A09EB" w:rsidP="006A09EB">
            <w:pPr>
              <w:pStyle w:val="FHWABody"/>
              <w:rPr>
                <w:ins w:id="1837" w:author="Soleimaniamiri, Saeid [US-IR]" w:date="2026-06-26T08:46:00Z" w16du:dateUtc="2026-06-26T12:46:00Z"/>
              </w:rPr>
            </w:pPr>
            <w:ins w:id="1838" w:author="Soleimaniamiri, Saeid [US-IR]" w:date="2026-06-26T08:46:00Z" w16du:dateUtc="2026-06-26T12:46:00Z">
              <w:r w:rsidRPr="00DD7BFC">
                <w:t>test</w:t>
              </w:r>
            </w:ins>
          </w:p>
        </w:tc>
        <w:tc>
          <w:tcPr>
            <w:tcW w:w="850" w:type="dxa"/>
          </w:tcPr>
          <w:p w14:paraId="200D044C" w14:textId="5F8BAEE1" w:rsidR="006A09EB" w:rsidRPr="00064B03" w:rsidRDefault="006A09EB" w:rsidP="006A09EB">
            <w:pPr>
              <w:pStyle w:val="FHWABody"/>
              <w:jc w:val="right"/>
              <w:rPr>
                <w:ins w:id="1839" w:author="Soleimaniamiri, Saeid [US-IR]" w:date="2026-06-26T08:46:00Z" w16du:dateUtc="2026-06-26T12:46:00Z"/>
              </w:rPr>
            </w:pPr>
            <w:ins w:id="1840" w:author="Soleimaniamiri, Saeid [US-IR]" w:date="2026-06-26T08:46:00Z" w16du:dateUtc="2026-06-26T12:46:00Z">
              <w:r w:rsidRPr="00DD7BFC">
                <w:t>2,782</w:t>
              </w:r>
            </w:ins>
          </w:p>
        </w:tc>
        <w:tc>
          <w:tcPr>
            <w:tcW w:w="1336" w:type="dxa"/>
          </w:tcPr>
          <w:p w14:paraId="2E6AA10A" w14:textId="27DC5BE7" w:rsidR="006A09EB" w:rsidRPr="00064B03" w:rsidRDefault="006A09EB" w:rsidP="006A09EB">
            <w:pPr>
              <w:pStyle w:val="FHWABody"/>
              <w:jc w:val="right"/>
              <w:rPr>
                <w:ins w:id="1841" w:author="Soleimaniamiri, Saeid [US-IR]" w:date="2026-06-26T08:46:00Z" w16du:dateUtc="2026-06-26T12:46:00Z"/>
              </w:rPr>
            </w:pPr>
            <w:ins w:id="1842" w:author="Soleimaniamiri, Saeid [US-IR]" w:date="2026-06-26T08:46:00Z" w16du:dateUtc="2026-06-26T12:46:00Z">
              <w:r w:rsidRPr="00DD7BFC">
                <w:t>0.</w:t>
              </w:r>
            </w:ins>
            <w:ins w:id="1843" w:author="Bagwe, Gaurav R. [US-IN]" w:date="2026-06-26T10:16:00Z" w16du:dateUtc="2026-06-26T14:16:00Z">
              <w:r w:rsidR="0024436D">
                <w:t>5464</w:t>
              </w:r>
            </w:ins>
            <w:ins w:id="1844" w:author="Soleimaniamiri, Saeid [US-IR]" w:date="2026-06-26T08:46:00Z" w16du:dateUtc="2026-06-26T12:46:00Z">
              <w:del w:id="1845" w:author="Bagwe, Gaurav R. [US-IN]" w:date="2026-06-26T10:16:00Z" w16du:dateUtc="2026-06-26T14:16:00Z">
                <w:r w:rsidRPr="00DD7BFC" w:rsidDel="0024436D">
                  <w:delText>0629</w:delText>
                </w:r>
              </w:del>
            </w:ins>
          </w:p>
        </w:tc>
        <w:tc>
          <w:tcPr>
            <w:tcW w:w="1256" w:type="dxa"/>
          </w:tcPr>
          <w:p w14:paraId="4BB0D6C5" w14:textId="189E0912" w:rsidR="006A09EB" w:rsidRPr="00064B03" w:rsidRDefault="006A09EB" w:rsidP="006A09EB">
            <w:pPr>
              <w:pStyle w:val="FHWABody"/>
              <w:jc w:val="right"/>
              <w:rPr>
                <w:ins w:id="1846" w:author="Soleimaniamiri, Saeid [US-IR]" w:date="2026-06-26T08:46:00Z" w16du:dateUtc="2026-06-26T12:46:00Z"/>
              </w:rPr>
            </w:pPr>
            <w:ins w:id="1847" w:author="Soleimaniamiri, Saeid [US-IR]" w:date="2026-06-26T08:46:00Z" w16du:dateUtc="2026-06-26T12:46:00Z">
              <w:r w:rsidRPr="00DD7BFC">
                <w:t>0.</w:t>
              </w:r>
            </w:ins>
            <w:ins w:id="1848" w:author="Bagwe, Gaurav R. [US-IN]" w:date="2026-06-26T10:16:00Z" w16du:dateUtc="2026-06-26T14:16:00Z">
              <w:r w:rsidR="00012EE0">
                <w:t>7019</w:t>
              </w:r>
            </w:ins>
            <w:ins w:id="1849" w:author="Soleimaniamiri, Saeid [US-IR]" w:date="2026-06-26T08:46:00Z" w16du:dateUtc="2026-06-26T12:46:00Z">
              <w:del w:id="1850" w:author="Bagwe, Gaurav R. [US-IN]" w:date="2026-06-26T10:16:00Z" w16du:dateUtc="2026-06-26T14:16:00Z">
                <w:r w:rsidRPr="00DD7BFC" w:rsidDel="00012EE0">
                  <w:delText>1183</w:delText>
                </w:r>
              </w:del>
            </w:ins>
          </w:p>
        </w:tc>
        <w:tc>
          <w:tcPr>
            <w:tcW w:w="1256" w:type="dxa"/>
          </w:tcPr>
          <w:p w14:paraId="5A2C311C" w14:textId="3497D7A7" w:rsidR="006A09EB" w:rsidRPr="00064B03" w:rsidRDefault="006A09EB" w:rsidP="006A09EB">
            <w:pPr>
              <w:pStyle w:val="FHWABody"/>
              <w:jc w:val="right"/>
              <w:rPr>
                <w:ins w:id="1851" w:author="Soleimaniamiri, Saeid [US-IR]" w:date="2026-06-26T08:46:00Z" w16du:dateUtc="2026-06-26T12:46:00Z"/>
              </w:rPr>
            </w:pPr>
            <w:ins w:id="1852" w:author="Soleimaniamiri, Saeid [US-IR]" w:date="2026-06-26T08:46:00Z" w16du:dateUtc="2026-06-26T12:46:00Z">
              <w:r w:rsidRPr="00DD7BFC">
                <w:t>0.</w:t>
              </w:r>
            </w:ins>
            <w:ins w:id="1853" w:author="Bagwe, Gaurav R. [US-IN]" w:date="2026-06-26T10:16:00Z" w16du:dateUtc="2026-06-26T14:16:00Z">
              <w:r w:rsidR="00404A2F">
                <w:t>6536</w:t>
              </w:r>
            </w:ins>
            <w:ins w:id="1854" w:author="Soleimaniamiri, Saeid [US-IR]" w:date="2026-06-26T08:46:00Z" w16du:dateUtc="2026-06-26T12:46:00Z">
              <w:del w:id="1855" w:author="Bagwe, Gaurav R. [US-IN]" w:date="2026-06-26T10:16:00Z" w16du:dateUtc="2026-06-26T14:16:00Z">
                <w:r w:rsidRPr="00DD7BFC" w:rsidDel="005E730F">
                  <w:delText>0953</w:delText>
                </w:r>
              </w:del>
            </w:ins>
          </w:p>
        </w:tc>
        <w:tc>
          <w:tcPr>
            <w:tcW w:w="1256" w:type="dxa"/>
          </w:tcPr>
          <w:p w14:paraId="6C64EE70" w14:textId="084591AD" w:rsidR="006A09EB" w:rsidRPr="00064B03" w:rsidRDefault="006A09EB" w:rsidP="006A09EB">
            <w:pPr>
              <w:pStyle w:val="FHWABody"/>
              <w:jc w:val="right"/>
              <w:rPr>
                <w:ins w:id="1856" w:author="Soleimaniamiri, Saeid [US-IR]" w:date="2026-06-26T08:46:00Z" w16du:dateUtc="2026-06-26T12:46:00Z"/>
              </w:rPr>
            </w:pPr>
            <w:ins w:id="1857" w:author="Soleimaniamiri, Saeid [US-IR]" w:date="2026-06-26T08:46:00Z" w16du:dateUtc="2026-06-26T12:46:00Z">
              <w:r w:rsidRPr="00DD7BFC">
                <w:t>0.</w:t>
              </w:r>
            </w:ins>
            <w:ins w:id="1858" w:author="Bagwe, Gaurav R. [US-IN]" w:date="2026-06-26T10:15:00Z" w16du:dateUtc="2026-06-26T14:15:00Z">
              <w:r w:rsidR="005E730F">
                <w:t>7649</w:t>
              </w:r>
            </w:ins>
            <w:ins w:id="1859" w:author="Soleimaniamiri, Saeid [US-IR]" w:date="2026-06-26T08:46:00Z" w16du:dateUtc="2026-06-26T12:46:00Z">
              <w:del w:id="1860" w:author="Bagwe, Gaurav R. [US-IN]" w:date="2026-06-26T10:15:00Z" w16du:dateUtc="2026-06-26T14:15:00Z">
                <w:r w:rsidRPr="00DD7BFC" w:rsidDel="005E730F">
                  <w:delText>1560</w:delText>
                </w:r>
              </w:del>
            </w:ins>
          </w:p>
        </w:tc>
      </w:tr>
      <w:tr w:rsidR="006A09EB" w:rsidRPr="00064B03" w14:paraId="31FFC890" w14:textId="77777777" w:rsidTr="002B5CEB">
        <w:trPr>
          <w:ins w:id="1861" w:author="Soleimaniamiri, Saeid [US-IR]" w:date="2026-06-26T08:46:00Z"/>
        </w:trPr>
        <w:tc>
          <w:tcPr>
            <w:tcW w:w="1236" w:type="dxa"/>
            <w:vMerge/>
          </w:tcPr>
          <w:p w14:paraId="102173F6" w14:textId="77777777" w:rsidR="006A09EB" w:rsidRPr="00064B03" w:rsidRDefault="006A09EB" w:rsidP="006A09EB">
            <w:pPr>
              <w:pStyle w:val="FHWABody"/>
              <w:rPr>
                <w:ins w:id="1862" w:author="Soleimaniamiri, Saeid [US-IR]" w:date="2026-06-26T08:46:00Z" w16du:dateUtc="2026-06-26T12:46:00Z"/>
              </w:rPr>
            </w:pPr>
          </w:p>
        </w:tc>
        <w:tc>
          <w:tcPr>
            <w:tcW w:w="1276" w:type="dxa"/>
          </w:tcPr>
          <w:p w14:paraId="6E6A6AB9" w14:textId="4C60FAC0" w:rsidR="006A09EB" w:rsidRPr="00064B03" w:rsidRDefault="006A09EB" w:rsidP="006A09EB">
            <w:pPr>
              <w:pStyle w:val="FHWABody"/>
              <w:rPr>
                <w:ins w:id="1863" w:author="Soleimaniamiri, Saeid [US-IR]" w:date="2026-06-26T08:46:00Z" w16du:dateUtc="2026-06-26T12:46:00Z"/>
              </w:rPr>
            </w:pPr>
            <w:ins w:id="1864" w:author="Soleimaniamiri, Saeid [US-IR]" w:date="2026-06-26T08:46:00Z" w16du:dateUtc="2026-06-26T12:46:00Z">
              <w:r w:rsidRPr="00DD7BFC">
                <w:t>CULane</w:t>
              </w:r>
            </w:ins>
          </w:p>
        </w:tc>
        <w:tc>
          <w:tcPr>
            <w:tcW w:w="597" w:type="dxa"/>
          </w:tcPr>
          <w:p w14:paraId="038D2A8E" w14:textId="3DE2FBE8" w:rsidR="006A09EB" w:rsidRPr="00064B03" w:rsidRDefault="006A09EB" w:rsidP="006A09EB">
            <w:pPr>
              <w:pStyle w:val="FHWABody"/>
              <w:rPr>
                <w:ins w:id="1865" w:author="Soleimaniamiri, Saeid [US-IR]" w:date="2026-06-26T08:46:00Z" w16du:dateUtc="2026-06-26T12:46:00Z"/>
              </w:rPr>
            </w:pPr>
            <w:ins w:id="1866" w:author="Soleimaniamiri, Saeid [US-IR]" w:date="2026-06-26T08:46:00Z" w16du:dateUtc="2026-06-26T12:46:00Z">
              <w:r w:rsidRPr="00DD7BFC">
                <w:t>test</w:t>
              </w:r>
            </w:ins>
          </w:p>
        </w:tc>
        <w:tc>
          <w:tcPr>
            <w:tcW w:w="850" w:type="dxa"/>
          </w:tcPr>
          <w:p w14:paraId="59A63A10" w14:textId="7C3B3139" w:rsidR="006A09EB" w:rsidRPr="00064B03" w:rsidRDefault="006A09EB" w:rsidP="006A09EB">
            <w:pPr>
              <w:pStyle w:val="FHWABody"/>
              <w:jc w:val="right"/>
              <w:rPr>
                <w:ins w:id="1867" w:author="Soleimaniamiri, Saeid [US-IR]" w:date="2026-06-26T08:46:00Z" w16du:dateUtc="2026-06-26T12:46:00Z"/>
              </w:rPr>
            </w:pPr>
            <w:ins w:id="1868" w:author="Soleimaniamiri, Saeid [US-IR]" w:date="2026-06-26T08:46:00Z" w16du:dateUtc="2026-06-26T12:46:00Z">
              <w:r w:rsidRPr="00DD7BFC">
                <w:t>34,680</w:t>
              </w:r>
            </w:ins>
          </w:p>
        </w:tc>
        <w:tc>
          <w:tcPr>
            <w:tcW w:w="1336" w:type="dxa"/>
          </w:tcPr>
          <w:p w14:paraId="590E65A8" w14:textId="1B11328D" w:rsidR="006A09EB" w:rsidRPr="00064B03" w:rsidRDefault="006A09EB" w:rsidP="006A09EB">
            <w:pPr>
              <w:pStyle w:val="FHWABody"/>
              <w:jc w:val="right"/>
              <w:rPr>
                <w:ins w:id="1869" w:author="Soleimaniamiri, Saeid [US-IR]" w:date="2026-06-26T08:46:00Z" w16du:dateUtc="2026-06-26T12:46:00Z"/>
              </w:rPr>
            </w:pPr>
            <w:ins w:id="1870" w:author="Soleimaniamiri, Saeid [US-IR]" w:date="2026-06-26T08:46:00Z" w16du:dateUtc="2026-06-26T12:46:00Z">
              <w:r w:rsidRPr="00DD7BFC">
                <w:t>0.</w:t>
              </w:r>
              <w:del w:id="1871" w:author="Bagwe, Gaurav R. [US-IN]" w:date="2026-06-26T10:16:00Z" w16du:dateUtc="2026-06-26T14:16:00Z">
                <w:r w:rsidRPr="00DD7BFC" w:rsidDel="00816E34">
                  <w:delText>4656</w:delText>
                </w:r>
              </w:del>
            </w:ins>
            <w:ins w:id="1872" w:author="Bagwe, Gaurav R. [US-IN]" w:date="2026-06-26T10:16:00Z" w16du:dateUtc="2026-06-26T14:16:00Z">
              <w:r w:rsidR="00816E34">
                <w:t>4223</w:t>
              </w:r>
            </w:ins>
          </w:p>
        </w:tc>
        <w:tc>
          <w:tcPr>
            <w:tcW w:w="1256" w:type="dxa"/>
          </w:tcPr>
          <w:p w14:paraId="185EC2D0" w14:textId="6B075BBC" w:rsidR="006A09EB" w:rsidRPr="00064B03" w:rsidRDefault="006A09EB" w:rsidP="006A09EB">
            <w:pPr>
              <w:pStyle w:val="FHWABody"/>
              <w:jc w:val="right"/>
              <w:rPr>
                <w:ins w:id="1873" w:author="Soleimaniamiri, Saeid [US-IR]" w:date="2026-06-26T08:46:00Z" w16du:dateUtc="2026-06-26T12:46:00Z"/>
              </w:rPr>
            </w:pPr>
            <w:ins w:id="1874" w:author="Soleimaniamiri, Saeid [US-IR]" w:date="2026-06-26T08:46:00Z" w16du:dateUtc="2026-06-26T12:46:00Z">
              <w:r w:rsidRPr="00DD7BFC">
                <w:t>0.</w:t>
              </w:r>
            </w:ins>
            <w:ins w:id="1875" w:author="Bagwe, Gaurav R. [US-IN]" w:date="2026-06-26T10:17:00Z" w16du:dateUtc="2026-06-26T14:17:00Z">
              <w:r w:rsidR="001463DB">
                <w:t>5457</w:t>
              </w:r>
            </w:ins>
            <w:ins w:id="1876" w:author="Soleimaniamiri, Saeid [US-IR]" w:date="2026-06-26T08:46:00Z" w16du:dateUtc="2026-06-26T12:46:00Z">
              <w:del w:id="1877" w:author="Bagwe, Gaurav R. [US-IN]" w:date="2026-06-26T10:17:00Z" w16du:dateUtc="2026-06-26T14:17:00Z">
                <w:r w:rsidRPr="00DD7BFC" w:rsidDel="001463DB">
                  <w:delText>6354</w:delText>
                </w:r>
              </w:del>
            </w:ins>
          </w:p>
        </w:tc>
        <w:tc>
          <w:tcPr>
            <w:tcW w:w="1256" w:type="dxa"/>
          </w:tcPr>
          <w:p w14:paraId="066464CE" w14:textId="0ECD72CD" w:rsidR="006A09EB" w:rsidRPr="00064B03" w:rsidRDefault="006A09EB" w:rsidP="006A09EB">
            <w:pPr>
              <w:pStyle w:val="FHWABody"/>
              <w:jc w:val="right"/>
              <w:rPr>
                <w:ins w:id="1878" w:author="Soleimaniamiri, Saeid [US-IR]" w:date="2026-06-26T08:46:00Z" w16du:dateUtc="2026-06-26T12:46:00Z"/>
              </w:rPr>
            </w:pPr>
            <w:ins w:id="1879" w:author="Soleimaniamiri, Saeid [US-IR]" w:date="2026-06-26T08:46:00Z" w16du:dateUtc="2026-06-26T12:46:00Z">
              <w:r w:rsidRPr="00DD7BFC">
                <w:t>0.</w:t>
              </w:r>
            </w:ins>
            <w:ins w:id="1880" w:author="Bagwe, Gaurav R. [US-IN]" w:date="2026-06-26T10:17:00Z" w16du:dateUtc="2026-06-26T14:17:00Z">
              <w:r w:rsidR="00EF4BA7">
                <w:t>5179</w:t>
              </w:r>
            </w:ins>
            <w:ins w:id="1881" w:author="Soleimaniamiri, Saeid [US-IR]" w:date="2026-06-26T08:46:00Z" w16du:dateUtc="2026-06-26T12:46:00Z">
              <w:del w:id="1882" w:author="Bagwe, Gaurav R. [US-IN]" w:date="2026-06-26T10:17:00Z" w16du:dateUtc="2026-06-26T14:17:00Z">
                <w:r w:rsidRPr="00DD7BFC" w:rsidDel="003E290A">
                  <w:delText>5977</w:delText>
                </w:r>
              </w:del>
            </w:ins>
          </w:p>
        </w:tc>
        <w:tc>
          <w:tcPr>
            <w:tcW w:w="1256" w:type="dxa"/>
          </w:tcPr>
          <w:p w14:paraId="547BF200" w14:textId="6C2DF782" w:rsidR="006A09EB" w:rsidRPr="00064B03" w:rsidRDefault="006A09EB" w:rsidP="006A09EB">
            <w:pPr>
              <w:pStyle w:val="FHWABody"/>
              <w:jc w:val="right"/>
              <w:rPr>
                <w:ins w:id="1883" w:author="Soleimaniamiri, Saeid [US-IR]" w:date="2026-06-26T08:46:00Z" w16du:dateUtc="2026-06-26T12:46:00Z"/>
              </w:rPr>
            </w:pPr>
            <w:ins w:id="1884" w:author="Soleimaniamiri, Saeid [US-IR]" w:date="2026-06-26T08:46:00Z" w16du:dateUtc="2026-06-26T12:46:00Z">
              <w:r w:rsidRPr="00DD7BFC">
                <w:t>0.</w:t>
              </w:r>
            </w:ins>
            <w:ins w:id="1885" w:author="Bagwe, Gaurav R. [US-IN]" w:date="2026-06-26T10:17:00Z" w16du:dateUtc="2026-06-26T14:17:00Z">
              <w:r w:rsidR="00B85475">
                <w:t>5955</w:t>
              </w:r>
            </w:ins>
            <w:ins w:id="1886" w:author="Soleimaniamiri, Saeid [US-IR]" w:date="2026-06-26T08:46:00Z" w16du:dateUtc="2026-06-26T12:46:00Z">
              <w:del w:id="1887" w:author="Bagwe, Gaurav R. [US-IN]" w:date="2026-06-26T10:17:00Z" w16du:dateUtc="2026-06-26T14:17:00Z">
                <w:r w:rsidRPr="00DD7BFC" w:rsidDel="00B85475">
                  <w:delText>6</w:delText>
                </w:r>
                <w:r w:rsidRPr="00DD7BFC" w:rsidDel="00EF4BA7">
                  <w:delText>781</w:delText>
                </w:r>
              </w:del>
            </w:ins>
          </w:p>
        </w:tc>
      </w:tr>
      <w:tr w:rsidR="006A09EB" w:rsidRPr="00064B03" w14:paraId="5BAB7120" w14:textId="77777777" w:rsidTr="002B5CEB">
        <w:trPr>
          <w:ins w:id="1888" w:author="Soleimaniamiri, Saeid [US-IR]" w:date="2026-06-26T08:46:00Z"/>
        </w:trPr>
        <w:tc>
          <w:tcPr>
            <w:tcW w:w="1236" w:type="dxa"/>
            <w:vMerge/>
          </w:tcPr>
          <w:p w14:paraId="3CBDF8A1" w14:textId="77777777" w:rsidR="006A09EB" w:rsidRPr="00064B03" w:rsidRDefault="006A09EB" w:rsidP="006A09EB">
            <w:pPr>
              <w:pStyle w:val="FHWABody"/>
              <w:rPr>
                <w:ins w:id="1889" w:author="Soleimaniamiri, Saeid [US-IR]" w:date="2026-06-26T08:46:00Z" w16du:dateUtc="2026-06-26T12:46:00Z"/>
              </w:rPr>
            </w:pPr>
          </w:p>
        </w:tc>
        <w:tc>
          <w:tcPr>
            <w:tcW w:w="1276" w:type="dxa"/>
          </w:tcPr>
          <w:p w14:paraId="5EF81ACB" w14:textId="7FAA8EC3" w:rsidR="006A09EB" w:rsidRPr="00064B03" w:rsidRDefault="006A09EB" w:rsidP="006A09EB">
            <w:pPr>
              <w:pStyle w:val="FHWABody"/>
              <w:rPr>
                <w:ins w:id="1890" w:author="Soleimaniamiri, Saeid [US-IR]" w:date="2026-06-26T08:46:00Z" w16du:dateUtc="2026-06-26T12:46:00Z"/>
              </w:rPr>
            </w:pPr>
            <w:ins w:id="1891" w:author="Soleimaniamiri, Saeid [US-IR]" w:date="2026-06-26T08:46:00Z" w16du:dateUtc="2026-06-26T12:46:00Z">
              <w:r w:rsidRPr="00DD7BFC">
                <w:t>CurveLanes</w:t>
              </w:r>
            </w:ins>
          </w:p>
        </w:tc>
        <w:tc>
          <w:tcPr>
            <w:tcW w:w="597" w:type="dxa"/>
          </w:tcPr>
          <w:p w14:paraId="6F28C392" w14:textId="56FC91C8" w:rsidR="006A09EB" w:rsidRPr="00064B03" w:rsidRDefault="006A09EB" w:rsidP="006A09EB">
            <w:pPr>
              <w:pStyle w:val="FHWABody"/>
              <w:rPr>
                <w:ins w:id="1892" w:author="Soleimaniamiri, Saeid [US-IR]" w:date="2026-06-26T08:46:00Z" w16du:dateUtc="2026-06-26T12:46:00Z"/>
              </w:rPr>
            </w:pPr>
            <w:ins w:id="1893" w:author="Soleimaniamiri, Saeid [US-IR]" w:date="2026-06-26T08:46:00Z" w16du:dateUtc="2026-06-26T12:46:00Z">
              <w:r w:rsidRPr="00DD7BFC">
                <w:t>valid</w:t>
              </w:r>
            </w:ins>
          </w:p>
        </w:tc>
        <w:tc>
          <w:tcPr>
            <w:tcW w:w="850" w:type="dxa"/>
          </w:tcPr>
          <w:p w14:paraId="09E3B27A" w14:textId="469CA3AA" w:rsidR="006A09EB" w:rsidRPr="00064B03" w:rsidRDefault="006A09EB" w:rsidP="006A09EB">
            <w:pPr>
              <w:pStyle w:val="FHWABody"/>
              <w:jc w:val="right"/>
              <w:rPr>
                <w:ins w:id="1894" w:author="Soleimaniamiri, Saeid [US-IR]" w:date="2026-06-26T08:46:00Z" w16du:dateUtc="2026-06-26T12:46:00Z"/>
              </w:rPr>
            </w:pPr>
            <w:ins w:id="1895" w:author="Soleimaniamiri, Saeid [US-IR]" w:date="2026-06-26T08:46:00Z" w16du:dateUtc="2026-06-26T12:46:00Z">
              <w:r w:rsidRPr="00DD7BFC">
                <w:t>20,000</w:t>
              </w:r>
            </w:ins>
          </w:p>
        </w:tc>
        <w:tc>
          <w:tcPr>
            <w:tcW w:w="1336" w:type="dxa"/>
          </w:tcPr>
          <w:p w14:paraId="7F429E4D" w14:textId="2333E111" w:rsidR="006A09EB" w:rsidRPr="00064B03" w:rsidRDefault="006A09EB" w:rsidP="006A09EB">
            <w:pPr>
              <w:pStyle w:val="FHWABody"/>
              <w:jc w:val="right"/>
              <w:rPr>
                <w:ins w:id="1896" w:author="Soleimaniamiri, Saeid [US-IR]" w:date="2026-06-26T08:46:00Z" w16du:dateUtc="2026-06-26T12:46:00Z"/>
              </w:rPr>
            </w:pPr>
            <w:ins w:id="1897" w:author="Soleimaniamiri, Saeid [US-IR]" w:date="2026-06-26T08:46:00Z" w16du:dateUtc="2026-06-26T12:46:00Z">
              <w:r w:rsidRPr="00DD7BFC">
                <w:t>0.</w:t>
              </w:r>
            </w:ins>
            <w:ins w:id="1898" w:author="Bagwe, Gaurav R. [US-IN]" w:date="2026-06-26T10:16:00Z" w16du:dateUtc="2026-06-26T14:16:00Z">
              <w:r w:rsidR="00816E34">
                <w:t>1900</w:t>
              </w:r>
            </w:ins>
            <w:ins w:id="1899" w:author="Soleimaniamiri, Saeid [US-IR]" w:date="2026-06-26T08:46:00Z" w16du:dateUtc="2026-06-26T12:46:00Z">
              <w:del w:id="1900" w:author="Bagwe, Gaurav R. [US-IN]" w:date="2026-06-26T10:16:00Z" w16du:dateUtc="2026-06-26T14:16:00Z">
                <w:r w:rsidRPr="00DD7BFC" w:rsidDel="00816E34">
                  <w:delText>2000</w:delText>
                </w:r>
              </w:del>
            </w:ins>
          </w:p>
        </w:tc>
        <w:tc>
          <w:tcPr>
            <w:tcW w:w="1256" w:type="dxa"/>
          </w:tcPr>
          <w:p w14:paraId="39BFE1B7" w14:textId="52A1A07F" w:rsidR="006A09EB" w:rsidRPr="00064B03" w:rsidRDefault="006A09EB" w:rsidP="006A09EB">
            <w:pPr>
              <w:pStyle w:val="FHWABody"/>
              <w:jc w:val="right"/>
              <w:rPr>
                <w:ins w:id="1901" w:author="Soleimaniamiri, Saeid [US-IR]" w:date="2026-06-26T08:46:00Z" w16du:dateUtc="2026-06-26T12:46:00Z"/>
              </w:rPr>
            </w:pPr>
            <w:ins w:id="1902" w:author="Soleimaniamiri, Saeid [US-IR]" w:date="2026-06-26T08:46:00Z" w16du:dateUtc="2026-06-26T12:46:00Z">
              <w:r w:rsidRPr="00DD7BFC">
                <w:t>0.</w:t>
              </w:r>
            </w:ins>
            <w:ins w:id="1903" w:author="Bagwe, Gaurav R. [US-IN]" w:date="2026-06-26T10:17:00Z" w16du:dateUtc="2026-06-26T14:17:00Z">
              <w:r w:rsidR="00BC6FE2">
                <w:t>3011</w:t>
              </w:r>
            </w:ins>
            <w:ins w:id="1904" w:author="Soleimaniamiri, Saeid [US-IR]" w:date="2026-06-26T08:46:00Z" w16du:dateUtc="2026-06-26T12:46:00Z">
              <w:del w:id="1905" w:author="Bagwe, Gaurav R. [US-IN]" w:date="2026-06-26T10:17:00Z" w16du:dateUtc="2026-06-26T14:17:00Z">
                <w:r w:rsidRPr="00DD7BFC" w:rsidDel="001463DB">
                  <w:delText>3333</w:delText>
                </w:r>
              </w:del>
            </w:ins>
          </w:p>
        </w:tc>
        <w:tc>
          <w:tcPr>
            <w:tcW w:w="1256" w:type="dxa"/>
          </w:tcPr>
          <w:p w14:paraId="1142F922" w14:textId="770B4F57" w:rsidR="006A09EB" w:rsidRPr="00064B03" w:rsidRDefault="006A09EB" w:rsidP="006A09EB">
            <w:pPr>
              <w:pStyle w:val="FHWABody"/>
              <w:jc w:val="right"/>
              <w:rPr>
                <w:ins w:id="1906" w:author="Soleimaniamiri, Saeid [US-IR]" w:date="2026-06-26T08:46:00Z" w16du:dateUtc="2026-06-26T12:46:00Z"/>
              </w:rPr>
            </w:pPr>
            <w:ins w:id="1907" w:author="Soleimaniamiri, Saeid [US-IR]" w:date="2026-06-26T08:46:00Z" w16du:dateUtc="2026-06-26T12:46:00Z">
              <w:r w:rsidRPr="00DD7BFC">
                <w:t>0.3</w:t>
              </w:r>
            </w:ins>
            <w:ins w:id="1908" w:author="Bagwe, Gaurav R. [US-IN]" w:date="2026-06-26T10:17:00Z" w16du:dateUtc="2026-06-26T14:17:00Z">
              <w:r w:rsidR="003E290A">
                <w:t>600</w:t>
              </w:r>
            </w:ins>
            <w:ins w:id="1909" w:author="Soleimaniamiri, Saeid [US-IR]" w:date="2026-06-26T08:46:00Z" w16du:dateUtc="2026-06-26T12:46:00Z">
              <w:del w:id="1910" w:author="Bagwe, Gaurav R. [US-IN]" w:date="2026-06-26T10:17:00Z" w16du:dateUtc="2026-06-26T14:17:00Z">
                <w:r w:rsidRPr="00DD7BFC" w:rsidDel="003E290A">
                  <w:delText>537</w:delText>
                </w:r>
              </w:del>
            </w:ins>
          </w:p>
        </w:tc>
        <w:tc>
          <w:tcPr>
            <w:tcW w:w="1256" w:type="dxa"/>
          </w:tcPr>
          <w:p w14:paraId="515C440C" w14:textId="0530DB32" w:rsidR="006A09EB" w:rsidRPr="00064B03" w:rsidRDefault="006A09EB" w:rsidP="006A09EB">
            <w:pPr>
              <w:pStyle w:val="FHWABody"/>
              <w:jc w:val="right"/>
              <w:rPr>
                <w:ins w:id="1911" w:author="Soleimaniamiri, Saeid [US-IR]" w:date="2026-06-26T08:46:00Z" w16du:dateUtc="2026-06-26T12:46:00Z"/>
              </w:rPr>
            </w:pPr>
            <w:ins w:id="1912" w:author="Soleimaniamiri, Saeid [US-IR]" w:date="2026-06-26T08:46:00Z" w16du:dateUtc="2026-06-26T12:46:00Z">
              <w:r w:rsidRPr="00DD7BFC">
                <w:t>0.3</w:t>
              </w:r>
            </w:ins>
            <w:ins w:id="1913" w:author="Bagwe, Gaurav R. [US-IN]" w:date="2026-06-26T10:17:00Z" w16du:dateUtc="2026-06-26T14:17:00Z">
              <w:r w:rsidR="00B85475">
                <w:t>266</w:t>
              </w:r>
            </w:ins>
            <w:ins w:id="1914" w:author="Soleimaniamiri, Saeid [US-IR]" w:date="2026-06-26T08:46:00Z" w16du:dateUtc="2026-06-26T12:46:00Z">
              <w:del w:id="1915" w:author="Bagwe, Gaurav R. [US-IN]" w:date="2026-06-26T10:17:00Z" w16du:dateUtc="2026-06-26T14:17:00Z">
                <w:r w:rsidRPr="00DD7BFC" w:rsidDel="00B85475">
                  <w:delText>151</w:delText>
                </w:r>
              </w:del>
            </w:ins>
          </w:p>
        </w:tc>
      </w:tr>
      <w:tr w:rsidR="006A09EB" w:rsidRPr="00064B03" w14:paraId="03E83747" w14:textId="77777777" w:rsidTr="002B5CEB">
        <w:trPr>
          <w:ins w:id="1916" w:author="Soleimaniamiri, Saeid [US-IR]" w:date="2026-06-26T08:46:00Z"/>
        </w:trPr>
        <w:tc>
          <w:tcPr>
            <w:tcW w:w="1236" w:type="dxa"/>
            <w:vMerge/>
          </w:tcPr>
          <w:p w14:paraId="5B1FC0A0" w14:textId="77777777" w:rsidR="006A09EB" w:rsidRPr="00064B03" w:rsidRDefault="006A09EB" w:rsidP="006A09EB">
            <w:pPr>
              <w:pStyle w:val="FHWABody"/>
              <w:rPr>
                <w:ins w:id="1917" w:author="Soleimaniamiri, Saeid [US-IR]" w:date="2026-06-26T08:46:00Z" w16du:dateUtc="2026-06-26T12:46:00Z"/>
              </w:rPr>
            </w:pPr>
          </w:p>
        </w:tc>
        <w:tc>
          <w:tcPr>
            <w:tcW w:w="1276" w:type="dxa"/>
          </w:tcPr>
          <w:p w14:paraId="6C2D9875" w14:textId="51351222" w:rsidR="006A09EB" w:rsidRPr="00064B03" w:rsidRDefault="006A09EB" w:rsidP="006A09EB">
            <w:pPr>
              <w:pStyle w:val="FHWABody"/>
              <w:rPr>
                <w:ins w:id="1918" w:author="Soleimaniamiri, Saeid [US-IR]" w:date="2026-06-26T08:46:00Z" w16du:dateUtc="2026-06-26T12:46:00Z"/>
              </w:rPr>
            </w:pPr>
            <w:ins w:id="1919" w:author="Soleimaniamiri, Saeid [US-IR]" w:date="2026-06-26T08:46:00Z" w16du:dateUtc="2026-06-26T12:46:00Z">
              <w:r w:rsidRPr="00DD7BFC">
                <w:t>BDD100K-Lane</w:t>
              </w:r>
            </w:ins>
          </w:p>
        </w:tc>
        <w:tc>
          <w:tcPr>
            <w:tcW w:w="597" w:type="dxa"/>
          </w:tcPr>
          <w:p w14:paraId="2C3EB4A5" w14:textId="7829E49A" w:rsidR="006A09EB" w:rsidRPr="00064B03" w:rsidRDefault="006A09EB" w:rsidP="006A09EB">
            <w:pPr>
              <w:pStyle w:val="FHWABody"/>
              <w:rPr>
                <w:ins w:id="1920" w:author="Soleimaniamiri, Saeid [US-IR]" w:date="2026-06-26T08:46:00Z" w16du:dateUtc="2026-06-26T12:46:00Z"/>
              </w:rPr>
            </w:pPr>
            <w:ins w:id="1921" w:author="Soleimaniamiri, Saeid [US-IR]" w:date="2026-06-26T08:46:00Z" w16du:dateUtc="2026-06-26T12:46:00Z">
              <w:r w:rsidRPr="00DD7BFC">
                <w:t>valid</w:t>
              </w:r>
            </w:ins>
          </w:p>
        </w:tc>
        <w:tc>
          <w:tcPr>
            <w:tcW w:w="850" w:type="dxa"/>
          </w:tcPr>
          <w:p w14:paraId="7CA4E665" w14:textId="31D428C8" w:rsidR="006A09EB" w:rsidRPr="00064B03" w:rsidRDefault="006A09EB" w:rsidP="006A09EB">
            <w:pPr>
              <w:pStyle w:val="FHWABody"/>
              <w:jc w:val="right"/>
              <w:rPr>
                <w:ins w:id="1922" w:author="Soleimaniamiri, Saeid [US-IR]" w:date="2026-06-26T08:46:00Z" w16du:dateUtc="2026-06-26T12:46:00Z"/>
              </w:rPr>
            </w:pPr>
            <w:ins w:id="1923" w:author="Soleimaniamiri, Saeid [US-IR]" w:date="2026-06-26T08:46:00Z" w16du:dateUtc="2026-06-26T12:46:00Z">
              <w:r w:rsidRPr="00DD7BFC">
                <w:t>10,000</w:t>
              </w:r>
            </w:ins>
          </w:p>
        </w:tc>
        <w:tc>
          <w:tcPr>
            <w:tcW w:w="1336" w:type="dxa"/>
          </w:tcPr>
          <w:p w14:paraId="5D27A355" w14:textId="5492C770" w:rsidR="006A09EB" w:rsidRPr="00064B03" w:rsidRDefault="006A09EB" w:rsidP="006A09EB">
            <w:pPr>
              <w:pStyle w:val="FHWABody"/>
              <w:jc w:val="right"/>
              <w:rPr>
                <w:ins w:id="1924" w:author="Soleimaniamiri, Saeid [US-IR]" w:date="2026-06-26T08:46:00Z" w16du:dateUtc="2026-06-26T12:46:00Z"/>
              </w:rPr>
            </w:pPr>
            <w:ins w:id="1925" w:author="Soleimaniamiri, Saeid [US-IR]" w:date="2026-06-26T08:46:00Z" w16du:dateUtc="2026-06-26T12:46:00Z">
              <w:r w:rsidRPr="00DD7BFC">
                <w:t>0.</w:t>
              </w:r>
            </w:ins>
            <w:ins w:id="1926" w:author="Bagwe, Gaurav R. [US-IN]" w:date="2026-06-26T10:16:00Z" w16du:dateUtc="2026-06-26T14:16:00Z">
              <w:r w:rsidR="00816E34">
                <w:t>03</w:t>
              </w:r>
            </w:ins>
            <w:ins w:id="1927" w:author="Bagwe, Gaurav R. [US-IN]" w:date="2026-06-26T10:17:00Z" w16du:dateUtc="2026-06-26T14:17:00Z">
              <w:r w:rsidR="0032603E">
                <w:t>57</w:t>
              </w:r>
            </w:ins>
            <w:ins w:id="1928" w:author="Soleimaniamiri, Saeid [US-IR]" w:date="2026-06-26T08:46:00Z" w16du:dateUtc="2026-06-26T12:46:00Z">
              <w:del w:id="1929" w:author="Bagwe, Gaurav R. [US-IN]" w:date="2026-06-26T10:16:00Z" w16du:dateUtc="2026-06-26T14:16:00Z">
                <w:r w:rsidRPr="00DD7BFC" w:rsidDel="00816E34">
                  <w:delText>5396</w:delText>
                </w:r>
              </w:del>
            </w:ins>
          </w:p>
        </w:tc>
        <w:tc>
          <w:tcPr>
            <w:tcW w:w="1256" w:type="dxa"/>
          </w:tcPr>
          <w:p w14:paraId="54B1CA6C" w14:textId="45C9147F" w:rsidR="006A09EB" w:rsidRPr="00064B03" w:rsidRDefault="006A09EB" w:rsidP="006A09EB">
            <w:pPr>
              <w:pStyle w:val="FHWABody"/>
              <w:jc w:val="right"/>
              <w:rPr>
                <w:ins w:id="1930" w:author="Soleimaniamiri, Saeid [US-IR]" w:date="2026-06-26T08:46:00Z" w16du:dateUtc="2026-06-26T12:46:00Z"/>
              </w:rPr>
            </w:pPr>
            <w:ins w:id="1931" w:author="Soleimaniamiri, Saeid [US-IR]" w:date="2026-06-26T08:46:00Z" w16du:dateUtc="2026-06-26T12:46:00Z">
              <w:r w:rsidRPr="00DD7BFC">
                <w:t>0.</w:t>
              </w:r>
            </w:ins>
            <w:ins w:id="1932" w:author="Bagwe, Gaurav R. [US-IN]" w:date="2026-06-26T10:17:00Z" w16du:dateUtc="2026-06-26T14:17:00Z">
              <w:r w:rsidR="003E290A">
                <w:t>0652</w:t>
              </w:r>
            </w:ins>
            <w:ins w:id="1933" w:author="Soleimaniamiri, Saeid [US-IR]" w:date="2026-06-26T08:46:00Z" w16du:dateUtc="2026-06-26T12:46:00Z">
              <w:del w:id="1934" w:author="Bagwe, Gaurav R. [US-IN]" w:date="2026-06-26T10:17:00Z" w16du:dateUtc="2026-06-26T14:17:00Z">
                <w:r w:rsidRPr="00DD7BFC" w:rsidDel="00BC6FE2">
                  <w:delText>7010</w:delText>
                </w:r>
              </w:del>
            </w:ins>
          </w:p>
        </w:tc>
        <w:tc>
          <w:tcPr>
            <w:tcW w:w="1256" w:type="dxa"/>
          </w:tcPr>
          <w:p w14:paraId="43AF6335" w14:textId="40BE0099" w:rsidR="006A09EB" w:rsidRPr="00064B03" w:rsidRDefault="006A09EB" w:rsidP="006A09EB">
            <w:pPr>
              <w:pStyle w:val="FHWABody"/>
              <w:jc w:val="right"/>
              <w:rPr>
                <w:ins w:id="1935" w:author="Soleimaniamiri, Saeid [US-IR]" w:date="2026-06-26T08:46:00Z" w16du:dateUtc="2026-06-26T12:46:00Z"/>
              </w:rPr>
            </w:pPr>
            <w:ins w:id="1936" w:author="Soleimaniamiri, Saeid [US-IR]" w:date="2026-06-26T08:46:00Z" w16du:dateUtc="2026-06-26T12:46:00Z">
              <w:r w:rsidRPr="00DD7BFC">
                <w:t>0.</w:t>
              </w:r>
            </w:ins>
            <w:ins w:id="1937" w:author="Bagwe, Gaurav R. [US-IN]" w:date="2026-06-26T10:17:00Z" w16du:dateUtc="2026-06-26T14:17:00Z">
              <w:r w:rsidR="003E290A">
                <w:t>0566</w:t>
              </w:r>
            </w:ins>
            <w:ins w:id="1938" w:author="Soleimaniamiri, Saeid [US-IR]" w:date="2026-06-26T08:46:00Z" w16du:dateUtc="2026-06-26T12:46:00Z">
              <w:del w:id="1939" w:author="Bagwe, Gaurav R. [US-IN]" w:date="2026-06-26T10:17:00Z" w16du:dateUtc="2026-06-26T14:17:00Z">
                <w:r w:rsidRPr="00DD7BFC" w:rsidDel="003E290A">
                  <w:delText>6529</w:delText>
                </w:r>
              </w:del>
            </w:ins>
          </w:p>
        </w:tc>
        <w:tc>
          <w:tcPr>
            <w:tcW w:w="1256" w:type="dxa"/>
          </w:tcPr>
          <w:p w14:paraId="3A7DB727" w14:textId="367214B5" w:rsidR="006A09EB" w:rsidRPr="00064B03" w:rsidRDefault="006A09EB" w:rsidP="006A09EB">
            <w:pPr>
              <w:pStyle w:val="FHWABody"/>
              <w:jc w:val="right"/>
              <w:rPr>
                <w:ins w:id="1940" w:author="Soleimaniamiri, Saeid [US-IR]" w:date="2026-06-26T08:46:00Z" w16du:dateUtc="2026-06-26T12:46:00Z"/>
              </w:rPr>
            </w:pPr>
            <w:ins w:id="1941" w:author="Soleimaniamiri, Saeid [US-IR]" w:date="2026-06-26T08:46:00Z" w16du:dateUtc="2026-06-26T12:46:00Z">
              <w:r w:rsidRPr="00DD7BFC">
                <w:t>0.</w:t>
              </w:r>
            </w:ins>
            <w:ins w:id="1942" w:author="Bagwe, Gaurav R. [US-IN]" w:date="2026-06-26T10:17:00Z" w16du:dateUtc="2026-06-26T14:17:00Z">
              <w:r w:rsidR="00B85475">
                <w:t>1581</w:t>
              </w:r>
            </w:ins>
            <w:ins w:id="1943" w:author="Soleimaniamiri, Saeid [US-IR]" w:date="2026-06-26T08:46:00Z" w16du:dateUtc="2026-06-26T12:46:00Z">
              <w:del w:id="1944" w:author="Bagwe, Gaurav R. [US-IN]" w:date="2026-06-26T10:17:00Z" w16du:dateUtc="2026-06-26T14:17:00Z">
                <w:r w:rsidRPr="00DD7BFC" w:rsidDel="00B85475">
                  <w:delText>7567</w:delText>
                </w:r>
              </w:del>
            </w:ins>
          </w:p>
        </w:tc>
      </w:tr>
    </w:tbl>
    <w:p w14:paraId="33CFE58B" w14:textId="01B26C8A" w:rsidR="00B816F7" w:rsidRPr="006A09EB" w:rsidRDefault="006A09EB" w:rsidP="00476F02">
      <w:pPr>
        <w:pStyle w:val="FHWABody"/>
        <w:rPr>
          <w:sz w:val="20"/>
          <w:szCs w:val="20"/>
          <w:rPrChange w:id="1945" w:author="Soleimaniamiri, Saeid [US-IR]" w:date="2026-06-26T08:47:00Z" w16du:dateUtc="2026-06-26T12:47:00Z">
            <w:rPr/>
          </w:rPrChange>
        </w:rPr>
      </w:pPr>
      <w:ins w:id="1946" w:author="Soleimaniamiri, Saeid [US-IR]" w:date="2026-06-26T08:47:00Z" w16du:dateUtc="2026-06-26T12:47:00Z">
        <w:r w:rsidRPr="006A09EB">
          <w:rPr>
            <w:sz w:val="20"/>
            <w:szCs w:val="20"/>
            <w:vertAlign w:val="superscript"/>
            <w:rPrChange w:id="1947" w:author="Soleimaniamiri, Saeid [US-IR]" w:date="2026-06-26T08:47:00Z" w16du:dateUtc="2026-06-26T12:47:00Z">
              <w:rPr>
                <w:vertAlign w:val="superscript"/>
              </w:rPr>
            </w:rPrChange>
          </w:rPr>
          <w:t>*</w:t>
        </w:r>
        <w:r w:rsidRPr="006A09EB">
          <w:rPr>
            <w:sz w:val="20"/>
            <w:szCs w:val="20"/>
            <w:rPrChange w:id="1948" w:author="Soleimaniamiri, Saeid [US-IR]" w:date="2026-06-26T08:47:00Z" w16du:dateUtc="2026-06-26T12:47:00Z">
              <w:rPr/>
            </w:rPrChange>
          </w:rPr>
          <w:t xml:space="preserve"> indicates IOU is generated from a rasterized mask from the polylines, since CLRerNet does not produce lane mask as other three models.</w:t>
        </w:r>
      </w:ins>
    </w:p>
    <w:p w14:paraId="000BBA53" w14:textId="4B1DD844" w:rsidR="00F846B8" w:rsidRDefault="00F846B8" w:rsidP="00314345">
      <w:pPr>
        <w:pStyle w:val="FHWABody"/>
      </w:pPr>
      <w:r w:rsidRPr="00F846B8">
        <w:t>In addition to the four core metrics, the comparison includes cross-dataset consistency, output usability, and preliminary assessment fields to support interpretation of each model’s suitability for the pilot workflow.</w:t>
      </w:r>
    </w:p>
    <w:p w14:paraId="1690AA33" w14:textId="53231127" w:rsidR="00314345" w:rsidRPr="00CF552F" w:rsidRDefault="00020275" w:rsidP="004E1491">
      <w:pPr>
        <w:pStyle w:val="FHWABody"/>
      </w:pPr>
      <w:commentRangeStart w:id="1949"/>
      <w:r w:rsidRPr="00020275">
        <w:t xml:space="preserve">Cross-dataset consistency is rated based on how stable the model’s primary metric results are across TuSimple, CULane, BDD100K, and </w:t>
      </w:r>
      <w:del w:id="1950" w:author="Bagwe, Gaurav R. [US-IN]" w:date="2026-06-25T15:52:00Z" w16du:dateUtc="2026-06-25T19:52:00Z">
        <w:r w:rsidRPr="00020275" w:rsidDel="00B7668F">
          <w:delText>CurveLane</w:delText>
        </w:r>
      </w:del>
      <w:ins w:id="1951" w:author="Bagwe, Gaurav R. [US-IN]" w:date="2026-06-25T15:52:00Z" w16du:dateUtc="2026-06-25T19:52:00Z">
        <w:r w:rsidR="00B7668F" w:rsidRPr="00020275">
          <w:t>CurveLanes</w:t>
        </w:r>
      </w:ins>
      <w:r w:rsidRPr="00020275">
        <w:t xml:space="preserve">. </w:t>
      </w:r>
      <w:commentRangeEnd w:id="1949"/>
      <w:r w:rsidR="00FA704A" w:rsidRPr="00020275">
        <w:rPr>
          <w:rStyle w:val="CommentReference"/>
          <w:sz w:val="24"/>
          <w:szCs w:val="24"/>
        </w:rPr>
        <w:commentReference w:id="1949"/>
      </w:r>
      <w:r w:rsidRPr="00020275">
        <w:t>For this purpose, a dataset-level primary score may be calculated as the average of the dataset-level F1 Score and IoU.</w:t>
      </w:r>
      <w:ins w:id="1953" w:author="Bagwe, Gaurav R. [US-IN]" w:date="2026-06-25T18:11:00Z" w16du:dateUtc="2026-06-25T22:11:00Z">
        <w:r w:rsidR="004E1491" w:rsidRPr="004E1491">
          <w:t xml:space="preserve"> </w:t>
        </w:r>
        <w:r w:rsidR="004E1491">
          <w:t>Cross-dataset consistency is reported as a numerical summary computed as one minus the coefficient of variation (standard deviation divided by mean) of the</w:t>
        </w:r>
        <w:r w:rsidR="00EF7B1A">
          <w:t xml:space="preserve"> </w:t>
        </w:r>
        <w:r w:rsidR="004E1491">
          <w:t>per-dataset primary score across TuSimple, CULane, CurveLanes, and BDD100K</w:t>
        </w:r>
      </w:ins>
      <w:ins w:id="1954" w:author="Bagwe, Gaurav R. [US-IN]" w:date="2026-06-26T00:35:00Z" w16du:dateUtc="2026-06-26T04:35:00Z">
        <w:r w:rsidR="00D2626D">
          <w:t>-</w:t>
        </w:r>
      </w:ins>
      <w:ins w:id="1955" w:author="Bagwe, Gaurav R. [US-IN]" w:date="2026-06-25T18:11:00Z" w16du:dateUtc="2026-06-25T22:11:00Z">
        <w:r w:rsidR="004E1491">
          <w:t>Lane, where the per-dataset primary score is the average of that dataset's F1 Score and IoU. Higher values indicate more stable performance across datasets; lower values indicate greater variation. This avoids arbitrary categorical thresholds and supports direct comparison among candidate processors</w:t>
        </w:r>
      </w:ins>
      <w:del w:id="1956" w:author="Bagwe, Gaurav R. [US-IN]" w:date="2026-06-25T18:11:00Z" w16du:dateUtc="2026-06-25T22:11:00Z">
        <w:r w:rsidRPr="00020275" w:rsidDel="004E1491">
          <w:delText xml:space="preserve"> A High rating indicates that the model performs consistently across datasets, with no major drop in any one dataset. A Moderate rating indicates that the model performs well overall but shows a noticeable decline on one dataset. A Low rating indicates that the model performs well on only one or two datasets, shows large variation across datasets, or fails to produce usable outputs for one or more datasets.</w:delText>
        </w:r>
        <w:r w:rsidR="00CF552F" w:rsidRPr="00CF552F" w:rsidDel="004E1491">
          <w:delText xml:space="preserve"> </w:delText>
        </w:r>
      </w:del>
      <w:commentRangeStart w:id="1957"/>
      <w:del w:id="1958" w:author="Bagwe, Gaurav R. [US-IN]" w:date="2026-06-25T09:02:00Z" w16du:dateUtc="2026-06-25T13:02:00Z">
        <w:r w:rsidR="00CF552F" w:rsidRPr="00147670" w:rsidDel="007911FF">
          <w:rPr>
            <w:i/>
            <w:iCs/>
            <w:highlight w:val="yellow"/>
          </w:rPr>
          <w:delText>[Define final numerical thresholds for High, Moderate, and Low ratings after the preliminary results are available, if needed.]</w:delText>
        </w:r>
      </w:del>
      <w:commentRangeEnd w:id="1957"/>
      <w:del w:id="1959" w:author="Bagwe, Gaurav R. [US-IN]" w:date="2026-06-25T18:11:00Z" w16du:dateUtc="2026-06-25T22:11:00Z">
        <w:r w:rsidR="003928B0" w:rsidRPr="00C84613" w:rsidDel="004E1491">
          <w:rPr>
            <w:rStyle w:val="CommentReference"/>
            <w:sz w:val="24"/>
            <w:szCs w:val="24"/>
          </w:rPr>
          <w:commentReference w:id="1957"/>
        </w:r>
      </w:del>
      <w:ins w:id="1961" w:author="Bagwe, Gaurav R. [US-IN]" w:date="2026-06-25T09:02:00Z">
        <w:r w:rsidR="007911FF" w:rsidRPr="00C84613">
          <w:t xml:space="preserve">. </w:t>
        </w:r>
      </w:ins>
    </w:p>
    <w:p w14:paraId="46DE1296" w14:textId="645F0B43" w:rsidR="00314345" w:rsidRDefault="00AE7B41" w:rsidP="00314345">
      <w:pPr>
        <w:pStyle w:val="FHWABody"/>
      </w:pPr>
      <w:commentRangeStart w:id="1962"/>
      <w:r w:rsidRPr="00AE7B41">
        <w:t xml:space="preserve">Output usability is rated based on whether the model outputs can be used reliably in the pilot workflow. A High rating indicates that the outputs are interpretable, stable, and can be converted to the common evaluation format with limited post-processing. A Moderate rating indicates that the outputs are usable but </w:t>
      </w:r>
      <w:del w:id="1963" w:author="Bedsole, Lisa K. [US-US]" w:date="2026-06-24T14:10:00Z" w16du:dateUtc="2026-06-24T18:10:00Z">
        <w:r w:rsidRPr="00AE7B41">
          <w:delText xml:space="preserve">require </w:delText>
        </w:r>
      </w:del>
      <w:ins w:id="1964" w:author="Bedsole, Lisa K. [US-US]" w:date="2026-06-24T14:10:00Z" w16du:dateUtc="2026-06-24T18:10:00Z">
        <w:r w:rsidR="00B911AA">
          <w:t>need</w:t>
        </w:r>
        <w:r w:rsidR="00B911AA" w:rsidRPr="00AE7B41">
          <w:t xml:space="preserve"> </w:t>
        </w:r>
      </w:ins>
      <w:r w:rsidRPr="00AE7B41">
        <w:t xml:space="preserve">additional conversion, threshold adjustment, or quality checks. A Low rating indicates that the outputs are difficult to interpret, inconsistent across datasets, or </w:t>
      </w:r>
      <w:del w:id="1965" w:author="Bedsole, Lisa K. [US-US]" w:date="2026-06-24T14:10:00Z" w16du:dateUtc="2026-06-24T18:10:00Z">
        <w:r w:rsidRPr="00AE7B41">
          <w:delText xml:space="preserve">require </w:delText>
        </w:r>
      </w:del>
      <w:ins w:id="1966" w:author="Bedsole, Lisa K. [US-US]" w:date="2026-06-24T14:10:00Z" w16du:dateUtc="2026-06-24T18:10:00Z">
        <w:r w:rsidR="00F16345">
          <w:t>need</w:t>
        </w:r>
        <w:r w:rsidR="00F16345" w:rsidRPr="00AE7B41">
          <w:t xml:space="preserve"> </w:t>
        </w:r>
      </w:ins>
      <w:r w:rsidRPr="00AE7B41">
        <w:t>substantial manual processing before they can be evaluated.</w:t>
      </w:r>
    </w:p>
    <w:p w14:paraId="507BE257" w14:textId="4343DAB5" w:rsidR="00314345" w:rsidRDefault="00CF77AB" w:rsidP="00314345">
      <w:pPr>
        <w:pStyle w:val="FHWABody"/>
      </w:pPr>
      <w:r w:rsidRPr="00CF77AB">
        <w:t xml:space="preserve">Preliminary assessment summarizes the overall suitability of each model based on the combined quantitative results and practical usability. A model may be identified as a strong candidate if it provides competitive F1 Score and IoU, balanced precision and recall, acceptable cross-dataset consistency, and usable outputs. A model may be identified as a supplemental candidate if it </w:t>
      </w:r>
      <w:r w:rsidRPr="00CF77AB">
        <w:lastRenderedPageBreak/>
        <w:t>provides useful outputs for certain datasets or output types but is less consistent overall. A model may be identified as having limited suitability if it has lower quantitative performance, poor consistency, or outputs that are difficult to standardize.</w:t>
      </w:r>
      <w:commentRangeEnd w:id="1962"/>
      <w:r w:rsidR="00FA704A">
        <w:rPr>
          <w:rStyle w:val="CommentReference"/>
          <w:sz w:val="24"/>
          <w:szCs w:val="24"/>
        </w:rPr>
        <w:commentReference w:id="1962"/>
      </w:r>
    </w:p>
    <w:commentRangeStart w:id="1968"/>
    <w:p w14:paraId="2210BD39" w14:textId="3A508827" w:rsidR="005518AF" w:rsidRDefault="002C2BE5" w:rsidP="005518AF">
      <w:pPr>
        <w:pStyle w:val="FHWABody"/>
        <w:rPr>
          <w:ins w:id="1969" w:author="Soleimaniamiri, Saeid [US-IR]" w:date="2026-06-26T08:51:00Z" w16du:dateUtc="2026-06-26T12:51:00Z"/>
        </w:rPr>
      </w:pPr>
      <w:ins w:id="1970" w:author="Soleimaniamiri, Saeid [US-IR]" w:date="2026-06-26T08:52:00Z" w16du:dateUtc="2026-06-26T12:52:00Z">
        <w:r>
          <w:fldChar w:fldCharType="begin"/>
        </w:r>
        <w:r>
          <w:instrText xml:space="preserve"> REF _Ref233356338 \h </w:instrText>
        </w:r>
      </w:ins>
      <w:r>
        <w:fldChar w:fldCharType="separate"/>
      </w:r>
      <w:ins w:id="1971" w:author="Soleimaniamiri, Saeid [US-IR]" w:date="2026-06-26T08:52:00Z" w16du:dateUtc="2026-06-26T12:52:00Z">
        <w:r w:rsidRPr="00D961DB">
          <w:t xml:space="preserve">Table </w:t>
        </w:r>
        <w:r>
          <w:rPr>
            <w:noProof/>
          </w:rPr>
          <w:t>13</w:t>
        </w:r>
        <w:r>
          <w:fldChar w:fldCharType="end"/>
        </w:r>
        <w:r>
          <w:t xml:space="preserve"> </w:t>
        </w:r>
      </w:ins>
      <w:del w:id="1972" w:author="Soleimaniamiri, Saeid [US-IR]" w:date="2026-06-26T08:51:00Z" w16du:dateUtc="2026-06-26T12:51:00Z">
        <w:r w:rsidR="005518AF" w:rsidDel="002C2BE5">
          <w:fldChar w:fldCharType="begin"/>
        </w:r>
        <w:r w:rsidR="005518AF" w:rsidDel="002C2BE5">
          <w:delInstrText xml:space="preserve"> REF _Ref231463128 \h </w:delInstrText>
        </w:r>
        <w:r w:rsidR="005518AF" w:rsidDel="002C2BE5">
          <w:fldChar w:fldCharType="separate"/>
        </w:r>
        <w:r w:rsidR="005518AF" w:rsidRPr="00D961DB" w:rsidDel="002C2BE5">
          <w:delText xml:space="preserve">Table </w:delText>
        </w:r>
        <w:r w:rsidR="005518AF" w:rsidDel="002C2BE5">
          <w:rPr>
            <w:noProof/>
          </w:rPr>
          <w:delText>12</w:delText>
        </w:r>
        <w:r w:rsidR="005518AF" w:rsidDel="002C2BE5">
          <w:fldChar w:fldCharType="end"/>
        </w:r>
        <w:r w:rsidR="005518AF" w:rsidRPr="00D2033C" w:rsidDel="002C2BE5">
          <w:delText xml:space="preserve"> </w:delText>
        </w:r>
      </w:del>
      <w:r w:rsidR="005518AF" w:rsidRPr="005C00C1">
        <w:t>presents the</w:t>
      </w:r>
      <w:ins w:id="1973" w:author="Bagwe, Gaurav R. [US-IN]" w:date="2026-06-26T00:34:00Z" w16du:dateUtc="2026-06-26T04:34:00Z">
        <w:r w:rsidR="005518AF" w:rsidRPr="005C00C1">
          <w:t xml:space="preserve"> </w:t>
        </w:r>
        <w:r w:rsidR="006216A8">
          <w:t>summary of the</w:t>
        </w:r>
      </w:ins>
      <w:r w:rsidR="005518AF" w:rsidRPr="005C00C1">
        <w:t xml:space="preserve"> preliminary quantitative comparison of the four candidate models</w:t>
      </w:r>
      <w:ins w:id="1974" w:author="Bagwe, Gaurav R. [US-IN]" w:date="2026-06-26T00:35:00Z" w16du:dateUtc="2026-06-26T04:35:00Z">
        <w:r w:rsidR="001D1AC1">
          <w:t xml:space="preserve"> with the average values across the </w:t>
        </w:r>
        <w:r w:rsidR="00ED3F40">
          <w:t>four</w:t>
        </w:r>
        <w:r w:rsidR="001D1AC1">
          <w:t xml:space="preserve"> datasets. </w:t>
        </w:r>
      </w:ins>
      <w:commentRangeEnd w:id="1968"/>
      <w:r w:rsidR="00CF2A71" w:rsidRPr="005C00C1">
        <w:rPr>
          <w:rStyle w:val="CommentReference"/>
          <w:sz w:val="24"/>
          <w:szCs w:val="24"/>
        </w:rPr>
        <w:commentReference w:id="1968"/>
      </w:r>
      <w:del w:id="1977" w:author="Bagwe, Gaurav R. [US-IN]" w:date="2026-06-26T00:34:00Z" w16du:dateUtc="2026-06-26T04:34:00Z">
        <w:r w:rsidR="005518AF" w:rsidRPr="005C00C1">
          <w:delText>.</w:delText>
        </w:r>
      </w:del>
    </w:p>
    <w:p w14:paraId="51E9195E" w14:textId="3A7779F0" w:rsidR="002B3D15" w:rsidRDefault="002B3D15" w:rsidP="002B3D15">
      <w:pPr>
        <w:pStyle w:val="FHWACaptionTable"/>
        <w:rPr>
          <w:ins w:id="1978" w:author="Soleimaniamiri, Saeid [US-IR]" w:date="2026-06-26T08:51:00Z" w16du:dateUtc="2026-06-26T12:51:00Z"/>
        </w:rPr>
      </w:pPr>
      <w:bookmarkStart w:id="1979" w:name="_Ref233356338"/>
      <w:bookmarkStart w:id="1980" w:name="_Toc233357873"/>
      <w:r w:rsidRPr="00D961DB">
        <w:t xml:space="preserve">Table </w:t>
      </w:r>
      <w:r>
        <w:fldChar w:fldCharType="begin"/>
      </w:r>
      <w:r>
        <w:instrText>SEQ Table \* ARABIC</w:instrText>
      </w:r>
      <w:r>
        <w:fldChar w:fldCharType="separate"/>
      </w:r>
      <w:ins w:id="1981" w:author="Soleimaniamiri, Saeid [US-IR]" w:date="2026-06-26T08:51:00Z" w16du:dateUtc="2026-06-26T12:51:00Z">
        <w:r>
          <w:rPr>
            <w:noProof/>
          </w:rPr>
          <w:t>13</w:t>
        </w:r>
      </w:ins>
      <w:del w:id="1982" w:author="Soleimaniamiri, Saeid [US-IR]" w:date="2026-06-26T08:51:00Z" w16du:dateUtc="2026-06-26T12:51:00Z">
        <w:r w:rsidDel="002B3D15">
          <w:rPr>
            <w:noProof/>
          </w:rPr>
          <w:delText>12</w:delText>
        </w:r>
      </w:del>
      <w:r>
        <w:fldChar w:fldCharType="end"/>
      </w:r>
      <w:bookmarkEnd w:id="1979"/>
      <w:ins w:id="1983" w:author="Soleimaniamiri, Saeid [US-IR]" w:date="2026-06-26T08:51:00Z" w16du:dateUtc="2026-06-26T12:51:00Z">
        <w:r w:rsidRPr="00D961DB">
          <w:t xml:space="preserve">. </w:t>
        </w:r>
        <w:r>
          <w:t>Cross-dataset summary statistics (mean IoU / F1 / Precision / Recall and cross-dataset consistency) for four models (YOLOPX, HybridNets, CLRerNet, SCNN).</w:t>
        </w:r>
        <w:bookmarkEnd w:id="1980"/>
      </w:ins>
    </w:p>
    <w:p w14:paraId="6F94EF19" w14:textId="5E2EA6C0" w:rsidR="002B3D15" w:rsidRPr="00CF552F" w:rsidDel="002B3D15" w:rsidRDefault="002B3D15" w:rsidP="005518AF">
      <w:pPr>
        <w:pStyle w:val="FHWABody"/>
        <w:rPr>
          <w:del w:id="1984" w:author="Soleimaniamiri, Saeid [US-IR]" w:date="2026-06-26T08:51:00Z" w16du:dateUtc="2026-06-26T12:51:00Z"/>
        </w:rPr>
      </w:pPr>
    </w:p>
    <w:p w14:paraId="5CC03062" w14:textId="07266437" w:rsidR="00D2033C" w:rsidRPr="00D961DB" w:rsidDel="002B3D15" w:rsidRDefault="00D2033C" w:rsidP="00D2033C">
      <w:pPr>
        <w:pStyle w:val="FHWACaptionTable"/>
        <w:rPr>
          <w:del w:id="1985" w:author="Soleimaniamiri, Saeid [US-IR]" w:date="2026-06-26T08:51:00Z" w16du:dateUtc="2026-06-26T12:51:00Z"/>
        </w:rPr>
      </w:pPr>
      <w:bookmarkStart w:id="1986" w:name="_Ref231463128"/>
      <w:del w:id="1987" w:author="Soleimaniamiri, Saeid [US-IR]" w:date="2026-06-26T08:51:00Z" w16du:dateUtc="2026-06-26T12:51:00Z">
        <w:r w:rsidRPr="00D961DB" w:rsidDel="002B3D15">
          <w:delText xml:space="preserve">Table </w:delText>
        </w:r>
        <w:r w:rsidDel="002B3D15">
          <w:rPr>
            <w:b w:val="0"/>
          </w:rPr>
          <w:fldChar w:fldCharType="begin"/>
        </w:r>
        <w:r w:rsidDel="002B3D15">
          <w:delInstrText>SEQ Table \* ARABIC</w:delInstrText>
        </w:r>
        <w:r w:rsidDel="002B3D15">
          <w:rPr>
            <w:b w:val="0"/>
          </w:rPr>
          <w:fldChar w:fldCharType="separate"/>
        </w:r>
        <w:r w:rsidR="00715450" w:rsidDel="002B3D15">
          <w:rPr>
            <w:noProof/>
          </w:rPr>
          <w:delText>12</w:delText>
        </w:r>
        <w:r w:rsidDel="002B3D15">
          <w:rPr>
            <w:b w:val="0"/>
          </w:rPr>
          <w:fldChar w:fldCharType="end"/>
        </w:r>
        <w:bookmarkEnd w:id="1986"/>
        <w:r w:rsidRPr="00D961DB" w:rsidDel="002B3D15">
          <w:delText xml:space="preserve">. </w:delText>
        </w:r>
        <w:r w:rsidR="00E9263E" w:rsidRPr="00E9263E" w:rsidDel="002B3D15">
          <w:rPr>
            <w:lang w:bidi="en-US"/>
          </w:rPr>
          <w:delText>Preliminary model comparison results</w:delText>
        </w:r>
        <w:r w:rsidRPr="00B175C4" w:rsidDel="002B3D15">
          <w:rPr>
            <w:lang w:bidi="en-US"/>
          </w:rPr>
          <w:delText>.</w:delText>
        </w:r>
      </w:del>
    </w:p>
    <w:tbl>
      <w:tblPr>
        <w:tblStyle w:val="FHWATableNormal"/>
        <w:tblW w:w="9360" w:type="dxa"/>
        <w:tblLayout w:type="fixed"/>
        <w:tblLook w:val="04A0" w:firstRow="1" w:lastRow="0" w:firstColumn="1" w:lastColumn="0" w:noHBand="0" w:noVBand="1"/>
        <w:tblPrChange w:id="1988" w:author="Bedsole, Lisa K. [US-US]" w:date="2026-06-24T10:50:00Z" w16du:dateUtc="2026-06-24T14:50:00Z">
          <w:tblPr>
            <w:tblStyle w:val="GridTable4"/>
            <w:tblW w:w="11232" w:type="dxa"/>
            <w:jc w:val="center"/>
            <w:tblLayout w:type="fixed"/>
            <w:tblLook w:val="04A0" w:firstRow="1" w:lastRow="0" w:firstColumn="1" w:lastColumn="0" w:noHBand="0" w:noVBand="1"/>
          </w:tblPr>
        </w:tblPrChange>
      </w:tblPr>
      <w:tblGrid>
        <w:gridCol w:w="1316"/>
        <w:gridCol w:w="1082"/>
        <w:gridCol w:w="1082"/>
        <w:gridCol w:w="1082"/>
        <w:gridCol w:w="1082"/>
        <w:gridCol w:w="1317"/>
        <w:gridCol w:w="1082"/>
        <w:gridCol w:w="1317"/>
        <w:tblGridChange w:id="1989">
          <w:tblGrid>
            <w:gridCol w:w="1316"/>
            <w:gridCol w:w="268"/>
            <w:gridCol w:w="814"/>
            <w:gridCol w:w="482"/>
            <w:gridCol w:w="600"/>
            <w:gridCol w:w="696"/>
            <w:gridCol w:w="386"/>
            <w:gridCol w:w="910"/>
            <w:gridCol w:w="172"/>
            <w:gridCol w:w="1124"/>
            <w:gridCol w:w="193"/>
            <w:gridCol w:w="1082"/>
            <w:gridCol w:w="309"/>
            <w:gridCol w:w="1008"/>
            <w:gridCol w:w="288"/>
            <w:gridCol w:w="1584"/>
          </w:tblGrid>
        </w:tblGridChange>
      </w:tblGrid>
      <w:tr w:rsidR="003707EC" w:rsidRPr="00E46CC1" w:rsidDel="002B3D15" w14:paraId="71D3A3C9" w14:textId="3B1E842B" w:rsidTr="00E46CC1">
        <w:trPr>
          <w:cnfStyle w:val="100000000000" w:firstRow="1" w:lastRow="0" w:firstColumn="0" w:lastColumn="0" w:oddVBand="0" w:evenVBand="0" w:oddHBand="0" w:evenHBand="0" w:firstRowFirstColumn="0" w:firstRowLastColumn="0" w:lastRowFirstColumn="0" w:lastRowLastColumn="0"/>
          <w:trHeight w:val="674"/>
          <w:del w:id="1990" w:author="Soleimaniamiri, Saeid [US-IR]" w:date="2026-06-26T08:51:00Z"/>
          <w:trPrChange w:id="1991" w:author="Bedsole, Lisa K. [US-US]" w:date="2026-06-24T10:50:00Z" w16du:dateUtc="2026-06-24T14:50:00Z">
            <w:trPr>
              <w:trHeight w:val="674"/>
              <w:jc w:val="center"/>
            </w:trPr>
          </w:trPrChange>
        </w:trPr>
        <w:tc>
          <w:tcPr>
            <w:tcW w:w="1584" w:type="dxa"/>
            <w:tcPrChange w:id="1992" w:author="Bedsole, Lisa K. [US-US]" w:date="2026-06-24T10:50:00Z" w16du:dateUtc="2026-06-24T14:50:00Z">
              <w:tcPr>
                <w:tcW w:w="1584" w:type="dxa"/>
                <w:gridSpan w:val="2"/>
              </w:tcPr>
            </w:tcPrChange>
          </w:tcPr>
          <w:p w14:paraId="540D0BB9" w14:textId="1FCD1BB8"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1993" w:author="Soleimaniamiri, Saeid [US-IR]" w:date="2026-06-26T08:51:00Z" w16du:dateUtc="2026-06-26T12:51:00Z"/>
                <w:sz w:val="22"/>
                <w:szCs w:val="18"/>
                <w:lang w:bidi="en-US"/>
                <w:rPrChange w:id="1994" w:author="Bedsole, Lisa K. [US-US]" w:date="2026-06-24T10:49:00Z" w16du:dateUtc="2026-06-24T14:49:00Z">
                  <w:rPr>
                    <w:del w:id="1995" w:author="Soleimaniamiri, Saeid [US-IR]" w:date="2026-06-26T08:51:00Z" w16du:dateUtc="2026-06-26T12:51:00Z"/>
                    <w:lang w:bidi="en-US"/>
                  </w:rPr>
                </w:rPrChange>
              </w:rPr>
            </w:pPr>
            <w:del w:id="1996" w:author="Soleimaniamiri, Saeid [US-IR]" w:date="2026-06-26T08:51:00Z" w16du:dateUtc="2026-06-26T12:51:00Z">
              <w:r w:rsidRPr="00E46CC1" w:rsidDel="002B3D15">
                <w:rPr>
                  <w:b/>
                  <w:sz w:val="22"/>
                  <w:szCs w:val="18"/>
                  <w:rPrChange w:id="1997" w:author="Bedsole, Lisa K. [US-US]" w:date="2026-06-24T10:49:00Z" w16du:dateUtc="2026-06-24T14:49:00Z">
                    <w:rPr>
                      <w:b/>
                    </w:rPr>
                  </w:rPrChange>
                </w:rPr>
                <w:delText>Candidate Model</w:delText>
              </w:r>
            </w:del>
          </w:p>
        </w:tc>
        <w:tc>
          <w:tcPr>
            <w:tcW w:w="1296" w:type="dxa"/>
            <w:tcPrChange w:id="1998" w:author="Bedsole, Lisa K. [US-US]" w:date="2026-06-24T10:50:00Z" w16du:dateUtc="2026-06-24T14:50:00Z">
              <w:tcPr>
                <w:tcW w:w="1296" w:type="dxa"/>
                <w:gridSpan w:val="2"/>
              </w:tcPr>
            </w:tcPrChange>
          </w:tcPr>
          <w:p w14:paraId="1387962C" w14:textId="1AAD36F7"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1999" w:author="Soleimaniamiri, Saeid [US-IR]" w:date="2026-06-26T08:51:00Z" w16du:dateUtc="2026-06-26T12:51:00Z"/>
                <w:sz w:val="22"/>
                <w:szCs w:val="18"/>
                <w:lang w:bidi="en-US"/>
                <w:rPrChange w:id="2000" w:author="Bedsole, Lisa K. [US-US]" w:date="2026-06-24T10:49:00Z" w16du:dateUtc="2026-06-24T14:49:00Z">
                  <w:rPr>
                    <w:del w:id="2001" w:author="Soleimaniamiri, Saeid [US-IR]" w:date="2026-06-26T08:51:00Z" w16du:dateUtc="2026-06-26T12:51:00Z"/>
                    <w:lang w:bidi="en-US"/>
                  </w:rPr>
                </w:rPrChange>
              </w:rPr>
            </w:pPr>
            <w:del w:id="2002" w:author="Soleimaniamiri, Saeid [US-IR]" w:date="2026-06-26T08:51:00Z" w16du:dateUtc="2026-06-26T12:51:00Z">
              <w:r w:rsidRPr="00E46CC1" w:rsidDel="002B3D15">
                <w:rPr>
                  <w:b/>
                  <w:sz w:val="22"/>
                  <w:szCs w:val="18"/>
                  <w:rPrChange w:id="2003" w:author="Bedsole, Lisa K. [US-US]" w:date="2026-06-24T10:49:00Z" w16du:dateUtc="2026-06-24T14:49:00Z">
                    <w:rPr>
                      <w:b/>
                    </w:rPr>
                  </w:rPrChange>
                </w:rPr>
                <w:delText>Mean IoU</w:delText>
              </w:r>
            </w:del>
          </w:p>
        </w:tc>
        <w:tc>
          <w:tcPr>
            <w:tcW w:w="1296" w:type="dxa"/>
            <w:tcPrChange w:id="2004" w:author="Bedsole, Lisa K. [US-US]" w:date="2026-06-24T10:50:00Z" w16du:dateUtc="2026-06-24T14:50:00Z">
              <w:tcPr>
                <w:tcW w:w="1296" w:type="dxa"/>
                <w:gridSpan w:val="2"/>
              </w:tcPr>
            </w:tcPrChange>
          </w:tcPr>
          <w:p w14:paraId="5398C0EB" w14:textId="02226266"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05" w:author="Soleimaniamiri, Saeid [US-IR]" w:date="2026-06-26T08:51:00Z" w16du:dateUtc="2026-06-26T12:51:00Z"/>
                <w:sz w:val="22"/>
                <w:szCs w:val="18"/>
                <w:lang w:bidi="en-US"/>
                <w:rPrChange w:id="2006" w:author="Bedsole, Lisa K. [US-US]" w:date="2026-06-24T10:49:00Z" w16du:dateUtc="2026-06-24T14:49:00Z">
                  <w:rPr>
                    <w:del w:id="2007" w:author="Soleimaniamiri, Saeid [US-IR]" w:date="2026-06-26T08:51:00Z" w16du:dateUtc="2026-06-26T12:51:00Z"/>
                    <w:lang w:bidi="en-US"/>
                  </w:rPr>
                </w:rPrChange>
              </w:rPr>
            </w:pPr>
            <w:del w:id="2008" w:author="Soleimaniamiri, Saeid [US-IR]" w:date="2026-06-26T08:51:00Z" w16du:dateUtc="2026-06-26T12:51:00Z">
              <w:r w:rsidRPr="00E46CC1" w:rsidDel="002B3D15">
                <w:rPr>
                  <w:b/>
                  <w:sz w:val="22"/>
                  <w:szCs w:val="18"/>
                  <w:rPrChange w:id="2009" w:author="Bedsole, Lisa K. [US-US]" w:date="2026-06-24T10:49:00Z" w16du:dateUtc="2026-06-24T14:49:00Z">
                    <w:rPr>
                      <w:b/>
                    </w:rPr>
                  </w:rPrChange>
                </w:rPr>
                <w:delText>Mean F1 Score</w:delText>
              </w:r>
            </w:del>
          </w:p>
        </w:tc>
        <w:tc>
          <w:tcPr>
            <w:tcW w:w="1296" w:type="dxa"/>
            <w:tcPrChange w:id="2010" w:author="Bedsole, Lisa K. [US-US]" w:date="2026-06-24T10:50:00Z" w16du:dateUtc="2026-06-24T14:50:00Z">
              <w:tcPr>
                <w:tcW w:w="1296" w:type="dxa"/>
                <w:gridSpan w:val="2"/>
              </w:tcPr>
            </w:tcPrChange>
          </w:tcPr>
          <w:p w14:paraId="262DD449" w14:textId="7C258D29"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11" w:author="Soleimaniamiri, Saeid [US-IR]" w:date="2026-06-26T08:51:00Z" w16du:dateUtc="2026-06-26T12:51:00Z"/>
                <w:sz w:val="22"/>
                <w:szCs w:val="18"/>
                <w:rPrChange w:id="2012" w:author="Bedsole, Lisa K. [US-US]" w:date="2026-06-24T10:49:00Z" w16du:dateUtc="2026-06-24T14:49:00Z">
                  <w:rPr>
                    <w:del w:id="2013" w:author="Soleimaniamiri, Saeid [US-IR]" w:date="2026-06-26T08:51:00Z" w16du:dateUtc="2026-06-26T12:51:00Z"/>
                  </w:rPr>
                </w:rPrChange>
              </w:rPr>
            </w:pPr>
            <w:del w:id="2014" w:author="Soleimaniamiri, Saeid [US-IR]" w:date="2026-06-26T08:51:00Z" w16du:dateUtc="2026-06-26T12:51:00Z">
              <w:r w:rsidRPr="00E46CC1" w:rsidDel="002B3D15">
                <w:rPr>
                  <w:b/>
                  <w:sz w:val="22"/>
                  <w:szCs w:val="18"/>
                  <w:rPrChange w:id="2015" w:author="Bedsole, Lisa K. [US-US]" w:date="2026-06-24T10:49:00Z" w16du:dateUtc="2026-06-24T14:49:00Z">
                    <w:rPr>
                      <w:b/>
                    </w:rPr>
                  </w:rPrChange>
                </w:rPr>
                <w:delText>Mean Precision</w:delText>
              </w:r>
            </w:del>
          </w:p>
        </w:tc>
        <w:tc>
          <w:tcPr>
            <w:tcW w:w="1296" w:type="dxa"/>
            <w:tcPrChange w:id="2016" w:author="Bedsole, Lisa K. [US-US]" w:date="2026-06-24T10:50:00Z" w16du:dateUtc="2026-06-24T14:50:00Z">
              <w:tcPr>
                <w:tcW w:w="1296" w:type="dxa"/>
                <w:gridSpan w:val="2"/>
              </w:tcPr>
            </w:tcPrChange>
          </w:tcPr>
          <w:p w14:paraId="750DEF25" w14:textId="47A5613F"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17" w:author="Soleimaniamiri, Saeid [US-IR]" w:date="2026-06-26T08:51:00Z" w16du:dateUtc="2026-06-26T12:51:00Z"/>
                <w:sz w:val="22"/>
                <w:szCs w:val="18"/>
                <w:lang w:bidi="en-US"/>
                <w:rPrChange w:id="2018" w:author="Bedsole, Lisa K. [US-US]" w:date="2026-06-24T10:49:00Z" w16du:dateUtc="2026-06-24T14:49:00Z">
                  <w:rPr>
                    <w:del w:id="2019" w:author="Soleimaniamiri, Saeid [US-IR]" w:date="2026-06-26T08:51:00Z" w16du:dateUtc="2026-06-26T12:51:00Z"/>
                    <w:lang w:bidi="en-US"/>
                  </w:rPr>
                </w:rPrChange>
              </w:rPr>
            </w:pPr>
            <w:del w:id="2020" w:author="Soleimaniamiri, Saeid [US-IR]" w:date="2026-06-26T08:51:00Z" w16du:dateUtc="2026-06-26T12:51:00Z">
              <w:r w:rsidRPr="00E46CC1" w:rsidDel="002B3D15">
                <w:rPr>
                  <w:b/>
                  <w:sz w:val="22"/>
                  <w:szCs w:val="18"/>
                  <w:rPrChange w:id="2021" w:author="Bedsole, Lisa K. [US-US]" w:date="2026-06-24T10:49:00Z" w16du:dateUtc="2026-06-24T14:49:00Z">
                    <w:rPr>
                      <w:b/>
                    </w:rPr>
                  </w:rPrChange>
                </w:rPr>
                <w:delText>Mean Recall</w:delText>
              </w:r>
            </w:del>
          </w:p>
        </w:tc>
        <w:tc>
          <w:tcPr>
            <w:tcW w:w="1584" w:type="dxa"/>
            <w:tcPrChange w:id="2022" w:author="Bedsole, Lisa K. [US-US]" w:date="2026-06-24T10:50:00Z" w16du:dateUtc="2026-06-24T14:50:00Z">
              <w:tcPr>
                <w:tcW w:w="1584" w:type="dxa"/>
                <w:gridSpan w:val="3"/>
              </w:tcPr>
            </w:tcPrChange>
          </w:tcPr>
          <w:p w14:paraId="3C52218C" w14:textId="2E908854"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23" w:author="Soleimaniamiri, Saeid [US-IR]" w:date="2026-06-26T08:51:00Z" w16du:dateUtc="2026-06-26T12:51:00Z"/>
                <w:sz w:val="22"/>
                <w:szCs w:val="18"/>
                <w:lang w:bidi="en-US"/>
                <w:rPrChange w:id="2024" w:author="Bedsole, Lisa K. [US-US]" w:date="2026-06-24T10:49:00Z" w16du:dateUtc="2026-06-24T14:49:00Z">
                  <w:rPr>
                    <w:del w:id="2025" w:author="Soleimaniamiri, Saeid [US-IR]" w:date="2026-06-26T08:51:00Z" w16du:dateUtc="2026-06-26T12:51:00Z"/>
                    <w:lang w:bidi="en-US"/>
                  </w:rPr>
                </w:rPrChange>
              </w:rPr>
            </w:pPr>
            <w:del w:id="2026" w:author="Soleimaniamiri, Saeid [US-IR]" w:date="2026-06-26T08:51:00Z" w16du:dateUtc="2026-06-26T12:51:00Z">
              <w:r w:rsidRPr="00C84613" w:rsidDel="002B3D15">
                <w:rPr>
                  <w:b/>
                  <w:sz w:val="22"/>
                  <w:szCs w:val="18"/>
                </w:rPr>
                <w:delText>Cross-Dataset Consistency</w:delText>
              </w:r>
            </w:del>
          </w:p>
        </w:tc>
        <w:tc>
          <w:tcPr>
            <w:tcW w:w="1296" w:type="dxa"/>
            <w:tcPrChange w:id="2027" w:author="Bedsole, Lisa K. [US-US]" w:date="2026-06-24T10:50:00Z" w16du:dateUtc="2026-06-24T14:50:00Z">
              <w:tcPr>
                <w:tcW w:w="1296" w:type="dxa"/>
                <w:gridSpan w:val="2"/>
              </w:tcPr>
            </w:tcPrChange>
          </w:tcPr>
          <w:p w14:paraId="69A28045" w14:textId="79CABB34"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28" w:author="Soleimaniamiri, Saeid [US-IR]" w:date="2026-06-26T08:51:00Z" w16du:dateUtc="2026-06-26T12:51:00Z"/>
                <w:sz w:val="22"/>
                <w:szCs w:val="18"/>
                <w:lang w:bidi="en-US"/>
                <w:rPrChange w:id="2029" w:author="Bedsole, Lisa K. [US-US]" w:date="2026-06-24T10:49:00Z" w16du:dateUtc="2026-06-24T14:49:00Z">
                  <w:rPr>
                    <w:del w:id="2030" w:author="Soleimaniamiri, Saeid [US-IR]" w:date="2026-06-26T08:51:00Z" w16du:dateUtc="2026-06-26T12:51:00Z"/>
                    <w:lang w:bidi="en-US"/>
                  </w:rPr>
                </w:rPrChange>
              </w:rPr>
            </w:pPr>
            <w:del w:id="2031" w:author="Soleimaniamiri, Saeid [US-IR]" w:date="2026-06-26T08:51:00Z" w16du:dateUtc="2026-06-26T12:51:00Z">
              <w:r w:rsidRPr="00E46CC1" w:rsidDel="002B3D15">
                <w:rPr>
                  <w:b/>
                  <w:sz w:val="22"/>
                  <w:szCs w:val="18"/>
                  <w:rPrChange w:id="2032" w:author="Bedsole, Lisa K. [US-US]" w:date="2026-06-24T10:49:00Z" w16du:dateUtc="2026-06-24T14:49:00Z">
                    <w:rPr>
                      <w:b/>
                    </w:rPr>
                  </w:rPrChange>
                </w:rPr>
                <w:delText>Output Usability</w:delText>
              </w:r>
            </w:del>
          </w:p>
        </w:tc>
        <w:tc>
          <w:tcPr>
            <w:tcW w:w="1584" w:type="dxa"/>
            <w:tcPrChange w:id="2033" w:author="Bedsole, Lisa K. [US-US]" w:date="2026-06-24T10:50:00Z" w16du:dateUtc="2026-06-24T14:50:00Z">
              <w:tcPr>
                <w:tcW w:w="1584" w:type="dxa"/>
              </w:tcPr>
            </w:tcPrChange>
          </w:tcPr>
          <w:p w14:paraId="4735B0FD" w14:textId="717CBF09" w:rsidR="003707EC" w:rsidRPr="00E46CC1" w:rsidDel="002B3D15" w:rsidRDefault="003707EC" w:rsidP="003707EC">
            <w:pPr>
              <w:pStyle w:val="FHWATableColumnHeading"/>
              <w:cnfStyle w:val="100000000000" w:firstRow="1" w:lastRow="0" w:firstColumn="0" w:lastColumn="0" w:oddVBand="0" w:evenVBand="0" w:oddHBand="0" w:evenHBand="0" w:firstRowFirstColumn="0" w:firstRowLastColumn="0" w:lastRowFirstColumn="0" w:lastRowLastColumn="0"/>
              <w:rPr>
                <w:del w:id="2034" w:author="Soleimaniamiri, Saeid [US-IR]" w:date="2026-06-26T08:51:00Z" w16du:dateUtc="2026-06-26T12:51:00Z"/>
                <w:sz w:val="22"/>
                <w:szCs w:val="18"/>
                <w:lang w:bidi="en-US"/>
                <w:rPrChange w:id="2035" w:author="Bedsole, Lisa K. [US-US]" w:date="2026-06-24T10:49:00Z" w16du:dateUtc="2026-06-24T14:49:00Z">
                  <w:rPr>
                    <w:del w:id="2036" w:author="Soleimaniamiri, Saeid [US-IR]" w:date="2026-06-26T08:51:00Z" w16du:dateUtc="2026-06-26T12:51:00Z"/>
                    <w:lang w:bidi="en-US"/>
                  </w:rPr>
                </w:rPrChange>
              </w:rPr>
            </w:pPr>
            <w:del w:id="2037" w:author="Soleimaniamiri, Saeid [US-IR]" w:date="2026-06-26T08:51:00Z" w16du:dateUtc="2026-06-26T12:51:00Z">
              <w:r w:rsidRPr="00E46CC1" w:rsidDel="002B3D15">
                <w:rPr>
                  <w:b/>
                  <w:sz w:val="22"/>
                  <w:szCs w:val="18"/>
                  <w:rPrChange w:id="2038" w:author="Bedsole, Lisa K. [US-US]" w:date="2026-06-24T10:49:00Z" w16du:dateUtc="2026-06-24T14:49:00Z">
                    <w:rPr>
                      <w:b/>
                    </w:rPr>
                  </w:rPrChange>
                </w:rPr>
                <w:delText>Preliminary Assessment</w:delText>
              </w:r>
            </w:del>
          </w:p>
        </w:tc>
      </w:tr>
      <w:tr w:rsidR="003707EC" w:rsidRPr="00E46CC1" w:rsidDel="002B3D15" w14:paraId="4CA88C9D" w14:textId="3A637BF3" w:rsidTr="00E46CC1">
        <w:trPr>
          <w:del w:id="2039" w:author="Soleimaniamiri, Saeid [US-IR]" w:date="2026-06-26T08:51:00Z"/>
          <w:trPrChange w:id="2040" w:author="Bedsole, Lisa K. [US-US]" w:date="2026-06-24T10:50:00Z" w16du:dateUtc="2026-06-24T14:50:00Z">
            <w:trPr>
              <w:jc w:val="center"/>
            </w:trPr>
          </w:trPrChange>
        </w:trPr>
        <w:tc>
          <w:tcPr>
            <w:tcW w:w="1584" w:type="dxa"/>
            <w:tcPrChange w:id="2041" w:author="Bedsole, Lisa K. [US-US]" w:date="2026-06-24T10:50:00Z" w16du:dateUtc="2026-06-24T14:50:00Z">
              <w:tcPr>
                <w:tcW w:w="1584" w:type="dxa"/>
                <w:gridSpan w:val="2"/>
              </w:tcPr>
            </w:tcPrChange>
          </w:tcPr>
          <w:p w14:paraId="5F3F59F7" w14:textId="59B9B3EE" w:rsidR="003707EC" w:rsidRPr="00E46CC1" w:rsidDel="002B3D15" w:rsidRDefault="003707EC" w:rsidP="003707EC">
            <w:pPr>
              <w:pStyle w:val="FHWATableBodyText"/>
              <w:rPr>
                <w:del w:id="2042" w:author="Soleimaniamiri, Saeid [US-IR]" w:date="2026-06-26T08:51:00Z" w16du:dateUtc="2026-06-26T12:51:00Z"/>
                <w:sz w:val="22"/>
                <w:szCs w:val="18"/>
                <w:lang w:bidi="en-US"/>
                <w:rPrChange w:id="2043" w:author="Bedsole, Lisa K. [US-US]" w:date="2026-06-24T10:49:00Z" w16du:dateUtc="2026-06-24T14:49:00Z">
                  <w:rPr>
                    <w:del w:id="2044" w:author="Soleimaniamiri, Saeid [US-IR]" w:date="2026-06-26T08:51:00Z" w16du:dateUtc="2026-06-26T12:51:00Z"/>
                    <w:lang w:bidi="en-US"/>
                  </w:rPr>
                </w:rPrChange>
              </w:rPr>
            </w:pPr>
            <w:del w:id="2045" w:author="Soleimaniamiri, Saeid [US-IR]" w:date="2026-06-26T08:51:00Z" w16du:dateUtc="2026-06-26T12:51:00Z">
              <w:r w:rsidRPr="00E46CC1" w:rsidDel="002B3D15">
                <w:rPr>
                  <w:sz w:val="22"/>
                  <w:szCs w:val="18"/>
                  <w:rPrChange w:id="2046" w:author="Bedsole, Lisa K. [US-US]" w:date="2026-06-24T10:49:00Z" w16du:dateUtc="2026-06-24T14:49:00Z">
                    <w:rPr/>
                  </w:rPrChange>
                </w:rPr>
                <w:delText>SCNN</w:delText>
              </w:r>
            </w:del>
          </w:p>
        </w:tc>
        <w:tc>
          <w:tcPr>
            <w:tcW w:w="1296" w:type="dxa"/>
            <w:tcPrChange w:id="2047" w:author="Bedsole, Lisa K. [US-US]" w:date="2026-06-24T10:50:00Z" w16du:dateUtc="2026-06-24T14:50:00Z">
              <w:tcPr>
                <w:tcW w:w="1296" w:type="dxa"/>
                <w:gridSpan w:val="2"/>
              </w:tcPr>
            </w:tcPrChange>
          </w:tcPr>
          <w:p w14:paraId="1C6B53FD" w14:textId="079152F8" w:rsidR="003707EC" w:rsidRPr="00E46CC1" w:rsidDel="002B3D15" w:rsidRDefault="003707EC" w:rsidP="003707EC">
            <w:pPr>
              <w:pStyle w:val="FHWATableBodyText"/>
              <w:rPr>
                <w:del w:id="2048" w:author="Soleimaniamiri, Saeid [US-IR]" w:date="2026-06-26T08:51:00Z" w16du:dateUtc="2026-06-26T12:51:00Z"/>
                <w:sz w:val="22"/>
                <w:szCs w:val="18"/>
                <w:lang w:bidi="en-US"/>
                <w:rPrChange w:id="2049" w:author="Bedsole, Lisa K. [US-US]" w:date="2026-06-24T10:49:00Z" w16du:dateUtc="2026-06-24T14:49:00Z">
                  <w:rPr>
                    <w:del w:id="2050" w:author="Soleimaniamiri, Saeid [US-IR]" w:date="2026-06-26T08:51:00Z" w16du:dateUtc="2026-06-26T12:51:00Z"/>
                    <w:lang w:bidi="en-US"/>
                  </w:rPr>
                </w:rPrChange>
              </w:rPr>
            </w:pPr>
          </w:p>
        </w:tc>
        <w:tc>
          <w:tcPr>
            <w:tcW w:w="1296" w:type="dxa"/>
            <w:tcPrChange w:id="2051" w:author="Bedsole, Lisa K. [US-US]" w:date="2026-06-24T10:50:00Z" w16du:dateUtc="2026-06-24T14:50:00Z">
              <w:tcPr>
                <w:tcW w:w="1296" w:type="dxa"/>
                <w:gridSpan w:val="2"/>
              </w:tcPr>
            </w:tcPrChange>
          </w:tcPr>
          <w:p w14:paraId="5C81E308" w14:textId="25DF6E25" w:rsidR="003707EC" w:rsidRPr="00E46CC1" w:rsidDel="002B3D15" w:rsidRDefault="003707EC" w:rsidP="003707EC">
            <w:pPr>
              <w:pStyle w:val="FHWATableBodyText"/>
              <w:rPr>
                <w:del w:id="2052" w:author="Soleimaniamiri, Saeid [US-IR]" w:date="2026-06-26T08:51:00Z" w16du:dateUtc="2026-06-26T12:51:00Z"/>
                <w:sz w:val="22"/>
                <w:szCs w:val="18"/>
                <w:lang w:bidi="en-US"/>
                <w:rPrChange w:id="2053" w:author="Bedsole, Lisa K. [US-US]" w:date="2026-06-24T10:49:00Z" w16du:dateUtc="2026-06-24T14:49:00Z">
                  <w:rPr>
                    <w:del w:id="2054" w:author="Soleimaniamiri, Saeid [US-IR]" w:date="2026-06-26T08:51:00Z" w16du:dateUtc="2026-06-26T12:51:00Z"/>
                    <w:lang w:bidi="en-US"/>
                  </w:rPr>
                </w:rPrChange>
              </w:rPr>
            </w:pPr>
          </w:p>
        </w:tc>
        <w:tc>
          <w:tcPr>
            <w:tcW w:w="1296" w:type="dxa"/>
            <w:tcPrChange w:id="2055" w:author="Bedsole, Lisa K. [US-US]" w:date="2026-06-24T10:50:00Z" w16du:dateUtc="2026-06-24T14:50:00Z">
              <w:tcPr>
                <w:tcW w:w="1296" w:type="dxa"/>
                <w:gridSpan w:val="2"/>
              </w:tcPr>
            </w:tcPrChange>
          </w:tcPr>
          <w:p w14:paraId="7DEF86BD" w14:textId="01C962C9" w:rsidR="003707EC" w:rsidRPr="00E46CC1" w:rsidDel="002B3D15" w:rsidRDefault="003707EC" w:rsidP="003707EC">
            <w:pPr>
              <w:pStyle w:val="FHWATableBodyText"/>
              <w:rPr>
                <w:del w:id="2056" w:author="Soleimaniamiri, Saeid [US-IR]" w:date="2026-06-26T08:51:00Z" w16du:dateUtc="2026-06-26T12:51:00Z"/>
                <w:sz w:val="22"/>
                <w:szCs w:val="18"/>
                <w:rPrChange w:id="2057" w:author="Bedsole, Lisa K. [US-US]" w:date="2026-06-24T10:49:00Z" w16du:dateUtc="2026-06-24T14:49:00Z">
                  <w:rPr>
                    <w:del w:id="2058" w:author="Soleimaniamiri, Saeid [US-IR]" w:date="2026-06-26T08:51:00Z" w16du:dateUtc="2026-06-26T12:51:00Z"/>
                  </w:rPr>
                </w:rPrChange>
              </w:rPr>
            </w:pPr>
          </w:p>
        </w:tc>
        <w:tc>
          <w:tcPr>
            <w:tcW w:w="1296" w:type="dxa"/>
            <w:tcPrChange w:id="2059" w:author="Bedsole, Lisa K. [US-US]" w:date="2026-06-24T10:50:00Z" w16du:dateUtc="2026-06-24T14:50:00Z">
              <w:tcPr>
                <w:tcW w:w="1296" w:type="dxa"/>
                <w:gridSpan w:val="2"/>
              </w:tcPr>
            </w:tcPrChange>
          </w:tcPr>
          <w:p w14:paraId="7613A13A" w14:textId="11EE65F0" w:rsidR="003707EC" w:rsidRPr="00E46CC1" w:rsidDel="002B3D15" w:rsidRDefault="003707EC" w:rsidP="003707EC">
            <w:pPr>
              <w:pStyle w:val="FHWATableBodyText"/>
              <w:rPr>
                <w:del w:id="2060" w:author="Soleimaniamiri, Saeid [US-IR]" w:date="2026-06-26T08:51:00Z" w16du:dateUtc="2026-06-26T12:51:00Z"/>
                <w:sz w:val="22"/>
                <w:szCs w:val="18"/>
                <w:lang w:bidi="en-US"/>
                <w:rPrChange w:id="2061" w:author="Bedsole, Lisa K. [US-US]" w:date="2026-06-24T10:49:00Z" w16du:dateUtc="2026-06-24T14:49:00Z">
                  <w:rPr>
                    <w:del w:id="2062" w:author="Soleimaniamiri, Saeid [US-IR]" w:date="2026-06-26T08:51:00Z" w16du:dateUtc="2026-06-26T12:51:00Z"/>
                    <w:lang w:bidi="en-US"/>
                  </w:rPr>
                </w:rPrChange>
              </w:rPr>
            </w:pPr>
          </w:p>
        </w:tc>
        <w:tc>
          <w:tcPr>
            <w:tcW w:w="1584" w:type="dxa"/>
            <w:tcPrChange w:id="2063" w:author="Bedsole, Lisa K. [US-US]" w:date="2026-06-24T10:50:00Z" w16du:dateUtc="2026-06-24T14:50:00Z">
              <w:tcPr>
                <w:tcW w:w="1584" w:type="dxa"/>
                <w:gridSpan w:val="3"/>
              </w:tcPr>
            </w:tcPrChange>
          </w:tcPr>
          <w:p w14:paraId="0A3A1638" w14:textId="3F03DAD1" w:rsidR="003707EC" w:rsidRPr="00E46CC1" w:rsidDel="002B3D15" w:rsidRDefault="003707EC" w:rsidP="003707EC">
            <w:pPr>
              <w:pStyle w:val="FHWATableBodyText"/>
              <w:rPr>
                <w:del w:id="2064" w:author="Soleimaniamiri, Saeid [US-IR]" w:date="2026-06-26T08:51:00Z" w16du:dateUtc="2026-06-26T12:51:00Z"/>
                <w:sz w:val="22"/>
                <w:szCs w:val="18"/>
                <w:lang w:bidi="en-US"/>
                <w:rPrChange w:id="2065" w:author="Bedsole, Lisa K. [US-US]" w:date="2026-06-24T10:49:00Z" w16du:dateUtc="2026-06-24T14:49:00Z">
                  <w:rPr>
                    <w:del w:id="2066" w:author="Soleimaniamiri, Saeid [US-IR]" w:date="2026-06-26T08:51:00Z" w16du:dateUtc="2026-06-26T12:51:00Z"/>
                    <w:lang w:bidi="en-US"/>
                  </w:rPr>
                </w:rPrChange>
              </w:rPr>
            </w:pPr>
          </w:p>
        </w:tc>
        <w:tc>
          <w:tcPr>
            <w:tcW w:w="1296" w:type="dxa"/>
            <w:tcPrChange w:id="2067" w:author="Bedsole, Lisa K. [US-US]" w:date="2026-06-24T10:50:00Z" w16du:dateUtc="2026-06-24T14:50:00Z">
              <w:tcPr>
                <w:tcW w:w="1296" w:type="dxa"/>
                <w:gridSpan w:val="2"/>
              </w:tcPr>
            </w:tcPrChange>
          </w:tcPr>
          <w:p w14:paraId="1B15E410" w14:textId="02ACECC4" w:rsidR="003707EC" w:rsidRPr="00E46CC1" w:rsidDel="002B3D15" w:rsidRDefault="003707EC" w:rsidP="003707EC">
            <w:pPr>
              <w:pStyle w:val="FHWATableBodyText"/>
              <w:rPr>
                <w:del w:id="2068" w:author="Soleimaniamiri, Saeid [US-IR]" w:date="2026-06-26T08:51:00Z" w16du:dateUtc="2026-06-26T12:51:00Z"/>
                <w:sz w:val="22"/>
                <w:szCs w:val="18"/>
                <w:lang w:bidi="en-US"/>
                <w:rPrChange w:id="2069" w:author="Bedsole, Lisa K. [US-US]" w:date="2026-06-24T10:49:00Z" w16du:dateUtc="2026-06-24T14:49:00Z">
                  <w:rPr>
                    <w:del w:id="2070" w:author="Soleimaniamiri, Saeid [US-IR]" w:date="2026-06-26T08:51:00Z" w16du:dateUtc="2026-06-26T12:51:00Z"/>
                    <w:lang w:bidi="en-US"/>
                  </w:rPr>
                </w:rPrChange>
              </w:rPr>
            </w:pPr>
          </w:p>
        </w:tc>
        <w:tc>
          <w:tcPr>
            <w:tcW w:w="1584" w:type="dxa"/>
            <w:tcPrChange w:id="2071" w:author="Bedsole, Lisa K. [US-US]" w:date="2026-06-24T10:50:00Z" w16du:dateUtc="2026-06-24T14:50:00Z">
              <w:tcPr>
                <w:tcW w:w="1584" w:type="dxa"/>
              </w:tcPr>
            </w:tcPrChange>
          </w:tcPr>
          <w:p w14:paraId="691102E2" w14:textId="3B59E4D7" w:rsidR="003707EC" w:rsidRPr="00E46CC1" w:rsidDel="002B3D15" w:rsidRDefault="003707EC" w:rsidP="003707EC">
            <w:pPr>
              <w:pStyle w:val="FHWATableBodyText"/>
              <w:rPr>
                <w:del w:id="2072" w:author="Soleimaniamiri, Saeid [US-IR]" w:date="2026-06-26T08:51:00Z" w16du:dateUtc="2026-06-26T12:51:00Z"/>
                <w:sz w:val="22"/>
                <w:szCs w:val="18"/>
                <w:lang w:bidi="en-US"/>
                <w:rPrChange w:id="2073" w:author="Bedsole, Lisa K. [US-US]" w:date="2026-06-24T10:49:00Z" w16du:dateUtc="2026-06-24T14:49:00Z">
                  <w:rPr>
                    <w:del w:id="2074" w:author="Soleimaniamiri, Saeid [US-IR]" w:date="2026-06-26T08:51:00Z" w16du:dateUtc="2026-06-26T12:51:00Z"/>
                    <w:lang w:bidi="en-US"/>
                  </w:rPr>
                </w:rPrChange>
              </w:rPr>
            </w:pPr>
          </w:p>
        </w:tc>
      </w:tr>
      <w:tr w:rsidR="003707EC" w:rsidRPr="00E46CC1" w:rsidDel="002B3D15" w14:paraId="5D7CE9DD" w14:textId="435D00BD" w:rsidTr="00E46CC1">
        <w:trPr>
          <w:del w:id="2075" w:author="Soleimaniamiri, Saeid [US-IR]" w:date="2026-06-26T08:51:00Z"/>
          <w:trPrChange w:id="2076" w:author="Bedsole, Lisa K. [US-US]" w:date="2026-06-24T10:50:00Z" w16du:dateUtc="2026-06-24T14:50:00Z">
            <w:trPr>
              <w:jc w:val="center"/>
            </w:trPr>
          </w:trPrChange>
        </w:trPr>
        <w:tc>
          <w:tcPr>
            <w:tcW w:w="1584" w:type="dxa"/>
            <w:tcPrChange w:id="2077" w:author="Bedsole, Lisa K. [US-US]" w:date="2026-06-24T10:50:00Z" w16du:dateUtc="2026-06-24T14:50:00Z">
              <w:tcPr>
                <w:tcW w:w="1584" w:type="dxa"/>
                <w:gridSpan w:val="2"/>
              </w:tcPr>
            </w:tcPrChange>
          </w:tcPr>
          <w:p w14:paraId="79274E2E" w14:textId="31A2BC7E" w:rsidR="003707EC" w:rsidRPr="00E46CC1" w:rsidDel="002B3D15" w:rsidRDefault="003707EC" w:rsidP="003707EC">
            <w:pPr>
              <w:pStyle w:val="FHWATableBodyText"/>
              <w:rPr>
                <w:del w:id="2078" w:author="Soleimaniamiri, Saeid [US-IR]" w:date="2026-06-26T08:51:00Z" w16du:dateUtc="2026-06-26T12:51:00Z"/>
                <w:sz w:val="22"/>
                <w:szCs w:val="18"/>
                <w:lang w:bidi="en-US"/>
                <w:rPrChange w:id="2079" w:author="Bedsole, Lisa K. [US-US]" w:date="2026-06-24T10:49:00Z" w16du:dateUtc="2026-06-24T14:49:00Z">
                  <w:rPr>
                    <w:del w:id="2080" w:author="Soleimaniamiri, Saeid [US-IR]" w:date="2026-06-26T08:51:00Z" w16du:dateUtc="2026-06-26T12:51:00Z"/>
                    <w:lang w:bidi="en-US"/>
                  </w:rPr>
                </w:rPrChange>
              </w:rPr>
            </w:pPr>
            <w:del w:id="2081" w:author="Soleimaniamiri, Saeid [US-IR]" w:date="2026-06-26T08:51:00Z" w16du:dateUtc="2026-06-26T12:51:00Z">
              <w:r w:rsidRPr="00E46CC1" w:rsidDel="002B3D15">
                <w:rPr>
                  <w:sz w:val="22"/>
                  <w:szCs w:val="18"/>
                  <w:rPrChange w:id="2082" w:author="Bedsole, Lisa K. [US-US]" w:date="2026-06-24T10:49:00Z" w16du:dateUtc="2026-06-24T14:49:00Z">
                    <w:rPr/>
                  </w:rPrChange>
                </w:rPr>
                <w:delText>CLRerNet</w:delText>
              </w:r>
            </w:del>
          </w:p>
        </w:tc>
        <w:tc>
          <w:tcPr>
            <w:tcW w:w="1296" w:type="dxa"/>
            <w:tcPrChange w:id="2083" w:author="Bedsole, Lisa K. [US-US]" w:date="2026-06-24T10:50:00Z" w16du:dateUtc="2026-06-24T14:50:00Z">
              <w:tcPr>
                <w:tcW w:w="1296" w:type="dxa"/>
                <w:gridSpan w:val="2"/>
              </w:tcPr>
            </w:tcPrChange>
          </w:tcPr>
          <w:p w14:paraId="73EF312B" w14:textId="14BF2ECA" w:rsidR="003707EC" w:rsidRPr="00E46CC1" w:rsidDel="002B3D15" w:rsidRDefault="003707EC" w:rsidP="003707EC">
            <w:pPr>
              <w:pStyle w:val="FHWATableBodyText"/>
              <w:rPr>
                <w:del w:id="2084" w:author="Soleimaniamiri, Saeid [US-IR]" w:date="2026-06-26T08:51:00Z" w16du:dateUtc="2026-06-26T12:51:00Z"/>
                <w:sz w:val="22"/>
                <w:szCs w:val="18"/>
                <w:lang w:bidi="en-US"/>
                <w:rPrChange w:id="2085" w:author="Bedsole, Lisa K. [US-US]" w:date="2026-06-24T10:49:00Z" w16du:dateUtc="2026-06-24T14:49:00Z">
                  <w:rPr>
                    <w:del w:id="2086" w:author="Soleimaniamiri, Saeid [US-IR]" w:date="2026-06-26T08:51:00Z" w16du:dateUtc="2026-06-26T12:51:00Z"/>
                    <w:lang w:bidi="en-US"/>
                  </w:rPr>
                </w:rPrChange>
              </w:rPr>
            </w:pPr>
          </w:p>
        </w:tc>
        <w:tc>
          <w:tcPr>
            <w:tcW w:w="1296" w:type="dxa"/>
            <w:tcPrChange w:id="2087" w:author="Bedsole, Lisa K. [US-US]" w:date="2026-06-24T10:50:00Z" w16du:dateUtc="2026-06-24T14:50:00Z">
              <w:tcPr>
                <w:tcW w:w="1296" w:type="dxa"/>
                <w:gridSpan w:val="2"/>
              </w:tcPr>
            </w:tcPrChange>
          </w:tcPr>
          <w:p w14:paraId="3A3E4591" w14:textId="4786AD9D" w:rsidR="003707EC" w:rsidRPr="00E46CC1" w:rsidDel="002B3D15" w:rsidRDefault="003707EC" w:rsidP="003707EC">
            <w:pPr>
              <w:pStyle w:val="FHWATableBodyText"/>
              <w:rPr>
                <w:del w:id="2088" w:author="Soleimaniamiri, Saeid [US-IR]" w:date="2026-06-26T08:51:00Z" w16du:dateUtc="2026-06-26T12:51:00Z"/>
                <w:sz w:val="22"/>
                <w:szCs w:val="18"/>
                <w:lang w:bidi="en-US"/>
                <w:rPrChange w:id="2089" w:author="Bedsole, Lisa K. [US-US]" w:date="2026-06-24T10:49:00Z" w16du:dateUtc="2026-06-24T14:49:00Z">
                  <w:rPr>
                    <w:del w:id="2090" w:author="Soleimaniamiri, Saeid [US-IR]" w:date="2026-06-26T08:51:00Z" w16du:dateUtc="2026-06-26T12:51:00Z"/>
                    <w:lang w:bidi="en-US"/>
                  </w:rPr>
                </w:rPrChange>
              </w:rPr>
            </w:pPr>
          </w:p>
        </w:tc>
        <w:tc>
          <w:tcPr>
            <w:tcW w:w="1296" w:type="dxa"/>
            <w:tcPrChange w:id="2091" w:author="Bedsole, Lisa K. [US-US]" w:date="2026-06-24T10:50:00Z" w16du:dateUtc="2026-06-24T14:50:00Z">
              <w:tcPr>
                <w:tcW w:w="1296" w:type="dxa"/>
                <w:gridSpan w:val="2"/>
              </w:tcPr>
            </w:tcPrChange>
          </w:tcPr>
          <w:p w14:paraId="01FFAAC4" w14:textId="6DB80437" w:rsidR="003707EC" w:rsidRPr="00E46CC1" w:rsidDel="002B3D15" w:rsidRDefault="003707EC" w:rsidP="003707EC">
            <w:pPr>
              <w:pStyle w:val="FHWATableBodyText"/>
              <w:rPr>
                <w:del w:id="2092" w:author="Soleimaniamiri, Saeid [US-IR]" w:date="2026-06-26T08:51:00Z" w16du:dateUtc="2026-06-26T12:51:00Z"/>
                <w:sz w:val="22"/>
                <w:szCs w:val="18"/>
                <w:rPrChange w:id="2093" w:author="Bedsole, Lisa K. [US-US]" w:date="2026-06-24T10:49:00Z" w16du:dateUtc="2026-06-24T14:49:00Z">
                  <w:rPr>
                    <w:del w:id="2094" w:author="Soleimaniamiri, Saeid [US-IR]" w:date="2026-06-26T08:51:00Z" w16du:dateUtc="2026-06-26T12:51:00Z"/>
                  </w:rPr>
                </w:rPrChange>
              </w:rPr>
            </w:pPr>
          </w:p>
        </w:tc>
        <w:tc>
          <w:tcPr>
            <w:tcW w:w="1296" w:type="dxa"/>
            <w:tcPrChange w:id="2095" w:author="Bedsole, Lisa K. [US-US]" w:date="2026-06-24T10:50:00Z" w16du:dateUtc="2026-06-24T14:50:00Z">
              <w:tcPr>
                <w:tcW w:w="1296" w:type="dxa"/>
                <w:gridSpan w:val="2"/>
              </w:tcPr>
            </w:tcPrChange>
          </w:tcPr>
          <w:p w14:paraId="774EA19F" w14:textId="2B8378A4" w:rsidR="003707EC" w:rsidRPr="00E46CC1" w:rsidDel="002B3D15" w:rsidRDefault="003707EC" w:rsidP="003707EC">
            <w:pPr>
              <w:pStyle w:val="FHWATableBodyText"/>
              <w:rPr>
                <w:del w:id="2096" w:author="Soleimaniamiri, Saeid [US-IR]" w:date="2026-06-26T08:51:00Z" w16du:dateUtc="2026-06-26T12:51:00Z"/>
                <w:sz w:val="22"/>
                <w:szCs w:val="18"/>
                <w:lang w:bidi="en-US"/>
                <w:rPrChange w:id="2097" w:author="Bedsole, Lisa K. [US-US]" w:date="2026-06-24T10:49:00Z" w16du:dateUtc="2026-06-24T14:49:00Z">
                  <w:rPr>
                    <w:del w:id="2098" w:author="Soleimaniamiri, Saeid [US-IR]" w:date="2026-06-26T08:51:00Z" w16du:dateUtc="2026-06-26T12:51:00Z"/>
                    <w:lang w:bidi="en-US"/>
                  </w:rPr>
                </w:rPrChange>
              </w:rPr>
            </w:pPr>
          </w:p>
        </w:tc>
        <w:tc>
          <w:tcPr>
            <w:tcW w:w="1584" w:type="dxa"/>
            <w:tcPrChange w:id="2099" w:author="Bedsole, Lisa K. [US-US]" w:date="2026-06-24T10:50:00Z" w16du:dateUtc="2026-06-24T14:50:00Z">
              <w:tcPr>
                <w:tcW w:w="1584" w:type="dxa"/>
                <w:gridSpan w:val="3"/>
              </w:tcPr>
            </w:tcPrChange>
          </w:tcPr>
          <w:p w14:paraId="3C94E731" w14:textId="78067A01" w:rsidR="003707EC" w:rsidRPr="00E46CC1" w:rsidDel="002B3D15" w:rsidRDefault="003707EC" w:rsidP="003707EC">
            <w:pPr>
              <w:pStyle w:val="FHWATableBodyText"/>
              <w:rPr>
                <w:del w:id="2100" w:author="Soleimaniamiri, Saeid [US-IR]" w:date="2026-06-26T08:51:00Z" w16du:dateUtc="2026-06-26T12:51:00Z"/>
                <w:sz w:val="22"/>
                <w:szCs w:val="18"/>
                <w:lang w:bidi="en-US"/>
                <w:rPrChange w:id="2101" w:author="Bedsole, Lisa K. [US-US]" w:date="2026-06-24T10:49:00Z" w16du:dateUtc="2026-06-24T14:49:00Z">
                  <w:rPr>
                    <w:del w:id="2102" w:author="Soleimaniamiri, Saeid [US-IR]" w:date="2026-06-26T08:51:00Z" w16du:dateUtc="2026-06-26T12:51:00Z"/>
                    <w:lang w:bidi="en-US"/>
                  </w:rPr>
                </w:rPrChange>
              </w:rPr>
            </w:pPr>
          </w:p>
        </w:tc>
        <w:tc>
          <w:tcPr>
            <w:tcW w:w="1296" w:type="dxa"/>
            <w:tcPrChange w:id="2103" w:author="Bedsole, Lisa K. [US-US]" w:date="2026-06-24T10:50:00Z" w16du:dateUtc="2026-06-24T14:50:00Z">
              <w:tcPr>
                <w:tcW w:w="1296" w:type="dxa"/>
                <w:gridSpan w:val="2"/>
              </w:tcPr>
            </w:tcPrChange>
          </w:tcPr>
          <w:p w14:paraId="1BA491AE" w14:textId="4CFBEED7" w:rsidR="003707EC" w:rsidRPr="00E46CC1" w:rsidDel="002B3D15" w:rsidRDefault="003707EC" w:rsidP="003707EC">
            <w:pPr>
              <w:pStyle w:val="FHWATableBodyText"/>
              <w:rPr>
                <w:del w:id="2104" w:author="Soleimaniamiri, Saeid [US-IR]" w:date="2026-06-26T08:51:00Z" w16du:dateUtc="2026-06-26T12:51:00Z"/>
                <w:sz w:val="22"/>
                <w:szCs w:val="18"/>
                <w:lang w:bidi="en-US"/>
                <w:rPrChange w:id="2105" w:author="Bedsole, Lisa K. [US-US]" w:date="2026-06-24T10:49:00Z" w16du:dateUtc="2026-06-24T14:49:00Z">
                  <w:rPr>
                    <w:del w:id="2106" w:author="Soleimaniamiri, Saeid [US-IR]" w:date="2026-06-26T08:51:00Z" w16du:dateUtc="2026-06-26T12:51:00Z"/>
                    <w:lang w:bidi="en-US"/>
                  </w:rPr>
                </w:rPrChange>
              </w:rPr>
            </w:pPr>
          </w:p>
        </w:tc>
        <w:tc>
          <w:tcPr>
            <w:tcW w:w="1584" w:type="dxa"/>
            <w:tcPrChange w:id="2107" w:author="Bedsole, Lisa K. [US-US]" w:date="2026-06-24T10:50:00Z" w16du:dateUtc="2026-06-24T14:50:00Z">
              <w:tcPr>
                <w:tcW w:w="1584" w:type="dxa"/>
              </w:tcPr>
            </w:tcPrChange>
          </w:tcPr>
          <w:p w14:paraId="4846C192" w14:textId="6D28B02F" w:rsidR="003707EC" w:rsidRPr="00E46CC1" w:rsidDel="002B3D15" w:rsidRDefault="003707EC" w:rsidP="003707EC">
            <w:pPr>
              <w:pStyle w:val="FHWATableBodyText"/>
              <w:rPr>
                <w:del w:id="2108" w:author="Soleimaniamiri, Saeid [US-IR]" w:date="2026-06-26T08:51:00Z" w16du:dateUtc="2026-06-26T12:51:00Z"/>
                <w:sz w:val="22"/>
                <w:szCs w:val="18"/>
                <w:lang w:bidi="en-US"/>
                <w:rPrChange w:id="2109" w:author="Bedsole, Lisa K. [US-US]" w:date="2026-06-24T10:49:00Z" w16du:dateUtc="2026-06-24T14:49:00Z">
                  <w:rPr>
                    <w:del w:id="2110" w:author="Soleimaniamiri, Saeid [US-IR]" w:date="2026-06-26T08:51:00Z" w16du:dateUtc="2026-06-26T12:51:00Z"/>
                    <w:lang w:bidi="en-US"/>
                  </w:rPr>
                </w:rPrChange>
              </w:rPr>
            </w:pPr>
          </w:p>
        </w:tc>
      </w:tr>
      <w:tr w:rsidR="003707EC" w:rsidRPr="00E46CC1" w:rsidDel="002B3D15" w14:paraId="66666591" w14:textId="30444561" w:rsidTr="00E46CC1">
        <w:trPr>
          <w:del w:id="2111" w:author="Soleimaniamiri, Saeid [US-IR]" w:date="2026-06-26T08:51:00Z"/>
          <w:trPrChange w:id="2112" w:author="Bedsole, Lisa K. [US-US]" w:date="2026-06-24T10:50:00Z" w16du:dateUtc="2026-06-24T14:50:00Z">
            <w:trPr>
              <w:jc w:val="center"/>
            </w:trPr>
          </w:trPrChange>
        </w:trPr>
        <w:tc>
          <w:tcPr>
            <w:tcW w:w="1584" w:type="dxa"/>
            <w:tcPrChange w:id="2113" w:author="Bedsole, Lisa K. [US-US]" w:date="2026-06-24T10:50:00Z" w16du:dateUtc="2026-06-24T14:50:00Z">
              <w:tcPr>
                <w:tcW w:w="1584" w:type="dxa"/>
                <w:gridSpan w:val="2"/>
              </w:tcPr>
            </w:tcPrChange>
          </w:tcPr>
          <w:p w14:paraId="1C249C61" w14:textId="5CF80670" w:rsidR="003707EC" w:rsidRPr="00E46CC1" w:rsidDel="002B3D15" w:rsidRDefault="003707EC" w:rsidP="003707EC">
            <w:pPr>
              <w:pStyle w:val="FHWATableBodyText"/>
              <w:rPr>
                <w:del w:id="2114" w:author="Soleimaniamiri, Saeid [US-IR]" w:date="2026-06-26T08:51:00Z" w16du:dateUtc="2026-06-26T12:51:00Z"/>
                <w:sz w:val="22"/>
                <w:szCs w:val="18"/>
                <w:lang w:bidi="en-US"/>
                <w:rPrChange w:id="2115" w:author="Bedsole, Lisa K. [US-US]" w:date="2026-06-24T10:49:00Z" w16du:dateUtc="2026-06-24T14:49:00Z">
                  <w:rPr>
                    <w:del w:id="2116" w:author="Soleimaniamiri, Saeid [US-IR]" w:date="2026-06-26T08:51:00Z" w16du:dateUtc="2026-06-26T12:51:00Z"/>
                    <w:lang w:bidi="en-US"/>
                  </w:rPr>
                </w:rPrChange>
              </w:rPr>
            </w:pPr>
            <w:del w:id="2117" w:author="Soleimaniamiri, Saeid [US-IR]" w:date="2026-06-26T08:51:00Z" w16du:dateUtc="2026-06-26T12:51:00Z">
              <w:r w:rsidRPr="00E46CC1" w:rsidDel="002B3D15">
                <w:rPr>
                  <w:sz w:val="22"/>
                  <w:szCs w:val="18"/>
                  <w:rPrChange w:id="2118" w:author="Bedsole, Lisa K. [US-US]" w:date="2026-06-24T10:49:00Z" w16du:dateUtc="2026-06-24T14:49:00Z">
                    <w:rPr/>
                  </w:rPrChange>
                </w:rPr>
                <w:delText>YOLOPX</w:delText>
              </w:r>
            </w:del>
          </w:p>
        </w:tc>
        <w:tc>
          <w:tcPr>
            <w:tcW w:w="1296" w:type="dxa"/>
            <w:tcPrChange w:id="2119" w:author="Bedsole, Lisa K. [US-US]" w:date="2026-06-24T10:50:00Z" w16du:dateUtc="2026-06-24T14:50:00Z">
              <w:tcPr>
                <w:tcW w:w="1296" w:type="dxa"/>
                <w:gridSpan w:val="2"/>
              </w:tcPr>
            </w:tcPrChange>
          </w:tcPr>
          <w:p w14:paraId="438FE797" w14:textId="69B27E0D" w:rsidR="003707EC" w:rsidRPr="00E46CC1" w:rsidDel="002B3D15" w:rsidRDefault="003707EC" w:rsidP="003707EC">
            <w:pPr>
              <w:pStyle w:val="FHWATableBodyText"/>
              <w:rPr>
                <w:del w:id="2120" w:author="Soleimaniamiri, Saeid [US-IR]" w:date="2026-06-26T08:51:00Z" w16du:dateUtc="2026-06-26T12:51:00Z"/>
                <w:sz w:val="22"/>
                <w:szCs w:val="18"/>
                <w:lang w:bidi="en-US"/>
                <w:rPrChange w:id="2121" w:author="Bedsole, Lisa K. [US-US]" w:date="2026-06-24T10:49:00Z" w16du:dateUtc="2026-06-24T14:49:00Z">
                  <w:rPr>
                    <w:del w:id="2122" w:author="Soleimaniamiri, Saeid [US-IR]" w:date="2026-06-26T08:51:00Z" w16du:dateUtc="2026-06-26T12:51:00Z"/>
                    <w:lang w:bidi="en-US"/>
                  </w:rPr>
                </w:rPrChange>
              </w:rPr>
            </w:pPr>
          </w:p>
        </w:tc>
        <w:tc>
          <w:tcPr>
            <w:tcW w:w="1296" w:type="dxa"/>
            <w:tcPrChange w:id="2123" w:author="Bedsole, Lisa K. [US-US]" w:date="2026-06-24T10:50:00Z" w16du:dateUtc="2026-06-24T14:50:00Z">
              <w:tcPr>
                <w:tcW w:w="1296" w:type="dxa"/>
                <w:gridSpan w:val="2"/>
              </w:tcPr>
            </w:tcPrChange>
          </w:tcPr>
          <w:p w14:paraId="02B46819" w14:textId="7AE97821" w:rsidR="003707EC" w:rsidRPr="00E46CC1" w:rsidDel="002B3D15" w:rsidRDefault="003707EC" w:rsidP="003707EC">
            <w:pPr>
              <w:pStyle w:val="FHWATableBodyText"/>
              <w:rPr>
                <w:del w:id="2124" w:author="Soleimaniamiri, Saeid [US-IR]" w:date="2026-06-26T08:51:00Z" w16du:dateUtc="2026-06-26T12:51:00Z"/>
                <w:sz w:val="22"/>
                <w:szCs w:val="18"/>
                <w:lang w:bidi="en-US"/>
                <w:rPrChange w:id="2125" w:author="Bedsole, Lisa K. [US-US]" w:date="2026-06-24T10:49:00Z" w16du:dateUtc="2026-06-24T14:49:00Z">
                  <w:rPr>
                    <w:del w:id="2126" w:author="Soleimaniamiri, Saeid [US-IR]" w:date="2026-06-26T08:51:00Z" w16du:dateUtc="2026-06-26T12:51:00Z"/>
                    <w:lang w:bidi="en-US"/>
                  </w:rPr>
                </w:rPrChange>
              </w:rPr>
            </w:pPr>
          </w:p>
        </w:tc>
        <w:tc>
          <w:tcPr>
            <w:tcW w:w="1296" w:type="dxa"/>
            <w:tcPrChange w:id="2127" w:author="Bedsole, Lisa K. [US-US]" w:date="2026-06-24T10:50:00Z" w16du:dateUtc="2026-06-24T14:50:00Z">
              <w:tcPr>
                <w:tcW w:w="1296" w:type="dxa"/>
                <w:gridSpan w:val="2"/>
              </w:tcPr>
            </w:tcPrChange>
          </w:tcPr>
          <w:p w14:paraId="5E0A2B32" w14:textId="5C065B4D" w:rsidR="003707EC" w:rsidRPr="00E46CC1" w:rsidDel="002B3D15" w:rsidRDefault="003707EC" w:rsidP="003707EC">
            <w:pPr>
              <w:pStyle w:val="FHWATableBodyText"/>
              <w:rPr>
                <w:del w:id="2128" w:author="Soleimaniamiri, Saeid [US-IR]" w:date="2026-06-26T08:51:00Z" w16du:dateUtc="2026-06-26T12:51:00Z"/>
                <w:sz w:val="22"/>
                <w:szCs w:val="18"/>
                <w:rPrChange w:id="2129" w:author="Bedsole, Lisa K. [US-US]" w:date="2026-06-24T10:49:00Z" w16du:dateUtc="2026-06-24T14:49:00Z">
                  <w:rPr>
                    <w:del w:id="2130" w:author="Soleimaniamiri, Saeid [US-IR]" w:date="2026-06-26T08:51:00Z" w16du:dateUtc="2026-06-26T12:51:00Z"/>
                  </w:rPr>
                </w:rPrChange>
              </w:rPr>
            </w:pPr>
          </w:p>
        </w:tc>
        <w:tc>
          <w:tcPr>
            <w:tcW w:w="1296" w:type="dxa"/>
            <w:tcPrChange w:id="2131" w:author="Bedsole, Lisa K. [US-US]" w:date="2026-06-24T10:50:00Z" w16du:dateUtc="2026-06-24T14:50:00Z">
              <w:tcPr>
                <w:tcW w:w="1296" w:type="dxa"/>
                <w:gridSpan w:val="2"/>
              </w:tcPr>
            </w:tcPrChange>
          </w:tcPr>
          <w:p w14:paraId="32A9CDD1" w14:textId="57BF2BF6" w:rsidR="003707EC" w:rsidRPr="00E46CC1" w:rsidDel="002B3D15" w:rsidRDefault="003707EC" w:rsidP="003707EC">
            <w:pPr>
              <w:pStyle w:val="FHWATableBodyText"/>
              <w:rPr>
                <w:del w:id="2132" w:author="Soleimaniamiri, Saeid [US-IR]" w:date="2026-06-26T08:51:00Z" w16du:dateUtc="2026-06-26T12:51:00Z"/>
                <w:sz w:val="22"/>
                <w:szCs w:val="18"/>
                <w:lang w:bidi="en-US"/>
                <w:rPrChange w:id="2133" w:author="Bedsole, Lisa K. [US-US]" w:date="2026-06-24T10:49:00Z" w16du:dateUtc="2026-06-24T14:49:00Z">
                  <w:rPr>
                    <w:del w:id="2134" w:author="Soleimaniamiri, Saeid [US-IR]" w:date="2026-06-26T08:51:00Z" w16du:dateUtc="2026-06-26T12:51:00Z"/>
                    <w:lang w:bidi="en-US"/>
                  </w:rPr>
                </w:rPrChange>
              </w:rPr>
            </w:pPr>
          </w:p>
        </w:tc>
        <w:tc>
          <w:tcPr>
            <w:tcW w:w="1584" w:type="dxa"/>
            <w:tcPrChange w:id="2135" w:author="Bedsole, Lisa K. [US-US]" w:date="2026-06-24T10:50:00Z" w16du:dateUtc="2026-06-24T14:50:00Z">
              <w:tcPr>
                <w:tcW w:w="1584" w:type="dxa"/>
                <w:gridSpan w:val="3"/>
              </w:tcPr>
            </w:tcPrChange>
          </w:tcPr>
          <w:p w14:paraId="45C207ED" w14:textId="6EA1FEF7" w:rsidR="003707EC" w:rsidRPr="00E46CC1" w:rsidDel="002B3D15" w:rsidRDefault="003707EC" w:rsidP="003707EC">
            <w:pPr>
              <w:pStyle w:val="FHWATableBodyText"/>
              <w:rPr>
                <w:del w:id="2136" w:author="Soleimaniamiri, Saeid [US-IR]" w:date="2026-06-26T08:51:00Z" w16du:dateUtc="2026-06-26T12:51:00Z"/>
                <w:sz w:val="22"/>
                <w:szCs w:val="18"/>
                <w:lang w:bidi="en-US"/>
                <w:rPrChange w:id="2137" w:author="Bedsole, Lisa K. [US-US]" w:date="2026-06-24T10:49:00Z" w16du:dateUtc="2026-06-24T14:49:00Z">
                  <w:rPr>
                    <w:del w:id="2138" w:author="Soleimaniamiri, Saeid [US-IR]" w:date="2026-06-26T08:51:00Z" w16du:dateUtc="2026-06-26T12:51:00Z"/>
                    <w:lang w:bidi="en-US"/>
                  </w:rPr>
                </w:rPrChange>
              </w:rPr>
            </w:pPr>
          </w:p>
        </w:tc>
        <w:tc>
          <w:tcPr>
            <w:tcW w:w="1296" w:type="dxa"/>
            <w:tcPrChange w:id="2139" w:author="Bedsole, Lisa K. [US-US]" w:date="2026-06-24T10:50:00Z" w16du:dateUtc="2026-06-24T14:50:00Z">
              <w:tcPr>
                <w:tcW w:w="1296" w:type="dxa"/>
                <w:gridSpan w:val="2"/>
              </w:tcPr>
            </w:tcPrChange>
          </w:tcPr>
          <w:p w14:paraId="1C63462B" w14:textId="1B1E25EF" w:rsidR="003707EC" w:rsidRPr="00E46CC1" w:rsidDel="002B3D15" w:rsidRDefault="003707EC" w:rsidP="003707EC">
            <w:pPr>
              <w:pStyle w:val="FHWATableBodyText"/>
              <w:rPr>
                <w:del w:id="2140" w:author="Soleimaniamiri, Saeid [US-IR]" w:date="2026-06-26T08:51:00Z" w16du:dateUtc="2026-06-26T12:51:00Z"/>
                <w:sz w:val="22"/>
                <w:szCs w:val="18"/>
                <w:lang w:bidi="en-US"/>
                <w:rPrChange w:id="2141" w:author="Bedsole, Lisa K. [US-US]" w:date="2026-06-24T10:49:00Z" w16du:dateUtc="2026-06-24T14:49:00Z">
                  <w:rPr>
                    <w:del w:id="2142" w:author="Soleimaniamiri, Saeid [US-IR]" w:date="2026-06-26T08:51:00Z" w16du:dateUtc="2026-06-26T12:51:00Z"/>
                    <w:lang w:bidi="en-US"/>
                  </w:rPr>
                </w:rPrChange>
              </w:rPr>
            </w:pPr>
          </w:p>
        </w:tc>
        <w:tc>
          <w:tcPr>
            <w:tcW w:w="1584" w:type="dxa"/>
            <w:tcPrChange w:id="2143" w:author="Bedsole, Lisa K. [US-US]" w:date="2026-06-24T10:50:00Z" w16du:dateUtc="2026-06-24T14:50:00Z">
              <w:tcPr>
                <w:tcW w:w="1584" w:type="dxa"/>
              </w:tcPr>
            </w:tcPrChange>
          </w:tcPr>
          <w:p w14:paraId="47280C23" w14:textId="0572AB31" w:rsidR="003707EC" w:rsidRPr="00E46CC1" w:rsidDel="002B3D15" w:rsidRDefault="003707EC" w:rsidP="003707EC">
            <w:pPr>
              <w:pStyle w:val="FHWATableBodyText"/>
              <w:rPr>
                <w:del w:id="2144" w:author="Soleimaniamiri, Saeid [US-IR]" w:date="2026-06-26T08:51:00Z" w16du:dateUtc="2026-06-26T12:51:00Z"/>
                <w:sz w:val="22"/>
                <w:szCs w:val="18"/>
                <w:lang w:bidi="en-US"/>
                <w:rPrChange w:id="2145" w:author="Bedsole, Lisa K. [US-US]" w:date="2026-06-24T10:49:00Z" w16du:dateUtc="2026-06-24T14:49:00Z">
                  <w:rPr>
                    <w:del w:id="2146" w:author="Soleimaniamiri, Saeid [US-IR]" w:date="2026-06-26T08:51:00Z" w16du:dateUtc="2026-06-26T12:51:00Z"/>
                    <w:lang w:bidi="en-US"/>
                  </w:rPr>
                </w:rPrChange>
              </w:rPr>
            </w:pPr>
          </w:p>
        </w:tc>
      </w:tr>
      <w:tr w:rsidR="003707EC" w:rsidRPr="00E46CC1" w:rsidDel="002B3D15" w14:paraId="4E735E62" w14:textId="1AF2F646" w:rsidTr="00E46CC1">
        <w:trPr>
          <w:trHeight w:val="45"/>
          <w:del w:id="2147" w:author="Soleimaniamiri, Saeid [US-IR]" w:date="2026-06-26T08:51:00Z"/>
          <w:trPrChange w:id="2148" w:author="Bedsole, Lisa K. [US-US]" w:date="2026-06-24T10:50:00Z" w16du:dateUtc="2026-06-24T14:50:00Z">
            <w:trPr>
              <w:trHeight w:val="45"/>
              <w:jc w:val="center"/>
            </w:trPr>
          </w:trPrChange>
        </w:trPr>
        <w:tc>
          <w:tcPr>
            <w:tcW w:w="1584" w:type="dxa"/>
            <w:tcPrChange w:id="2149" w:author="Bedsole, Lisa K. [US-US]" w:date="2026-06-24T10:50:00Z" w16du:dateUtc="2026-06-24T14:50:00Z">
              <w:tcPr>
                <w:tcW w:w="1584" w:type="dxa"/>
                <w:gridSpan w:val="2"/>
              </w:tcPr>
            </w:tcPrChange>
          </w:tcPr>
          <w:p w14:paraId="01535721" w14:textId="05ECE2B5" w:rsidR="003707EC" w:rsidRPr="00E46CC1" w:rsidDel="002B3D15" w:rsidRDefault="003707EC" w:rsidP="003707EC">
            <w:pPr>
              <w:pStyle w:val="FHWATableBodyText"/>
              <w:rPr>
                <w:del w:id="2150" w:author="Soleimaniamiri, Saeid [US-IR]" w:date="2026-06-26T08:51:00Z" w16du:dateUtc="2026-06-26T12:51:00Z"/>
                <w:sz w:val="22"/>
                <w:szCs w:val="18"/>
                <w:lang w:bidi="en-US"/>
                <w:rPrChange w:id="2151" w:author="Bedsole, Lisa K. [US-US]" w:date="2026-06-24T10:49:00Z" w16du:dateUtc="2026-06-24T14:49:00Z">
                  <w:rPr>
                    <w:del w:id="2152" w:author="Soleimaniamiri, Saeid [US-IR]" w:date="2026-06-26T08:51:00Z" w16du:dateUtc="2026-06-26T12:51:00Z"/>
                    <w:lang w:bidi="en-US"/>
                  </w:rPr>
                </w:rPrChange>
              </w:rPr>
            </w:pPr>
            <w:del w:id="2153" w:author="Soleimaniamiri, Saeid [US-IR]" w:date="2026-06-26T08:51:00Z" w16du:dateUtc="2026-06-26T12:51:00Z">
              <w:r w:rsidRPr="00E46CC1" w:rsidDel="002B3D15">
                <w:rPr>
                  <w:sz w:val="22"/>
                  <w:szCs w:val="18"/>
                  <w:rPrChange w:id="2154" w:author="Bedsole, Lisa K. [US-US]" w:date="2026-06-24T10:49:00Z" w16du:dateUtc="2026-06-24T14:49:00Z">
                    <w:rPr/>
                  </w:rPrChange>
                </w:rPr>
                <w:delText>HybridNets</w:delText>
              </w:r>
            </w:del>
          </w:p>
        </w:tc>
        <w:tc>
          <w:tcPr>
            <w:tcW w:w="1296" w:type="dxa"/>
            <w:tcPrChange w:id="2155" w:author="Bedsole, Lisa K. [US-US]" w:date="2026-06-24T10:50:00Z" w16du:dateUtc="2026-06-24T14:50:00Z">
              <w:tcPr>
                <w:tcW w:w="1296" w:type="dxa"/>
                <w:gridSpan w:val="2"/>
              </w:tcPr>
            </w:tcPrChange>
          </w:tcPr>
          <w:p w14:paraId="75422C3B" w14:textId="6770C8D1" w:rsidR="003707EC" w:rsidRPr="00E46CC1" w:rsidDel="002B3D15" w:rsidRDefault="003707EC" w:rsidP="003707EC">
            <w:pPr>
              <w:pStyle w:val="FHWATableBodyText"/>
              <w:rPr>
                <w:del w:id="2156" w:author="Soleimaniamiri, Saeid [US-IR]" w:date="2026-06-26T08:51:00Z" w16du:dateUtc="2026-06-26T12:51:00Z"/>
                <w:sz w:val="22"/>
                <w:szCs w:val="18"/>
                <w:lang w:bidi="en-US"/>
                <w:rPrChange w:id="2157" w:author="Bedsole, Lisa K. [US-US]" w:date="2026-06-24T10:49:00Z" w16du:dateUtc="2026-06-24T14:49:00Z">
                  <w:rPr>
                    <w:del w:id="2158" w:author="Soleimaniamiri, Saeid [US-IR]" w:date="2026-06-26T08:51:00Z" w16du:dateUtc="2026-06-26T12:51:00Z"/>
                    <w:lang w:bidi="en-US"/>
                  </w:rPr>
                </w:rPrChange>
              </w:rPr>
            </w:pPr>
          </w:p>
        </w:tc>
        <w:tc>
          <w:tcPr>
            <w:tcW w:w="1296" w:type="dxa"/>
            <w:tcPrChange w:id="2159" w:author="Bedsole, Lisa K. [US-US]" w:date="2026-06-24T10:50:00Z" w16du:dateUtc="2026-06-24T14:50:00Z">
              <w:tcPr>
                <w:tcW w:w="1296" w:type="dxa"/>
                <w:gridSpan w:val="2"/>
              </w:tcPr>
            </w:tcPrChange>
          </w:tcPr>
          <w:p w14:paraId="06A7C9D3" w14:textId="4B49C0A8" w:rsidR="003707EC" w:rsidRPr="00E46CC1" w:rsidDel="002B3D15" w:rsidRDefault="003707EC" w:rsidP="003707EC">
            <w:pPr>
              <w:pStyle w:val="FHWATableBodyText"/>
              <w:rPr>
                <w:del w:id="2160" w:author="Soleimaniamiri, Saeid [US-IR]" w:date="2026-06-26T08:51:00Z" w16du:dateUtc="2026-06-26T12:51:00Z"/>
                <w:sz w:val="22"/>
                <w:szCs w:val="18"/>
                <w:lang w:bidi="en-US"/>
                <w:rPrChange w:id="2161" w:author="Bedsole, Lisa K. [US-US]" w:date="2026-06-24T10:49:00Z" w16du:dateUtc="2026-06-24T14:49:00Z">
                  <w:rPr>
                    <w:del w:id="2162" w:author="Soleimaniamiri, Saeid [US-IR]" w:date="2026-06-26T08:51:00Z" w16du:dateUtc="2026-06-26T12:51:00Z"/>
                    <w:lang w:bidi="en-US"/>
                  </w:rPr>
                </w:rPrChange>
              </w:rPr>
            </w:pPr>
          </w:p>
        </w:tc>
        <w:tc>
          <w:tcPr>
            <w:tcW w:w="1296" w:type="dxa"/>
            <w:tcPrChange w:id="2163" w:author="Bedsole, Lisa K. [US-US]" w:date="2026-06-24T10:50:00Z" w16du:dateUtc="2026-06-24T14:50:00Z">
              <w:tcPr>
                <w:tcW w:w="1296" w:type="dxa"/>
                <w:gridSpan w:val="2"/>
              </w:tcPr>
            </w:tcPrChange>
          </w:tcPr>
          <w:p w14:paraId="6DF6625D" w14:textId="695A610B" w:rsidR="003707EC" w:rsidRPr="00E46CC1" w:rsidDel="002B3D15" w:rsidRDefault="003707EC" w:rsidP="003707EC">
            <w:pPr>
              <w:pStyle w:val="FHWATableBodyText"/>
              <w:rPr>
                <w:del w:id="2164" w:author="Soleimaniamiri, Saeid [US-IR]" w:date="2026-06-26T08:51:00Z" w16du:dateUtc="2026-06-26T12:51:00Z"/>
                <w:sz w:val="22"/>
                <w:szCs w:val="18"/>
                <w:rPrChange w:id="2165" w:author="Bedsole, Lisa K. [US-US]" w:date="2026-06-24T10:49:00Z" w16du:dateUtc="2026-06-24T14:49:00Z">
                  <w:rPr>
                    <w:del w:id="2166" w:author="Soleimaniamiri, Saeid [US-IR]" w:date="2026-06-26T08:51:00Z" w16du:dateUtc="2026-06-26T12:51:00Z"/>
                  </w:rPr>
                </w:rPrChange>
              </w:rPr>
            </w:pPr>
          </w:p>
        </w:tc>
        <w:tc>
          <w:tcPr>
            <w:tcW w:w="1296" w:type="dxa"/>
            <w:tcPrChange w:id="2167" w:author="Bedsole, Lisa K. [US-US]" w:date="2026-06-24T10:50:00Z" w16du:dateUtc="2026-06-24T14:50:00Z">
              <w:tcPr>
                <w:tcW w:w="1296" w:type="dxa"/>
                <w:gridSpan w:val="2"/>
              </w:tcPr>
            </w:tcPrChange>
          </w:tcPr>
          <w:p w14:paraId="093934AB" w14:textId="08D4DE22" w:rsidR="003707EC" w:rsidRPr="00E46CC1" w:rsidDel="002B3D15" w:rsidRDefault="003707EC" w:rsidP="003707EC">
            <w:pPr>
              <w:pStyle w:val="FHWATableBodyText"/>
              <w:rPr>
                <w:del w:id="2168" w:author="Soleimaniamiri, Saeid [US-IR]" w:date="2026-06-26T08:51:00Z" w16du:dateUtc="2026-06-26T12:51:00Z"/>
                <w:sz w:val="22"/>
                <w:szCs w:val="18"/>
                <w:lang w:bidi="en-US"/>
                <w:rPrChange w:id="2169" w:author="Bedsole, Lisa K. [US-US]" w:date="2026-06-24T10:49:00Z" w16du:dateUtc="2026-06-24T14:49:00Z">
                  <w:rPr>
                    <w:del w:id="2170" w:author="Soleimaniamiri, Saeid [US-IR]" w:date="2026-06-26T08:51:00Z" w16du:dateUtc="2026-06-26T12:51:00Z"/>
                    <w:lang w:bidi="en-US"/>
                  </w:rPr>
                </w:rPrChange>
              </w:rPr>
            </w:pPr>
          </w:p>
        </w:tc>
        <w:tc>
          <w:tcPr>
            <w:tcW w:w="1584" w:type="dxa"/>
            <w:tcPrChange w:id="2171" w:author="Bedsole, Lisa K. [US-US]" w:date="2026-06-24T10:50:00Z" w16du:dateUtc="2026-06-24T14:50:00Z">
              <w:tcPr>
                <w:tcW w:w="1584" w:type="dxa"/>
                <w:gridSpan w:val="3"/>
              </w:tcPr>
            </w:tcPrChange>
          </w:tcPr>
          <w:p w14:paraId="00EEF417" w14:textId="6CFEDF99" w:rsidR="003707EC" w:rsidRPr="00E46CC1" w:rsidDel="002B3D15" w:rsidRDefault="003707EC" w:rsidP="003707EC">
            <w:pPr>
              <w:pStyle w:val="FHWATableBodyText"/>
              <w:rPr>
                <w:del w:id="2172" w:author="Soleimaniamiri, Saeid [US-IR]" w:date="2026-06-26T08:51:00Z" w16du:dateUtc="2026-06-26T12:51:00Z"/>
                <w:sz w:val="22"/>
                <w:szCs w:val="18"/>
                <w:lang w:bidi="en-US"/>
                <w:rPrChange w:id="2173" w:author="Bedsole, Lisa K. [US-US]" w:date="2026-06-24T10:49:00Z" w16du:dateUtc="2026-06-24T14:49:00Z">
                  <w:rPr>
                    <w:del w:id="2174" w:author="Soleimaniamiri, Saeid [US-IR]" w:date="2026-06-26T08:51:00Z" w16du:dateUtc="2026-06-26T12:51:00Z"/>
                    <w:lang w:bidi="en-US"/>
                  </w:rPr>
                </w:rPrChange>
              </w:rPr>
            </w:pPr>
          </w:p>
        </w:tc>
        <w:tc>
          <w:tcPr>
            <w:tcW w:w="1296" w:type="dxa"/>
            <w:tcPrChange w:id="2175" w:author="Bedsole, Lisa K. [US-US]" w:date="2026-06-24T10:50:00Z" w16du:dateUtc="2026-06-24T14:50:00Z">
              <w:tcPr>
                <w:tcW w:w="1296" w:type="dxa"/>
                <w:gridSpan w:val="2"/>
              </w:tcPr>
            </w:tcPrChange>
          </w:tcPr>
          <w:p w14:paraId="1D8F5CB2" w14:textId="6A0C17ED" w:rsidR="003707EC" w:rsidRPr="00E46CC1" w:rsidDel="002B3D15" w:rsidRDefault="003707EC" w:rsidP="003707EC">
            <w:pPr>
              <w:pStyle w:val="FHWATableBodyText"/>
              <w:rPr>
                <w:del w:id="2176" w:author="Soleimaniamiri, Saeid [US-IR]" w:date="2026-06-26T08:51:00Z" w16du:dateUtc="2026-06-26T12:51:00Z"/>
                <w:sz w:val="22"/>
                <w:szCs w:val="18"/>
                <w:lang w:bidi="en-US"/>
                <w:rPrChange w:id="2177" w:author="Bedsole, Lisa K. [US-US]" w:date="2026-06-24T10:49:00Z" w16du:dateUtc="2026-06-24T14:49:00Z">
                  <w:rPr>
                    <w:del w:id="2178" w:author="Soleimaniamiri, Saeid [US-IR]" w:date="2026-06-26T08:51:00Z" w16du:dateUtc="2026-06-26T12:51:00Z"/>
                    <w:lang w:bidi="en-US"/>
                  </w:rPr>
                </w:rPrChange>
              </w:rPr>
            </w:pPr>
          </w:p>
        </w:tc>
        <w:tc>
          <w:tcPr>
            <w:tcW w:w="1584" w:type="dxa"/>
            <w:tcPrChange w:id="2179" w:author="Bedsole, Lisa K. [US-US]" w:date="2026-06-24T10:50:00Z" w16du:dateUtc="2026-06-24T14:50:00Z">
              <w:tcPr>
                <w:tcW w:w="1584" w:type="dxa"/>
              </w:tcPr>
            </w:tcPrChange>
          </w:tcPr>
          <w:p w14:paraId="20288B43" w14:textId="7F9AA07F" w:rsidR="003707EC" w:rsidRPr="00E46CC1" w:rsidDel="002B3D15" w:rsidRDefault="003707EC" w:rsidP="003707EC">
            <w:pPr>
              <w:pStyle w:val="FHWATableBodyText"/>
              <w:rPr>
                <w:del w:id="2180" w:author="Soleimaniamiri, Saeid [US-IR]" w:date="2026-06-26T08:51:00Z" w16du:dateUtc="2026-06-26T12:51:00Z"/>
                <w:sz w:val="22"/>
                <w:szCs w:val="18"/>
                <w:lang w:bidi="en-US"/>
                <w:rPrChange w:id="2181" w:author="Bedsole, Lisa K. [US-US]" w:date="2026-06-24T10:49:00Z" w16du:dateUtc="2026-06-24T14:49:00Z">
                  <w:rPr>
                    <w:del w:id="2182" w:author="Soleimaniamiri, Saeid [US-IR]" w:date="2026-06-26T08:51:00Z" w16du:dateUtc="2026-06-26T12:51:00Z"/>
                    <w:lang w:bidi="en-US"/>
                  </w:rPr>
                </w:rPrChange>
              </w:rPr>
            </w:pPr>
          </w:p>
        </w:tc>
      </w:tr>
    </w:tbl>
    <w:p w14:paraId="3ED40E6E" w14:textId="51982D73" w:rsidR="00956888" w:rsidRPr="00956888" w:rsidDel="002B3D15" w:rsidRDefault="005E7099">
      <w:pPr>
        <w:pStyle w:val="FHWABody"/>
        <w:rPr>
          <w:del w:id="2183" w:author="Soleimaniamiri, Saeid [US-IR]" w:date="2026-06-26T08:50:00Z" w16du:dateUtc="2026-06-26T12:50:00Z"/>
          <w:rPrChange w:id="2184" w:author="Soleimaniamiri, Saeid [US-IR]" w:date="2026-06-26T08:49:00Z" w16du:dateUtc="2026-06-26T12:49:00Z">
            <w:rPr>
              <w:del w:id="2185" w:author="Soleimaniamiri, Saeid [US-IR]" w:date="2026-06-26T08:50:00Z" w16du:dateUtc="2026-06-26T12:50:00Z"/>
              <w:sz w:val="20"/>
              <w:szCs w:val="20"/>
            </w:rPr>
          </w:rPrChange>
        </w:rPr>
        <w:pPrChange w:id="2186" w:author="Soleimaniamiri, Saeid [US-IR]" w:date="2026-06-26T08:49:00Z" w16du:dateUtc="2026-06-26T12:49:00Z">
          <w:pPr>
            <w:pStyle w:val="FHWACaptionTable"/>
          </w:pPr>
        </w:pPrChange>
      </w:pPr>
      <w:commentRangeStart w:id="2187"/>
      <w:commentRangeStart w:id="2188"/>
      <w:del w:id="2189" w:author="Soleimaniamiri, Saeid [US-IR]" w:date="2026-06-26T08:51:00Z" w16du:dateUtc="2026-06-26T12:51:00Z">
        <w:r w:rsidDel="002B3D15">
          <w:delText xml:space="preserve">Table </w:delText>
        </w:r>
      </w:del>
      <w:ins w:id="2190" w:author="Bedsole, Lisa K. [US-US]" w:date="2026-06-24T10:50:00Z" w16du:dateUtc="2026-06-24T14:50:00Z">
        <w:del w:id="2191" w:author="Soleimaniamiri, Saeid [US-IR]" w:date="2026-06-26T08:51:00Z" w16du:dateUtc="2026-06-26T12:51:00Z">
          <w:r w:rsidR="00E46CC1" w:rsidDel="002B3D15">
            <w:fldChar w:fldCharType="begin"/>
          </w:r>
          <w:r w:rsidR="00E46CC1" w:rsidDel="002B3D15">
            <w:delInstrText>SEQ Table \* ARABIC</w:delInstrText>
          </w:r>
          <w:r w:rsidR="00E46CC1" w:rsidDel="002B3D15">
            <w:fldChar w:fldCharType="separate"/>
          </w:r>
        </w:del>
      </w:ins>
      <w:ins w:id="2192" w:author="Bedsole, Lisa K. [US-US]" w:date="2026-06-24T10:52:00Z" w16du:dateUtc="2026-06-24T14:52:00Z">
        <w:del w:id="2193" w:author="Soleimaniamiri, Saeid [US-IR]" w:date="2026-06-26T08:51:00Z" w16du:dateUtc="2026-06-26T12:51:00Z">
          <w:r w:rsidR="00715450" w:rsidDel="002B3D15">
            <w:rPr>
              <w:noProof/>
            </w:rPr>
            <w:delText>13</w:delText>
          </w:r>
        </w:del>
      </w:ins>
      <w:ins w:id="2194" w:author="Bedsole, Lisa K. [US-US]" w:date="2026-06-24T10:50:00Z" w16du:dateUtc="2026-06-24T14:50:00Z">
        <w:del w:id="2195" w:author="Soleimaniamiri, Saeid [US-IR]" w:date="2026-06-26T08:51:00Z" w16du:dateUtc="2026-06-26T12:51:00Z">
          <w:r w:rsidR="00E46CC1" w:rsidDel="002B3D15">
            <w:fldChar w:fldCharType="end"/>
          </w:r>
        </w:del>
      </w:ins>
      <w:ins w:id="2196" w:author="Bagwe, Gaurav R. [US-IN]" w:date="2026-06-25T09:52:00Z" w16du:dateUtc="2026-06-25T13:52:00Z">
        <w:del w:id="2197" w:author="Soleimaniamiri, Saeid [US-IR]" w:date="2026-06-26T08:51:00Z" w16du:dateUtc="2026-06-26T12:51:00Z">
          <w:r w:rsidR="004E02A8" w:rsidDel="002B3D15">
            <w:delText>12</w:delText>
          </w:r>
        </w:del>
      </w:ins>
      <w:del w:id="2198" w:author="Soleimaniamiri, Saeid [US-IR]" w:date="2026-06-26T08:51:00Z" w16du:dateUtc="2026-06-26T12:51:00Z">
        <w:r w:rsidDel="002B3D15">
          <w:delText xml:space="preserve">2. </w:delText>
        </w:r>
        <w:commentRangeEnd w:id="2188"/>
        <w:r w:rsidR="002B3D15" w:rsidDel="002B3D15">
          <w:rPr>
            <w:rStyle w:val="CommentReference"/>
            <w:sz w:val="24"/>
            <w:szCs w:val="24"/>
          </w:rPr>
          <w:commentReference w:id="2188"/>
        </w:r>
        <w:r w:rsidDel="002B3D15">
          <w:delText>Cross-dataset summary statistics (mean IoU / F1 / Precision / Recall and cross-dataset consistency) for YOLOPX and HybridNets</w:delText>
        </w:r>
      </w:del>
      <w:ins w:id="2200" w:author="Bagwe, Gaurav R. [US-IN]" w:date="2026-06-25T18:41:00Z" w16du:dateUtc="2026-06-25T22:41:00Z">
        <w:del w:id="2201" w:author="Soleimaniamiri, Saeid [US-IR]" w:date="2026-06-26T08:51:00Z" w16du:dateUtc="2026-06-26T12:51:00Z">
          <w:r w:rsidR="00250B88" w:rsidDel="002B3D15">
            <w:delText>four models (</w:delText>
          </w:r>
        </w:del>
      </w:ins>
      <w:ins w:id="2202" w:author="Bagwe, Gaurav R. [US-IN]" w:date="2026-06-25T18:43:00Z" w16du:dateUtc="2026-06-25T22:43:00Z">
        <w:del w:id="2203" w:author="Soleimaniamiri, Saeid [US-IR]" w:date="2026-06-26T08:51:00Z" w16du:dateUtc="2026-06-26T12:51:00Z">
          <w:r w:rsidR="0066434D" w:rsidDel="002B3D15">
            <w:delText>YOLOPX, HybridNets, CLRerNet, SCNN)</w:delText>
          </w:r>
        </w:del>
      </w:ins>
      <w:del w:id="2204" w:author="Soleimaniamiri, Saeid [US-IR]" w:date="2026-06-26T08:51:00Z" w16du:dateUtc="2026-06-26T12:51:00Z">
        <w:r w:rsidDel="002B3D15">
          <w:delText>.</w:delText>
        </w:r>
      </w:del>
    </w:p>
    <w:tbl>
      <w:tblPr>
        <w:tblStyle w:val="FHWATableNormal"/>
        <w:tblW w:w="9360" w:type="dxa"/>
        <w:tblLook w:val="04A0" w:firstRow="1" w:lastRow="0" w:firstColumn="1" w:lastColumn="0" w:noHBand="0" w:noVBand="1"/>
        <w:tblPrChange w:id="2205" w:author="Bedsole, Lisa K. [US-US]" w:date="2026-06-24T10:51:00Z" w16du:dateUtc="2026-06-24T14:51: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280"/>
        <w:gridCol w:w="1285"/>
        <w:gridCol w:w="1188"/>
        <w:gridCol w:w="1510"/>
        <w:gridCol w:w="1478"/>
        <w:gridCol w:w="2619"/>
        <w:tblGridChange w:id="2206">
          <w:tblGrid>
            <w:gridCol w:w="5"/>
            <w:gridCol w:w="1275"/>
            <w:gridCol w:w="5"/>
            <w:gridCol w:w="1283"/>
            <w:gridCol w:w="2"/>
            <w:gridCol w:w="3"/>
            <w:gridCol w:w="1185"/>
            <w:gridCol w:w="1"/>
            <w:gridCol w:w="5"/>
            <w:gridCol w:w="1485"/>
            <w:gridCol w:w="5"/>
            <w:gridCol w:w="14"/>
            <w:gridCol w:w="1464"/>
            <w:gridCol w:w="5"/>
            <w:gridCol w:w="9"/>
            <w:gridCol w:w="2614"/>
            <w:gridCol w:w="5"/>
          </w:tblGrid>
        </w:tblGridChange>
      </w:tblGrid>
      <w:tr w:rsidR="005E7099" w14:paraId="155C61FB" w14:textId="77777777" w:rsidTr="00715450">
        <w:trPr>
          <w:cnfStyle w:val="100000000000" w:firstRow="1" w:lastRow="0" w:firstColumn="0" w:lastColumn="0" w:oddVBand="0" w:evenVBand="0" w:oddHBand="0" w:evenHBand="0" w:firstRowFirstColumn="0" w:firstRowLastColumn="0" w:lastRowFirstColumn="0" w:lastRowLastColumn="0"/>
          <w:trPrChange w:id="2207" w:author="Bedsole, Lisa K. [US-US]" w:date="2026-06-24T10:51:00Z" w16du:dateUtc="2026-06-24T14:51:00Z">
            <w:trPr>
              <w:gridAfter w:val="0"/>
            </w:trPr>
          </w:trPrChange>
        </w:trPr>
        <w:tc>
          <w:tcPr>
            <w:tcW w:w="1280" w:type="dxa"/>
            <w:hideMark/>
            <w:tcPrChange w:id="2208" w:author="Bedsole, Lisa K. [US-US]" w:date="2026-06-24T10:51:00Z" w16du:dateUtc="2026-06-24T14:51:00Z">
              <w:tcPr>
                <w:tcW w:w="1280"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CDDAAAA" w14:textId="77777777" w:rsidR="005E7099" w:rsidRDefault="005E7099">
            <w:pPr>
              <w:jc w:val="left"/>
              <w:cnfStyle w:val="100000000000" w:firstRow="1" w:lastRow="0" w:firstColumn="0" w:lastColumn="0" w:oddVBand="0" w:evenVBand="0" w:oddHBand="0" w:evenHBand="0" w:firstRowFirstColumn="0" w:firstRowLastColumn="0" w:lastRowFirstColumn="0" w:lastRowLastColumn="0"/>
              <w:pPrChange w:id="2209"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Model</w:t>
            </w:r>
          </w:p>
        </w:tc>
        <w:tc>
          <w:tcPr>
            <w:tcW w:w="1288" w:type="dxa"/>
            <w:hideMark/>
            <w:tcPrChange w:id="2210" w:author="Bedsole, Lisa K. [US-US]" w:date="2026-06-24T10:51:00Z" w16du:dateUtc="2026-06-24T14:51:00Z">
              <w:tcPr>
                <w:tcW w:w="1288"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2EE8FEF8" w14:textId="77777777" w:rsidR="005E7099" w:rsidRDefault="005E7099">
            <w:pPr>
              <w:jc w:val="right"/>
              <w:cnfStyle w:val="100000000000" w:firstRow="1" w:lastRow="0" w:firstColumn="0" w:lastColumn="0" w:oddVBand="0" w:evenVBand="0" w:oddHBand="0" w:evenHBand="0" w:firstRowFirstColumn="0" w:firstRowLastColumn="0" w:lastRowFirstColumn="0" w:lastRowLastColumn="0"/>
              <w:pPrChange w:id="2211"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Mean IoU</w:t>
            </w:r>
          </w:p>
        </w:tc>
        <w:tc>
          <w:tcPr>
            <w:tcW w:w="1191" w:type="dxa"/>
            <w:hideMark/>
            <w:tcPrChange w:id="2212" w:author="Bedsole, Lisa K. [US-US]" w:date="2026-06-24T10:51:00Z" w16du:dateUtc="2026-06-24T14:51:00Z">
              <w:tcPr>
                <w:tcW w:w="1191" w:type="dxa"/>
                <w:gridSpan w:val="4"/>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3B8A4750" w14:textId="77777777" w:rsidR="005E7099" w:rsidRDefault="005E7099">
            <w:pPr>
              <w:jc w:val="right"/>
              <w:cnfStyle w:val="100000000000" w:firstRow="1" w:lastRow="0" w:firstColumn="0" w:lastColumn="0" w:oddVBand="0" w:evenVBand="0" w:oddHBand="0" w:evenHBand="0" w:firstRowFirstColumn="0" w:firstRowLastColumn="0" w:lastRowFirstColumn="0" w:lastRowLastColumn="0"/>
              <w:pPrChange w:id="2213"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Mean F1</w:t>
            </w:r>
          </w:p>
        </w:tc>
        <w:tc>
          <w:tcPr>
            <w:tcW w:w="1490" w:type="dxa"/>
            <w:hideMark/>
            <w:tcPrChange w:id="2214" w:author="Bedsole, Lisa K. [US-US]" w:date="2026-06-24T10:51:00Z" w16du:dateUtc="2026-06-24T14:51:00Z">
              <w:tcPr>
                <w:tcW w:w="1490"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42DE8C06" w14:textId="77777777" w:rsidR="005E7099" w:rsidRDefault="005E7099">
            <w:pPr>
              <w:jc w:val="right"/>
              <w:cnfStyle w:val="100000000000" w:firstRow="1" w:lastRow="0" w:firstColumn="0" w:lastColumn="0" w:oddVBand="0" w:evenVBand="0" w:oddHBand="0" w:evenHBand="0" w:firstRowFirstColumn="0" w:firstRowLastColumn="0" w:lastRowFirstColumn="0" w:lastRowLastColumn="0"/>
              <w:pPrChange w:id="2215"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Mean Precision</w:t>
            </w:r>
          </w:p>
        </w:tc>
        <w:tc>
          <w:tcPr>
            <w:tcW w:w="1483" w:type="dxa"/>
            <w:hideMark/>
            <w:tcPrChange w:id="2216" w:author="Bedsole, Lisa K. [US-US]" w:date="2026-06-24T10:51:00Z" w16du:dateUtc="2026-06-24T14:51:00Z">
              <w:tcPr>
                <w:tcW w:w="1483"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6EAE925A" w14:textId="77777777" w:rsidR="005E7099" w:rsidRDefault="005E7099">
            <w:pPr>
              <w:jc w:val="right"/>
              <w:cnfStyle w:val="100000000000" w:firstRow="1" w:lastRow="0" w:firstColumn="0" w:lastColumn="0" w:oddVBand="0" w:evenVBand="0" w:oddHBand="0" w:evenHBand="0" w:firstRowFirstColumn="0" w:firstRowLastColumn="0" w:lastRowFirstColumn="0" w:lastRowLastColumn="0"/>
              <w:pPrChange w:id="2217"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Mean Recall</w:t>
            </w:r>
          </w:p>
        </w:tc>
        <w:tc>
          <w:tcPr>
            <w:tcW w:w="2628" w:type="dxa"/>
            <w:hideMark/>
            <w:tcPrChange w:id="2218" w:author="Bedsole, Lisa K. [US-US]" w:date="2026-06-24T10:51:00Z" w16du:dateUtc="2026-06-24T14:51:00Z">
              <w:tcPr>
                <w:tcW w:w="2628"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3A316E2C" w14:textId="77777777" w:rsidR="005E7099" w:rsidRDefault="005E7099">
            <w:pPr>
              <w:jc w:val="right"/>
              <w:cnfStyle w:val="100000000000" w:firstRow="1" w:lastRow="0" w:firstColumn="0" w:lastColumn="0" w:oddVBand="0" w:evenVBand="0" w:oddHBand="0" w:evenHBand="0" w:firstRowFirstColumn="0" w:firstRowLastColumn="0" w:lastRowFirstColumn="0" w:lastRowLastColumn="0"/>
              <w:pPrChange w:id="2219" w:author="Bagwe, Gaurav R. [US-IN]" w:date="2026-06-25T18:42:00Z" w16du:dateUtc="2026-06-25T22:42:00Z">
                <w:pPr>
                  <w:cnfStyle w:val="100000000000" w:firstRow="1" w:lastRow="0" w:firstColumn="0" w:lastColumn="0" w:oddVBand="0" w:evenVBand="0" w:oddHBand="0" w:evenHBand="0" w:firstRowFirstColumn="0" w:firstRowLastColumn="0" w:lastRowFirstColumn="0" w:lastRowLastColumn="0"/>
                </w:pPr>
              </w:pPrChange>
            </w:pPr>
            <w:r>
              <w:rPr>
                <w:bCs/>
              </w:rPr>
              <w:t>Cross-Dataset Consistency</w:t>
            </w:r>
          </w:p>
        </w:tc>
      </w:tr>
      <w:tr w:rsidR="00031258" w14:paraId="00EF77D2" w14:textId="77777777">
        <w:tblPrEx>
          <w:tblPrExChange w:id="2220" w:author="Bagwe, Gaurav R. [US-IN]" w:date="2026-06-25T18:41:00Z" w16du:dateUtc="2026-06-25T22:41:00Z">
            <w:tblPrEx>
              <w:jc w:val="center"/>
              <w:tblCellMar>
                <w:left w:w="58" w:type="dxa"/>
                <w:right w:w="58" w:type="dxa"/>
              </w:tblCellMar>
            </w:tblPrEx>
          </w:tblPrExChange>
        </w:tblPrEx>
        <w:trPr>
          <w:ins w:id="2221" w:author="Bagwe, Gaurav R. [US-IN]" w:date="2026-06-25T18:41:00Z"/>
          <w:trPrChange w:id="2222" w:author="Bagwe, Gaurav R. [US-IN]" w:date="2026-06-25T18:41:00Z" w16du:dateUtc="2026-06-25T22:41:00Z">
            <w:trPr>
              <w:gridBefore w:val="1"/>
              <w:jc w:val="center"/>
            </w:trPr>
          </w:trPrChange>
        </w:trPr>
        <w:tc>
          <w:tcPr>
            <w:tcW w:w="1280" w:type="dxa"/>
            <w:tcPrChange w:id="2223" w:author="Bagwe, Gaurav R. [US-IN]" w:date="2026-06-25T18:41:00Z" w16du:dateUtc="2026-06-25T22:41:00Z">
              <w:tcPr>
                <w:tcW w:w="1280" w:type="dxa"/>
                <w:gridSpan w:val="2"/>
              </w:tcPr>
            </w:tcPrChange>
          </w:tcPr>
          <w:p w14:paraId="0C81174F" w14:textId="76EDF002" w:rsidR="00031258" w:rsidRPr="0066434D" w:rsidRDefault="00031258">
            <w:pPr>
              <w:rPr>
                <w:ins w:id="2224" w:author="Bagwe, Gaurav R. [US-IN]" w:date="2026-06-25T18:41:00Z" w16du:dateUtc="2026-06-25T22:41:00Z"/>
              </w:rPr>
            </w:pPr>
            <w:ins w:id="2225" w:author="Bagwe, Gaurav R. [US-IN]" w:date="2026-06-25T18:41:00Z" w16du:dateUtc="2026-06-25T22:41:00Z">
              <w:r w:rsidRPr="001723E4">
                <w:t>YOLOPX</w:t>
              </w:r>
            </w:ins>
          </w:p>
        </w:tc>
        <w:tc>
          <w:tcPr>
            <w:tcW w:w="1288" w:type="dxa"/>
            <w:tcPrChange w:id="2226" w:author="Bagwe, Gaurav R. [US-IN]" w:date="2026-06-25T18:41:00Z" w16du:dateUtc="2026-06-25T22:41:00Z">
              <w:tcPr>
                <w:tcW w:w="1288" w:type="dxa"/>
                <w:gridSpan w:val="3"/>
              </w:tcPr>
            </w:tcPrChange>
          </w:tcPr>
          <w:p w14:paraId="4F67D6A3" w14:textId="26B2A575" w:rsidR="00031258" w:rsidRDefault="00031258">
            <w:pPr>
              <w:jc w:val="right"/>
              <w:rPr>
                <w:ins w:id="2227" w:author="Bagwe, Gaurav R. [US-IN]" w:date="2026-06-25T18:41:00Z" w16du:dateUtc="2026-06-25T22:41:00Z"/>
                <w:bCs/>
              </w:rPr>
              <w:pPrChange w:id="2228" w:author="Bagwe, Gaurav R. [US-IN]" w:date="2026-06-25T18:42:00Z" w16du:dateUtc="2026-06-25T22:42:00Z">
                <w:pPr/>
              </w:pPrChange>
            </w:pPr>
            <w:ins w:id="2229" w:author="Bagwe, Gaurav R. [US-IN]" w:date="2026-06-25T18:41:00Z" w16du:dateUtc="2026-06-25T22:41:00Z">
              <w:r w:rsidRPr="00942528">
                <w:rPr>
                  <w:b/>
                </w:rPr>
                <w:t>0.</w:t>
              </w:r>
            </w:ins>
            <w:ins w:id="2230" w:author="Bagwe, Gaurav R. [US-IN]" w:date="2026-06-26T10:18:00Z" w16du:dateUtc="2026-06-26T14:18:00Z">
              <w:r w:rsidR="00363C4B">
                <w:rPr>
                  <w:b/>
                </w:rPr>
                <w:t>3262</w:t>
              </w:r>
            </w:ins>
          </w:p>
        </w:tc>
        <w:tc>
          <w:tcPr>
            <w:tcW w:w="1191" w:type="dxa"/>
            <w:tcPrChange w:id="2231" w:author="Bagwe, Gaurav R. [US-IN]" w:date="2026-06-25T18:41:00Z" w16du:dateUtc="2026-06-25T22:41:00Z">
              <w:tcPr>
                <w:tcW w:w="1191" w:type="dxa"/>
                <w:gridSpan w:val="3"/>
              </w:tcPr>
            </w:tcPrChange>
          </w:tcPr>
          <w:p w14:paraId="5DA21A1B" w14:textId="1934A032" w:rsidR="00031258" w:rsidRDefault="00031258">
            <w:pPr>
              <w:jc w:val="right"/>
              <w:rPr>
                <w:ins w:id="2232" w:author="Bagwe, Gaurav R. [US-IN]" w:date="2026-06-25T18:41:00Z" w16du:dateUtc="2026-06-25T22:41:00Z"/>
                <w:bCs/>
              </w:rPr>
              <w:pPrChange w:id="2233" w:author="Bagwe, Gaurav R. [US-IN]" w:date="2026-06-25T18:42:00Z" w16du:dateUtc="2026-06-25T22:42:00Z">
                <w:pPr/>
              </w:pPrChange>
            </w:pPr>
            <w:ins w:id="2234" w:author="Bagwe, Gaurav R. [US-IN]" w:date="2026-06-25T18:41:00Z" w16du:dateUtc="2026-06-25T22:41:00Z">
              <w:r w:rsidRPr="00942528">
                <w:rPr>
                  <w:b/>
                </w:rPr>
                <w:t>0.</w:t>
              </w:r>
            </w:ins>
            <w:ins w:id="2235" w:author="Bagwe, Gaurav R. [US-IN]" w:date="2026-06-26T10:20:00Z" w16du:dateUtc="2026-06-26T14:20:00Z">
              <w:r w:rsidR="009127F8">
                <w:rPr>
                  <w:b/>
                </w:rPr>
                <w:t>4663</w:t>
              </w:r>
            </w:ins>
          </w:p>
        </w:tc>
        <w:tc>
          <w:tcPr>
            <w:tcW w:w="1490" w:type="dxa"/>
            <w:tcPrChange w:id="2236" w:author="Bagwe, Gaurav R. [US-IN]" w:date="2026-06-25T18:41:00Z" w16du:dateUtc="2026-06-25T22:41:00Z">
              <w:tcPr>
                <w:tcW w:w="1490" w:type="dxa"/>
                <w:gridSpan w:val="2"/>
              </w:tcPr>
            </w:tcPrChange>
          </w:tcPr>
          <w:p w14:paraId="2ED0776B" w14:textId="1C151433" w:rsidR="00031258" w:rsidRDefault="00031258">
            <w:pPr>
              <w:jc w:val="right"/>
              <w:rPr>
                <w:ins w:id="2237" w:author="Bagwe, Gaurav R. [US-IN]" w:date="2026-06-25T18:41:00Z" w16du:dateUtc="2026-06-25T22:41:00Z"/>
                <w:bCs/>
              </w:rPr>
              <w:pPrChange w:id="2238" w:author="Bagwe, Gaurav R. [US-IN]" w:date="2026-06-25T18:42:00Z" w16du:dateUtc="2026-06-25T22:42:00Z">
                <w:pPr/>
              </w:pPrChange>
            </w:pPr>
            <w:ins w:id="2239" w:author="Bagwe, Gaurav R. [US-IN]" w:date="2026-06-25T18:41:00Z" w16du:dateUtc="2026-06-25T22:41:00Z">
              <w:r>
                <w:t>0.</w:t>
              </w:r>
            </w:ins>
            <w:ins w:id="2240" w:author="Bagwe, Gaurav R. [US-IN]" w:date="2026-06-26T10:20:00Z" w16du:dateUtc="2026-06-26T14:20:00Z">
              <w:r w:rsidR="00933B7D">
                <w:t>4645</w:t>
              </w:r>
            </w:ins>
          </w:p>
        </w:tc>
        <w:tc>
          <w:tcPr>
            <w:tcW w:w="1483" w:type="dxa"/>
            <w:tcPrChange w:id="2241" w:author="Bagwe, Gaurav R. [US-IN]" w:date="2026-06-25T18:41:00Z" w16du:dateUtc="2026-06-25T22:41:00Z">
              <w:tcPr>
                <w:tcW w:w="1483" w:type="dxa"/>
                <w:gridSpan w:val="3"/>
              </w:tcPr>
            </w:tcPrChange>
          </w:tcPr>
          <w:p w14:paraId="0E821625" w14:textId="7FE5A06B" w:rsidR="00031258" w:rsidRDefault="00031258">
            <w:pPr>
              <w:jc w:val="right"/>
              <w:rPr>
                <w:ins w:id="2242" w:author="Bagwe, Gaurav R. [US-IN]" w:date="2026-06-25T18:41:00Z" w16du:dateUtc="2026-06-25T22:41:00Z"/>
                <w:bCs/>
              </w:rPr>
              <w:pPrChange w:id="2243" w:author="Bagwe, Gaurav R. [US-IN]" w:date="2026-06-25T18:42:00Z" w16du:dateUtc="2026-06-25T22:42:00Z">
                <w:pPr/>
              </w:pPrChange>
            </w:pPr>
            <w:ins w:id="2244" w:author="Bagwe, Gaurav R. [US-IN]" w:date="2026-06-25T18:41:00Z" w16du:dateUtc="2026-06-25T22:41:00Z">
              <w:r w:rsidRPr="002052E2">
                <w:rPr>
                  <w:b/>
                </w:rPr>
                <w:t>0.</w:t>
              </w:r>
            </w:ins>
            <w:ins w:id="2245" w:author="Bagwe, Gaurav R. [US-IN]" w:date="2026-06-26T10:22:00Z" w16du:dateUtc="2026-06-26T14:22:00Z">
              <w:r w:rsidR="00287E12">
                <w:rPr>
                  <w:b/>
                </w:rPr>
                <w:t>6101</w:t>
              </w:r>
            </w:ins>
          </w:p>
        </w:tc>
        <w:tc>
          <w:tcPr>
            <w:tcW w:w="2628" w:type="dxa"/>
            <w:tcPrChange w:id="2246" w:author="Bagwe, Gaurav R. [US-IN]" w:date="2026-06-25T18:41:00Z" w16du:dateUtc="2026-06-25T22:41:00Z">
              <w:tcPr>
                <w:tcW w:w="2628" w:type="dxa"/>
                <w:gridSpan w:val="3"/>
              </w:tcPr>
            </w:tcPrChange>
          </w:tcPr>
          <w:p w14:paraId="2F984DDA" w14:textId="5EF55ED7" w:rsidR="00031258" w:rsidRDefault="00031258">
            <w:pPr>
              <w:jc w:val="right"/>
              <w:rPr>
                <w:ins w:id="2247" w:author="Bagwe, Gaurav R. [US-IN]" w:date="2026-06-25T18:41:00Z" w16du:dateUtc="2026-06-25T22:41:00Z"/>
                <w:bCs/>
              </w:rPr>
              <w:pPrChange w:id="2248" w:author="Bagwe, Gaurav R. [US-IN]" w:date="2026-06-25T18:42:00Z" w16du:dateUtc="2026-06-25T22:42:00Z">
                <w:pPr/>
              </w:pPrChange>
            </w:pPr>
            <w:ins w:id="2249" w:author="Bagwe, Gaurav R. [US-IN]" w:date="2026-06-25T18:41:00Z" w16du:dateUtc="2026-06-25T22:41:00Z">
              <w:r w:rsidRPr="002052E2">
                <w:rPr>
                  <w:b/>
                </w:rPr>
                <w:t>0.</w:t>
              </w:r>
            </w:ins>
            <w:ins w:id="2250" w:author="Bagwe, Gaurav R. [US-IN]" w:date="2026-06-26T10:23:00Z" w16du:dateUtc="2026-06-26T14:23:00Z">
              <w:r w:rsidR="00416CC5">
                <w:rPr>
                  <w:b/>
                </w:rPr>
                <w:t>6657</w:t>
              </w:r>
            </w:ins>
          </w:p>
        </w:tc>
      </w:tr>
      <w:tr w:rsidR="00031258" w:rsidDel="0066434D" w14:paraId="02D892C1" w14:textId="3457FBE6" w:rsidTr="00715450">
        <w:trPr>
          <w:del w:id="2251" w:author="Bagwe, Gaurav R. [US-IN]" w:date="2026-06-25T18:41:00Z"/>
          <w:trPrChange w:id="2252" w:author="Bedsole, Lisa K. [US-US]" w:date="2026-06-24T10:51:00Z" w16du:dateUtc="2026-06-24T14:51:00Z">
            <w:trPr>
              <w:gridAfter w:val="0"/>
            </w:trPr>
          </w:trPrChange>
        </w:trPr>
        <w:tc>
          <w:tcPr>
            <w:tcW w:w="1280" w:type="dxa"/>
            <w:tcPrChange w:id="2253" w:author="Bedsole, Lisa K. [US-US]" w:date="2026-06-24T10:51:00Z" w16du:dateUtc="2026-06-24T14:51:00Z">
              <w:tcPr>
                <w:tcW w:w="1280" w:type="dxa"/>
                <w:gridSpan w:val="2"/>
                <w:tcBorders>
                  <w:top w:val="nil"/>
                  <w:left w:val="nil"/>
                  <w:bottom w:val="nil"/>
                  <w:right w:val="nil"/>
                </w:tcBorders>
                <w:tcMar>
                  <w:top w:w="80" w:type="dxa"/>
                  <w:left w:w="80" w:type="dxa"/>
                  <w:bottom w:w="80" w:type="dxa"/>
                  <w:right w:w="80" w:type="dxa"/>
                </w:tcMar>
                <w:vAlign w:val="center"/>
              </w:tcPr>
            </w:tcPrChange>
          </w:tcPr>
          <w:p w14:paraId="716CF5A8" w14:textId="020090B6" w:rsidR="00031258" w:rsidDel="0066434D" w:rsidRDefault="00031258" w:rsidP="00C02892">
            <w:pPr>
              <w:rPr>
                <w:del w:id="2254" w:author="Bagwe, Gaurav R. [US-IN]" w:date="2026-06-25T18:41:00Z" w16du:dateUtc="2026-06-25T22:41:00Z"/>
              </w:rPr>
            </w:pPr>
            <w:del w:id="2255" w:author="Bagwe, Gaurav R. [US-IN]" w:date="2026-06-25T18:41:00Z" w16du:dateUtc="2026-06-25T22:41:00Z">
              <w:r w:rsidDel="0066434D">
                <w:delText>SCNN</w:delText>
              </w:r>
            </w:del>
          </w:p>
        </w:tc>
        <w:tc>
          <w:tcPr>
            <w:tcW w:w="1288" w:type="dxa"/>
            <w:tcPrChange w:id="2256" w:author="Bedsole, Lisa K. [US-US]" w:date="2026-06-24T10:51:00Z" w16du:dateUtc="2026-06-24T14:51:00Z">
              <w:tcPr>
                <w:tcW w:w="1288" w:type="dxa"/>
                <w:gridSpan w:val="2"/>
                <w:tcBorders>
                  <w:top w:val="nil"/>
                  <w:left w:val="nil"/>
                  <w:bottom w:val="nil"/>
                  <w:right w:val="nil"/>
                </w:tcBorders>
                <w:tcMar>
                  <w:top w:w="80" w:type="dxa"/>
                  <w:left w:w="80" w:type="dxa"/>
                  <w:bottom w:w="80" w:type="dxa"/>
                  <w:right w:w="80" w:type="dxa"/>
                </w:tcMar>
                <w:vAlign w:val="center"/>
              </w:tcPr>
            </w:tcPrChange>
          </w:tcPr>
          <w:p w14:paraId="7C1928D6" w14:textId="2260E74D" w:rsidR="00031258" w:rsidDel="0066434D" w:rsidRDefault="00031258">
            <w:pPr>
              <w:rPr>
                <w:del w:id="2257" w:author="Bagwe, Gaurav R. [US-IN]" w:date="2026-06-25T18:41:00Z" w16du:dateUtc="2026-06-25T22:41:00Z"/>
              </w:rPr>
              <w:pPrChange w:id="2258" w:author="Bagwe, Gaurav R. [US-IN]" w:date="2026-06-25T18:42:00Z" w16du:dateUtc="2026-06-25T22:42:00Z">
                <w:pPr>
                  <w:jc w:val="center"/>
                </w:pPr>
              </w:pPrChange>
            </w:pPr>
            <w:commentRangeStart w:id="2259"/>
          </w:p>
        </w:tc>
        <w:tc>
          <w:tcPr>
            <w:tcW w:w="1191" w:type="dxa"/>
            <w:tcPrChange w:id="2260" w:author="Bedsole, Lisa K. [US-US]" w:date="2026-06-24T10:51:00Z" w16du:dateUtc="2026-06-24T14:51:00Z">
              <w:tcPr>
                <w:tcW w:w="1191" w:type="dxa"/>
                <w:gridSpan w:val="4"/>
                <w:tcBorders>
                  <w:top w:val="nil"/>
                  <w:left w:val="nil"/>
                  <w:bottom w:val="nil"/>
                  <w:right w:val="nil"/>
                </w:tcBorders>
                <w:tcMar>
                  <w:top w:w="80" w:type="dxa"/>
                  <w:left w:w="80" w:type="dxa"/>
                  <w:bottom w:w="80" w:type="dxa"/>
                  <w:right w:w="80" w:type="dxa"/>
                </w:tcMar>
                <w:vAlign w:val="center"/>
              </w:tcPr>
            </w:tcPrChange>
          </w:tcPr>
          <w:p w14:paraId="6C408EDA" w14:textId="6E91CA53" w:rsidR="00031258" w:rsidDel="0066434D" w:rsidRDefault="00031258">
            <w:pPr>
              <w:rPr>
                <w:del w:id="2261" w:author="Bagwe, Gaurav R. [US-IN]" w:date="2026-06-25T18:41:00Z" w16du:dateUtc="2026-06-25T22:41:00Z"/>
              </w:rPr>
              <w:pPrChange w:id="2262" w:author="Bagwe, Gaurav R. [US-IN]" w:date="2026-06-25T18:42:00Z" w16du:dateUtc="2026-06-25T22:42:00Z">
                <w:pPr>
                  <w:jc w:val="center"/>
                </w:pPr>
              </w:pPrChange>
            </w:pPr>
          </w:p>
        </w:tc>
        <w:commentRangeEnd w:id="2259"/>
        <w:tc>
          <w:tcPr>
            <w:tcW w:w="1490" w:type="dxa"/>
            <w:tcPrChange w:id="2263" w:author="Bedsole, Lisa K. [US-US]" w:date="2026-06-24T10:51:00Z" w16du:dateUtc="2026-06-24T14:51:00Z">
              <w:tcPr>
                <w:tcW w:w="1490" w:type="dxa"/>
                <w:gridSpan w:val="2"/>
                <w:tcBorders>
                  <w:top w:val="nil"/>
                  <w:left w:val="nil"/>
                  <w:bottom w:val="nil"/>
                  <w:right w:val="nil"/>
                </w:tcBorders>
                <w:tcMar>
                  <w:top w:w="80" w:type="dxa"/>
                  <w:left w:w="80" w:type="dxa"/>
                  <w:bottom w:w="80" w:type="dxa"/>
                  <w:right w:w="80" w:type="dxa"/>
                </w:tcMar>
                <w:vAlign w:val="center"/>
              </w:tcPr>
            </w:tcPrChange>
          </w:tcPr>
          <w:p w14:paraId="03B53DCE" w14:textId="6121CF5B" w:rsidR="00031258" w:rsidDel="0066434D" w:rsidRDefault="002B3D15">
            <w:pPr>
              <w:rPr>
                <w:del w:id="2264" w:author="Bagwe, Gaurav R. [US-IN]" w:date="2026-06-25T18:41:00Z" w16du:dateUtc="2026-06-25T22:41:00Z"/>
              </w:rPr>
              <w:pPrChange w:id="2265" w:author="Bagwe, Gaurav R. [US-IN]" w:date="2026-06-25T18:42:00Z" w16du:dateUtc="2026-06-25T22:42:00Z">
                <w:pPr>
                  <w:jc w:val="center"/>
                </w:pPr>
              </w:pPrChange>
            </w:pPr>
            <w:del w:id="2266" w:author="Bagwe, Gaurav R. [US-IN]" w:date="2026-06-25T18:41:00Z" w16du:dateUtc="2026-06-25T22:41:00Z">
              <w:r w:rsidDel="0066434D">
                <w:rPr>
                  <w:rStyle w:val="CommentReference"/>
                  <w:sz w:val="24"/>
                  <w:szCs w:val="24"/>
                </w:rPr>
                <w:commentReference w:id="2259"/>
              </w:r>
            </w:del>
          </w:p>
        </w:tc>
        <w:tc>
          <w:tcPr>
            <w:tcW w:w="1483" w:type="dxa"/>
            <w:tcPrChange w:id="2268" w:author="Bedsole, Lisa K. [US-US]" w:date="2026-06-24T10:51:00Z" w16du:dateUtc="2026-06-24T14:51:00Z">
              <w:tcPr>
                <w:tcW w:w="1483" w:type="dxa"/>
                <w:gridSpan w:val="3"/>
                <w:tcBorders>
                  <w:top w:val="nil"/>
                  <w:left w:val="nil"/>
                  <w:bottom w:val="nil"/>
                  <w:right w:val="nil"/>
                </w:tcBorders>
                <w:tcMar>
                  <w:top w:w="80" w:type="dxa"/>
                  <w:left w:w="80" w:type="dxa"/>
                  <w:bottom w:w="80" w:type="dxa"/>
                  <w:right w:w="80" w:type="dxa"/>
                </w:tcMar>
                <w:vAlign w:val="center"/>
              </w:tcPr>
            </w:tcPrChange>
          </w:tcPr>
          <w:p w14:paraId="5B10BE02" w14:textId="11DEBF51" w:rsidR="00031258" w:rsidDel="0066434D" w:rsidRDefault="00031258">
            <w:pPr>
              <w:rPr>
                <w:del w:id="2269" w:author="Bagwe, Gaurav R. [US-IN]" w:date="2026-06-25T18:41:00Z" w16du:dateUtc="2026-06-25T22:41:00Z"/>
              </w:rPr>
              <w:pPrChange w:id="2270" w:author="Bagwe, Gaurav R. [US-IN]" w:date="2026-06-25T18:42:00Z" w16du:dateUtc="2026-06-25T22:42:00Z">
                <w:pPr>
                  <w:jc w:val="center"/>
                </w:pPr>
              </w:pPrChange>
            </w:pPr>
          </w:p>
        </w:tc>
        <w:tc>
          <w:tcPr>
            <w:tcW w:w="2628" w:type="dxa"/>
            <w:tcPrChange w:id="2271" w:author="Bedsole, Lisa K. [US-US]" w:date="2026-06-24T10:51:00Z" w16du:dateUtc="2026-06-24T14:51:00Z">
              <w:tcPr>
                <w:tcW w:w="2628" w:type="dxa"/>
                <w:gridSpan w:val="3"/>
                <w:tcBorders>
                  <w:top w:val="nil"/>
                  <w:left w:val="nil"/>
                  <w:bottom w:val="nil"/>
                  <w:right w:val="nil"/>
                </w:tcBorders>
                <w:tcMar>
                  <w:top w:w="80" w:type="dxa"/>
                  <w:left w:w="80" w:type="dxa"/>
                  <w:bottom w:w="80" w:type="dxa"/>
                  <w:right w:w="80" w:type="dxa"/>
                </w:tcMar>
                <w:vAlign w:val="center"/>
              </w:tcPr>
            </w:tcPrChange>
          </w:tcPr>
          <w:p w14:paraId="2C563915" w14:textId="11603EDA" w:rsidR="00031258" w:rsidDel="0066434D" w:rsidRDefault="00031258">
            <w:pPr>
              <w:rPr>
                <w:del w:id="2272" w:author="Bagwe, Gaurav R. [US-IN]" w:date="2026-06-25T18:41:00Z" w16du:dateUtc="2026-06-25T22:41:00Z"/>
              </w:rPr>
              <w:pPrChange w:id="2273" w:author="Bagwe, Gaurav R. [US-IN]" w:date="2026-06-25T18:42:00Z" w16du:dateUtc="2026-06-25T22:42:00Z">
                <w:pPr>
                  <w:jc w:val="center"/>
                </w:pPr>
              </w:pPrChange>
            </w:pPr>
          </w:p>
        </w:tc>
      </w:tr>
      <w:tr w:rsidR="00031258" w14:paraId="60F654F5" w14:textId="77777777">
        <w:trPr>
          <w:ins w:id="2274" w:author="Bagwe, Gaurav R. [US-IN]" w:date="2026-06-25T18:41:00Z"/>
        </w:trPr>
        <w:tc>
          <w:tcPr>
            <w:tcW w:w="1280" w:type="dxa"/>
            <w:hideMark/>
          </w:tcPr>
          <w:p w14:paraId="1E562F64" w14:textId="77777777" w:rsidR="00031258" w:rsidRDefault="00031258" w:rsidP="0066434D">
            <w:pPr>
              <w:rPr>
                <w:ins w:id="2275" w:author="Bagwe, Gaurav R. [US-IN]" w:date="2026-06-25T18:41:00Z" w16du:dateUtc="2026-06-25T22:41:00Z"/>
              </w:rPr>
            </w:pPr>
            <w:ins w:id="2276" w:author="Bagwe, Gaurav R. [US-IN]" w:date="2026-06-25T18:41:00Z" w16du:dateUtc="2026-06-25T22:41:00Z">
              <w:r>
                <w:t>HybridNets</w:t>
              </w:r>
            </w:ins>
          </w:p>
        </w:tc>
        <w:tc>
          <w:tcPr>
            <w:tcW w:w="1288" w:type="dxa"/>
            <w:hideMark/>
          </w:tcPr>
          <w:p w14:paraId="6B64D83B" w14:textId="3CE1BE48" w:rsidR="00031258" w:rsidRDefault="00031258">
            <w:pPr>
              <w:jc w:val="right"/>
              <w:rPr>
                <w:ins w:id="2277" w:author="Bagwe, Gaurav R. [US-IN]" w:date="2026-06-25T18:41:00Z" w16du:dateUtc="2026-06-25T22:41:00Z"/>
              </w:rPr>
              <w:pPrChange w:id="2278" w:author="Bagwe, Gaurav R. [US-IN]" w:date="2026-06-25T18:42:00Z" w16du:dateUtc="2026-06-25T22:42:00Z">
                <w:pPr>
                  <w:jc w:val="center"/>
                </w:pPr>
              </w:pPrChange>
            </w:pPr>
            <w:ins w:id="2279" w:author="Bagwe, Gaurav R. [US-IN]" w:date="2026-06-25T18:41:00Z" w16du:dateUtc="2026-06-25T22:41:00Z">
              <w:r>
                <w:t>0.</w:t>
              </w:r>
            </w:ins>
            <w:ins w:id="2280" w:author="Bagwe, Gaurav R. [US-IN]" w:date="2026-06-26T10:18:00Z" w16du:dateUtc="2026-06-26T14:18:00Z">
              <w:r w:rsidR="00FD394A">
                <w:t>2940</w:t>
              </w:r>
            </w:ins>
          </w:p>
        </w:tc>
        <w:tc>
          <w:tcPr>
            <w:tcW w:w="1191" w:type="dxa"/>
            <w:hideMark/>
          </w:tcPr>
          <w:p w14:paraId="16C84586" w14:textId="2712DE03" w:rsidR="00031258" w:rsidRDefault="00031258">
            <w:pPr>
              <w:jc w:val="right"/>
              <w:rPr>
                <w:ins w:id="2281" w:author="Bagwe, Gaurav R. [US-IN]" w:date="2026-06-25T18:41:00Z" w16du:dateUtc="2026-06-25T22:41:00Z"/>
              </w:rPr>
              <w:pPrChange w:id="2282" w:author="Bagwe, Gaurav R. [US-IN]" w:date="2026-06-25T18:42:00Z" w16du:dateUtc="2026-06-25T22:42:00Z">
                <w:pPr>
                  <w:jc w:val="center"/>
                </w:pPr>
              </w:pPrChange>
            </w:pPr>
            <w:ins w:id="2283" w:author="Bagwe, Gaurav R. [US-IN]" w:date="2026-06-25T18:41:00Z" w16du:dateUtc="2026-06-25T22:41:00Z">
              <w:r>
                <w:t>0.4</w:t>
              </w:r>
            </w:ins>
            <w:ins w:id="2284" w:author="Bagwe, Gaurav R. [US-IN]" w:date="2026-06-26T10:20:00Z" w16du:dateUtc="2026-06-26T14:20:00Z">
              <w:r w:rsidR="009A07CE">
                <w:t>275</w:t>
              </w:r>
            </w:ins>
          </w:p>
        </w:tc>
        <w:tc>
          <w:tcPr>
            <w:tcW w:w="1490" w:type="dxa"/>
            <w:hideMark/>
          </w:tcPr>
          <w:p w14:paraId="1C1FE359" w14:textId="58977C24" w:rsidR="00031258" w:rsidRPr="00DD77AE" w:rsidRDefault="00031258">
            <w:pPr>
              <w:jc w:val="right"/>
              <w:rPr>
                <w:ins w:id="2285" w:author="Bagwe, Gaurav R. [US-IN]" w:date="2026-06-25T18:41:00Z" w16du:dateUtc="2026-06-25T22:41:00Z"/>
                <w:b/>
                <w:bCs/>
                <w:rPrChange w:id="2286" w:author="Bagwe, Gaurav R. [US-IN]" w:date="2026-06-26T10:21:00Z" w16du:dateUtc="2026-06-26T14:21:00Z">
                  <w:rPr>
                    <w:ins w:id="2287" w:author="Bagwe, Gaurav R. [US-IN]" w:date="2026-06-25T18:41:00Z" w16du:dateUtc="2026-06-25T22:41:00Z"/>
                  </w:rPr>
                </w:rPrChange>
              </w:rPr>
              <w:pPrChange w:id="2288" w:author="Bagwe, Gaurav R. [US-IN]" w:date="2026-06-25T18:42:00Z" w16du:dateUtc="2026-06-25T22:42:00Z">
                <w:pPr>
                  <w:jc w:val="center"/>
                </w:pPr>
              </w:pPrChange>
            </w:pPr>
            <w:ins w:id="2289" w:author="Bagwe, Gaurav R. [US-IN]" w:date="2026-06-25T18:41:00Z" w16du:dateUtc="2026-06-25T22:41:00Z">
              <w:r w:rsidRPr="00DD77AE">
                <w:rPr>
                  <w:b/>
                  <w:bCs/>
                  <w:rPrChange w:id="2290" w:author="Bagwe, Gaurav R. [US-IN]" w:date="2026-06-26T10:21:00Z" w16du:dateUtc="2026-06-26T14:21:00Z">
                    <w:rPr/>
                  </w:rPrChange>
                </w:rPr>
                <w:t>0.</w:t>
              </w:r>
            </w:ins>
            <w:ins w:id="2291" w:author="Bagwe, Gaurav R. [US-IN]" w:date="2026-06-26T10:20:00Z" w16du:dateUtc="2026-06-26T14:20:00Z">
              <w:r w:rsidR="00B51F96" w:rsidRPr="00DD77AE">
                <w:rPr>
                  <w:b/>
                  <w:bCs/>
                  <w:rPrChange w:id="2292" w:author="Bagwe, Gaurav R. [US-IN]" w:date="2026-06-26T10:21:00Z" w16du:dateUtc="2026-06-26T14:21:00Z">
                    <w:rPr/>
                  </w:rPrChange>
                </w:rPr>
                <w:t>5450</w:t>
              </w:r>
            </w:ins>
          </w:p>
        </w:tc>
        <w:tc>
          <w:tcPr>
            <w:tcW w:w="1483" w:type="dxa"/>
            <w:hideMark/>
          </w:tcPr>
          <w:p w14:paraId="0E61939E" w14:textId="2AA71AE6" w:rsidR="00031258" w:rsidRDefault="00031258">
            <w:pPr>
              <w:jc w:val="right"/>
              <w:rPr>
                <w:ins w:id="2293" w:author="Bagwe, Gaurav R. [US-IN]" w:date="2026-06-25T18:41:00Z" w16du:dateUtc="2026-06-25T22:41:00Z"/>
              </w:rPr>
              <w:pPrChange w:id="2294" w:author="Bagwe, Gaurav R. [US-IN]" w:date="2026-06-25T18:42:00Z" w16du:dateUtc="2026-06-25T22:42:00Z">
                <w:pPr>
                  <w:jc w:val="center"/>
                </w:pPr>
              </w:pPrChange>
            </w:pPr>
            <w:ins w:id="2295" w:author="Bagwe, Gaurav R. [US-IN]" w:date="2026-06-25T18:41:00Z" w16du:dateUtc="2026-06-25T22:41:00Z">
              <w:r>
                <w:t>0.</w:t>
              </w:r>
            </w:ins>
            <w:ins w:id="2296" w:author="Bagwe, Gaurav R. [US-IN]" w:date="2026-06-26T10:22:00Z" w16du:dateUtc="2026-06-26T14:22:00Z">
              <w:r w:rsidR="00AB585A">
                <w:t>4604</w:t>
              </w:r>
            </w:ins>
          </w:p>
        </w:tc>
        <w:tc>
          <w:tcPr>
            <w:tcW w:w="2628" w:type="dxa"/>
            <w:hideMark/>
          </w:tcPr>
          <w:p w14:paraId="5068D669" w14:textId="4F036325" w:rsidR="00031258" w:rsidRDefault="00031258">
            <w:pPr>
              <w:jc w:val="right"/>
              <w:rPr>
                <w:ins w:id="2297" w:author="Bagwe, Gaurav R. [US-IN]" w:date="2026-06-25T18:41:00Z" w16du:dateUtc="2026-06-25T22:41:00Z"/>
              </w:rPr>
              <w:pPrChange w:id="2298" w:author="Bagwe, Gaurav R. [US-IN]" w:date="2026-06-25T18:42:00Z" w16du:dateUtc="2026-06-25T22:42:00Z">
                <w:pPr>
                  <w:jc w:val="center"/>
                </w:pPr>
              </w:pPrChange>
            </w:pPr>
            <w:ins w:id="2299" w:author="Bagwe, Gaurav R. [US-IN]" w:date="2026-06-25T18:41:00Z" w16du:dateUtc="2026-06-25T22:41:00Z">
              <w:r>
                <w:t>0.</w:t>
              </w:r>
            </w:ins>
            <w:ins w:id="2300" w:author="Bagwe, Gaurav R. [US-IN]" w:date="2026-06-26T10:23:00Z" w16du:dateUtc="2026-06-26T14:23:00Z">
              <w:r w:rsidR="00D207F0">
                <w:t>6347</w:t>
              </w:r>
            </w:ins>
          </w:p>
        </w:tc>
      </w:tr>
      <w:tr w:rsidR="009412CA" w14:paraId="1C30EB8B" w14:textId="77777777">
        <w:trPr>
          <w:ins w:id="2301" w:author="Bagwe, Gaurav R. [US-IN]" w:date="2026-06-25T18:41:00Z"/>
        </w:trPr>
        <w:tc>
          <w:tcPr>
            <w:tcW w:w="1280" w:type="dxa"/>
          </w:tcPr>
          <w:p w14:paraId="6141429C" w14:textId="77777777" w:rsidR="009412CA" w:rsidRDefault="009412CA" w:rsidP="0066434D">
            <w:pPr>
              <w:rPr>
                <w:ins w:id="2302" w:author="Bagwe, Gaurav R. [US-IN]" w:date="2026-06-25T18:41:00Z" w16du:dateUtc="2026-06-25T22:41:00Z"/>
              </w:rPr>
            </w:pPr>
            <w:ins w:id="2303" w:author="Bagwe, Gaurav R. [US-IN]" w:date="2026-06-25T18:41:00Z" w16du:dateUtc="2026-06-25T22:41:00Z">
              <w:r>
                <w:t>CLRerNet</w:t>
              </w:r>
            </w:ins>
          </w:p>
        </w:tc>
        <w:tc>
          <w:tcPr>
            <w:tcW w:w="1288" w:type="dxa"/>
          </w:tcPr>
          <w:p w14:paraId="1FA54453" w14:textId="7723213E" w:rsidR="009412CA" w:rsidRPr="002052E2" w:rsidRDefault="009412CA">
            <w:pPr>
              <w:jc w:val="right"/>
              <w:rPr>
                <w:ins w:id="2304" w:author="Bagwe, Gaurav R. [US-IN]" w:date="2026-06-25T18:41:00Z" w16du:dateUtc="2026-06-25T22:41:00Z"/>
                <w:b/>
                <w:bCs/>
              </w:rPr>
              <w:pPrChange w:id="2305" w:author="Bagwe, Gaurav R. [US-IN]" w:date="2026-06-25T18:42:00Z" w16du:dateUtc="2026-06-25T22:42:00Z">
                <w:pPr>
                  <w:jc w:val="center"/>
                </w:pPr>
              </w:pPrChange>
            </w:pPr>
            <w:ins w:id="2306" w:author="Bagwe, Gaurav R. [US-IN]" w:date="2026-06-25T18:41:00Z" w16du:dateUtc="2026-06-25T22:41:00Z">
              <w:r w:rsidRPr="002052E2">
                <w:rPr>
                  <w:b/>
                  <w:bCs/>
                </w:rPr>
                <w:t>0.4</w:t>
              </w:r>
            </w:ins>
            <w:ins w:id="2307" w:author="Bagwe, Gaurav R. [US-IN]" w:date="2026-06-26T10:18:00Z" w16du:dateUtc="2026-06-26T14:18:00Z">
              <w:r w:rsidR="00CF7A82">
                <w:rPr>
                  <w:b/>
                  <w:bCs/>
                </w:rPr>
                <w:t>357</w:t>
              </w:r>
            </w:ins>
          </w:p>
        </w:tc>
        <w:tc>
          <w:tcPr>
            <w:tcW w:w="1191" w:type="dxa"/>
          </w:tcPr>
          <w:p w14:paraId="223ADBFA" w14:textId="6E729930" w:rsidR="009412CA" w:rsidRPr="002052E2" w:rsidRDefault="009412CA">
            <w:pPr>
              <w:jc w:val="right"/>
              <w:rPr>
                <w:ins w:id="2308" w:author="Bagwe, Gaurav R. [US-IN]" w:date="2026-06-25T18:41:00Z" w16du:dateUtc="2026-06-25T22:41:00Z"/>
                <w:b/>
                <w:bCs/>
              </w:rPr>
              <w:pPrChange w:id="2309" w:author="Bagwe, Gaurav R. [US-IN]" w:date="2026-06-25T18:42:00Z" w16du:dateUtc="2026-06-25T22:42:00Z">
                <w:pPr>
                  <w:jc w:val="center"/>
                </w:pPr>
              </w:pPrChange>
            </w:pPr>
            <w:ins w:id="2310" w:author="Bagwe, Gaurav R. [US-IN]" w:date="2026-06-25T18:41:00Z" w16du:dateUtc="2026-06-25T22:41:00Z">
              <w:r w:rsidRPr="002052E2">
                <w:rPr>
                  <w:b/>
                  <w:bCs/>
                </w:rPr>
                <w:t>0.</w:t>
              </w:r>
            </w:ins>
            <w:ins w:id="2311" w:author="Bagwe, Gaurav R. [US-IN]" w:date="2026-06-26T10:20:00Z" w16du:dateUtc="2026-06-26T14:20:00Z">
              <w:r w:rsidR="00A93139">
                <w:rPr>
                  <w:b/>
                  <w:bCs/>
                </w:rPr>
                <w:t>5564</w:t>
              </w:r>
            </w:ins>
          </w:p>
        </w:tc>
        <w:tc>
          <w:tcPr>
            <w:tcW w:w="1490" w:type="dxa"/>
          </w:tcPr>
          <w:p w14:paraId="4715C5A9" w14:textId="33F198DE" w:rsidR="009412CA" w:rsidRPr="002052E2" w:rsidRDefault="009412CA">
            <w:pPr>
              <w:jc w:val="right"/>
              <w:rPr>
                <w:ins w:id="2312" w:author="Bagwe, Gaurav R. [US-IN]" w:date="2026-06-25T18:41:00Z" w16du:dateUtc="2026-06-25T22:41:00Z"/>
                <w:b/>
                <w:bCs/>
              </w:rPr>
              <w:pPrChange w:id="2313" w:author="Bagwe, Gaurav R. [US-IN]" w:date="2026-06-25T18:42:00Z" w16du:dateUtc="2026-06-25T22:42:00Z">
                <w:pPr>
                  <w:jc w:val="center"/>
                </w:pPr>
              </w:pPrChange>
            </w:pPr>
            <w:ins w:id="2314" w:author="Bagwe, Gaurav R. [US-IN]" w:date="2026-06-25T18:41:00Z" w16du:dateUtc="2026-06-25T22:41:00Z">
              <w:r w:rsidRPr="002052E2">
                <w:rPr>
                  <w:b/>
                  <w:bCs/>
                </w:rPr>
                <w:t>0.</w:t>
              </w:r>
            </w:ins>
            <w:ins w:id="2315" w:author="Bagwe, Gaurav R. [US-IN]" w:date="2026-06-26T10:21:00Z" w16du:dateUtc="2026-06-26T14:21:00Z">
              <w:r w:rsidR="00EA33A6">
                <w:rPr>
                  <w:b/>
                  <w:bCs/>
                </w:rPr>
                <w:t>6393</w:t>
              </w:r>
            </w:ins>
          </w:p>
        </w:tc>
        <w:tc>
          <w:tcPr>
            <w:tcW w:w="1483" w:type="dxa"/>
          </w:tcPr>
          <w:p w14:paraId="294CB4F2" w14:textId="02A746FC" w:rsidR="009412CA" w:rsidRPr="00D72302" w:rsidRDefault="009412CA">
            <w:pPr>
              <w:jc w:val="right"/>
              <w:rPr>
                <w:ins w:id="2316" w:author="Bagwe, Gaurav R. [US-IN]" w:date="2026-06-25T18:41:00Z" w16du:dateUtc="2026-06-25T22:41:00Z"/>
                <w:b/>
                <w:bCs/>
                <w:rPrChange w:id="2317" w:author="Bagwe, Gaurav R. [US-IN]" w:date="2026-06-26T10:22:00Z" w16du:dateUtc="2026-06-26T14:22:00Z">
                  <w:rPr>
                    <w:ins w:id="2318" w:author="Bagwe, Gaurav R. [US-IN]" w:date="2026-06-25T18:41:00Z" w16du:dateUtc="2026-06-25T22:41:00Z"/>
                  </w:rPr>
                </w:rPrChange>
              </w:rPr>
              <w:pPrChange w:id="2319" w:author="Bagwe, Gaurav R. [US-IN]" w:date="2026-06-25T18:42:00Z" w16du:dateUtc="2026-06-25T22:42:00Z">
                <w:pPr>
                  <w:jc w:val="center"/>
                </w:pPr>
              </w:pPrChange>
            </w:pPr>
            <w:ins w:id="2320" w:author="Bagwe, Gaurav R. [US-IN]" w:date="2026-06-25T18:41:00Z" w16du:dateUtc="2026-06-25T22:41:00Z">
              <w:r w:rsidRPr="00D72302">
                <w:rPr>
                  <w:b/>
                  <w:bCs/>
                  <w:rPrChange w:id="2321" w:author="Bagwe, Gaurav R. [US-IN]" w:date="2026-06-26T10:22:00Z" w16du:dateUtc="2026-06-26T14:22:00Z">
                    <w:rPr/>
                  </w:rPrChange>
                </w:rPr>
                <w:t>0.</w:t>
              </w:r>
            </w:ins>
            <w:ins w:id="2322" w:author="Bagwe, Gaurav R. [US-IN]" w:date="2026-06-26T10:22:00Z" w16du:dateUtc="2026-06-26T14:22:00Z">
              <w:r w:rsidR="007F410B" w:rsidRPr="00D72302">
                <w:rPr>
                  <w:b/>
                  <w:bCs/>
                  <w:rPrChange w:id="2323" w:author="Bagwe, Gaurav R. [US-IN]" w:date="2026-06-26T10:22:00Z" w16du:dateUtc="2026-06-26T14:22:00Z">
                    <w:rPr/>
                  </w:rPrChange>
                </w:rPr>
                <w:t>5343</w:t>
              </w:r>
            </w:ins>
          </w:p>
        </w:tc>
        <w:tc>
          <w:tcPr>
            <w:tcW w:w="2628" w:type="dxa"/>
          </w:tcPr>
          <w:p w14:paraId="7EC66580" w14:textId="48AF7308" w:rsidR="009412CA" w:rsidRPr="002052E2" w:rsidRDefault="009412CA">
            <w:pPr>
              <w:jc w:val="right"/>
              <w:rPr>
                <w:ins w:id="2324" w:author="Bagwe, Gaurav R. [US-IN]" w:date="2026-06-25T18:41:00Z" w16du:dateUtc="2026-06-25T22:41:00Z"/>
                <w:b/>
                <w:bCs/>
              </w:rPr>
              <w:pPrChange w:id="2325" w:author="Bagwe, Gaurav R. [US-IN]" w:date="2026-06-25T18:42:00Z" w16du:dateUtc="2026-06-25T22:42:00Z">
                <w:pPr>
                  <w:jc w:val="center"/>
                </w:pPr>
              </w:pPrChange>
            </w:pPr>
            <w:ins w:id="2326" w:author="Bagwe, Gaurav R. [US-IN]" w:date="2026-06-25T18:41:00Z" w16du:dateUtc="2026-06-25T22:41:00Z">
              <w:r w:rsidRPr="002052E2">
                <w:rPr>
                  <w:b/>
                  <w:bCs/>
                </w:rPr>
                <w:t>0.</w:t>
              </w:r>
            </w:ins>
            <w:ins w:id="2327" w:author="Bagwe, Gaurav R. [US-IN]" w:date="2026-06-26T10:23:00Z" w16du:dateUtc="2026-06-26T14:23:00Z">
              <w:r w:rsidR="00CB3E44">
                <w:rPr>
                  <w:b/>
                  <w:bCs/>
                </w:rPr>
                <w:t>6900</w:t>
              </w:r>
            </w:ins>
          </w:p>
        </w:tc>
      </w:tr>
      <w:tr w:rsidR="0066434D" w14:paraId="4E7E698E" w14:textId="77777777">
        <w:trPr>
          <w:ins w:id="2328" w:author="Bagwe, Gaurav R. [US-IN]" w:date="2026-06-25T18:42:00Z"/>
        </w:trPr>
        <w:tc>
          <w:tcPr>
            <w:tcW w:w="1280" w:type="dxa"/>
          </w:tcPr>
          <w:p w14:paraId="74E963A7" w14:textId="77777777" w:rsidR="0066434D" w:rsidRDefault="0066434D" w:rsidP="0066434D">
            <w:pPr>
              <w:rPr>
                <w:ins w:id="2329" w:author="Bagwe, Gaurav R. [US-IN]" w:date="2026-06-25T18:42:00Z" w16du:dateUtc="2026-06-25T22:42:00Z"/>
              </w:rPr>
            </w:pPr>
            <w:ins w:id="2330" w:author="Bagwe, Gaurav R. [US-IN]" w:date="2026-06-25T18:42:00Z" w16du:dateUtc="2026-06-25T22:42:00Z">
              <w:r>
                <w:t>SCNN</w:t>
              </w:r>
            </w:ins>
          </w:p>
        </w:tc>
        <w:tc>
          <w:tcPr>
            <w:tcW w:w="1288" w:type="dxa"/>
          </w:tcPr>
          <w:p w14:paraId="38A0F614" w14:textId="5E072DD3" w:rsidR="0066434D" w:rsidRDefault="0066434D">
            <w:pPr>
              <w:jc w:val="right"/>
              <w:rPr>
                <w:ins w:id="2331" w:author="Bagwe, Gaurav R. [US-IN]" w:date="2026-06-25T18:42:00Z" w16du:dateUtc="2026-06-25T22:42:00Z"/>
              </w:rPr>
              <w:pPrChange w:id="2332" w:author="Bagwe, Gaurav R. [US-IN]" w:date="2026-06-25T18:42:00Z" w16du:dateUtc="2026-06-25T22:42:00Z">
                <w:pPr>
                  <w:jc w:val="center"/>
                </w:pPr>
              </w:pPrChange>
            </w:pPr>
            <w:ins w:id="2333" w:author="Bagwe, Gaurav R. [US-IN]" w:date="2026-06-25T18:42:00Z" w16du:dateUtc="2026-06-25T22:42:00Z">
              <w:r>
                <w:t>0.</w:t>
              </w:r>
            </w:ins>
            <w:ins w:id="2334" w:author="Bagwe, Gaurav R. [US-IN]" w:date="2026-06-26T10:19:00Z" w16du:dateUtc="2026-06-26T14:19:00Z">
              <w:r w:rsidR="00AC2110">
                <w:t>29</w:t>
              </w:r>
              <w:r w:rsidR="00597ADE">
                <w:t>86</w:t>
              </w:r>
            </w:ins>
            <w:commentRangeStart w:id="2335"/>
          </w:p>
        </w:tc>
        <w:tc>
          <w:tcPr>
            <w:tcW w:w="1191" w:type="dxa"/>
          </w:tcPr>
          <w:p w14:paraId="120D3336" w14:textId="0F410FB2" w:rsidR="0066434D" w:rsidRDefault="0066434D">
            <w:pPr>
              <w:jc w:val="right"/>
              <w:rPr>
                <w:ins w:id="2336" w:author="Bagwe, Gaurav R. [US-IN]" w:date="2026-06-25T18:42:00Z" w16du:dateUtc="2026-06-25T22:42:00Z"/>
              </w:rPr>
              <w:pPrChange w:id="2337" w:author="Bagwe, Gaurav R. [US-IN]" w:date="2026-06-25T18:42:00Z" w16du:dateUtc="2026-06-25T22:42:00Z">
                <w:pPr>
                  <w:jc w:val="center"/>
                </w:pPr>
              </w:pPrChange>
            </w:pPr>
            <w:ins w:id="2338" w:author="Bagwe, Gaurav R. [US-IN]" w:date="2026-06-25T18:42:00Z" w16du:dateUtc="2026-06-25T22:42:00Z">
              <w:r>
                <w:t>0.4</w:t>
              </w:r>
            </w:ins>
            <w:ins w:id="2339" w:author="Bagwe, Gaurav R. [US-IN]" w:date="2026-06-26T10:20:00Z" w16du:dateUtc="2026-06-26T14:20:00Z">
              <w:r w:rsidR="005826B9">
                <w:t>035</w:t>
              </w:r>
            </w:ins>
          </w:p>
        </w:tc>
        <w:commentRangeEnd w:id="2335"/>
        <w:tc>
          <w:tcPr>
            <w:tcW w:w="1490" w:type="dxa"/>
          </w:tcPr>
          <w:p w14:paraId="1F725F35" w14:textId="182AD0A0" w:rsidR="0066434D" w:rsidRDefault="002B3D15">
            <w:pPr>
              <w:jc w:val="right"/>
              <w:rPr>
                <w:ins w:id="2340" w:author="Bagwe, Gaurav R. [US-IN]" w:date="2026-06-25T18:42:00Z" w16du:dateUtc="2026-06-25T22:42:00Z"/>
              </w:rPr>
              <w:pPrChange w:id="2341" w:author="Bagwe, Gaurav R. [US-IN]" w:date="2026-06-25T18:42:00Z" w16du:dateUtc="2026-06-25T22:42:00Z">
                <w:pPr>
                  <w:jc w:val="center"/>
                </w:pPr>
              </w:pPrChange>
            </w:pPr>
            <w:ins w:id="2342" w:author="Bagwe, Gaurav R. [US-IN]" w:date="2026-06-25T18:42:00Z" w16du:dateUtc="2026-06-25T22:42:00Z">
              <w:r>
                <w:rPr>
                  <w:rStyle w:val="CommentReference"/>
                  <w:sz w:val="24"/>
                  <w:szCs w:val="24"/>
                </w:rPr>
                <w:commentReference w:id="2335"/>
              </w:r>
              <w:r w:rsidR="0066434D">
                <w:t>0.</w:t>
              </w:r>
            </w:ins>
            <w:ins w:id="2344" w:author="Bagwe, Gaurav R. [US-IN]" w:date="2026-06-26T10:21:00Z" w16du:dateUtc="2026-06-26T14:21:00Z">
              <w:r w:rsidR="00DD77AE">
                <w:t>3970</w:t>
              </w:r>
            </w:ins>
          </w:p>
        </w:tc>
        <w:tc>
          <w:tcPr>
            <w:tcW w:w="1483" w:type="dxa"/>
          </w:tcPr>
          <w:p w14:paraId="01BB3DC3" w14:textId="38306D81" w:rsidR="0066434D" w:rsidRDefault="0066434D">
            <w:pPr>
              <w:jc w:val="right"/>
              <w:rPr>
                <w:ins w:id="2345" w:author="Bagwe, Gaurav R. [US-IN]" w:date="2026-06-25T18:42:00Z" w16du:dateUtc="2026-06-25T22:42:00Z"/>
              </w:rPr>
              <w:pPrChange w:id="2346" w:author="Bagwe, Gaurav R. [US-IN]" w:date="2026-06-25T18:42:00Z" w16du:dateUtc="2026-06-25T22:42:00Z">
                <w:pPr>
                  <w:jc w:val="center"/>
                </w:pPr>
              </w:pPrChange>
            </w:pPr>
            <w:ins w:id="2347" w:author="Bagwe, Gaurav R. [US-IN]" w:date="2026-06-25T18:42:00Z" w16du:dateUtc="2026-06-25T22:42:00Z">
              <w:r>
                <w:t>0.</w:t>
              </w:r>
            </w:ins>
            <w:ins w:id="2348" w:author="Bagwe, Gaurav R. [US-IN]" w:date="2026-06-26T10:22:00Z" w16du:dateUtc="2026-06-26T14:22:00Z">
              <w:r w:rsidR="00D72302">
                <w:t>4613</w:t>
              </w:r>
            </w:ins>
          </w:p>
        </w:tc>
        <w:tc>
          <w:tcPr>
            <w:tcW w:w="2628" w:type="dxa"/>
          </w:tcPr>
          <w:p w14:paraId="073D1C96" w14:textId="46989996" w:rsidR="0066434D" w:rsidRDefault="007F462E">
            <w:pPr>
              <w:jc w:val="right"/>
              <w:rPr>
                <w:ins w:id="2349" w:author="Bagwe, Gaurav R. [US-IN]" w:date="2026-06-25T18:42:00Z" w16du:dateUtc="2026-06-25T22:42:00Z"/>
              </w:rPr>
              <w:pPrChange w:id="2350" w:author="Bagwe, Gaurav R. [US-IN]" w:date="2026-06-25T18:42:00Z" w16du:dateUtc="2026-06-25T22:42:00Z">
                <w:pPr>
                  <w:jc w:val="center"/>
                </w:pPr>
              </w:pPrChange>
            </w:pPr>
            <w:ins w:id="2351" w:author="Bagwe, Gaurav R. [US-IN]" w:date="2026-06-26T09:57:00Z" w16du:dateUtc="2026-06-26T13:57:00Z">
              <w:r>
                <w:t>0.37</w:t>
              </w:r>
            </w:ins>
            <w:ins w:id="2352" w:author="Bagwe, Gaurav R. [US-IN]" w:date="2026-06-26T09:58:00Z" w16du:dateUtc="2026-06-26T13:58:00Z">
              <w:r w:rsidR="008150BD">
                <w:t>30</w:t>
              </w:r>
            </w:ins>
          </w:p>
        </w:tc>
      </w:tr>
      <w:tr w:rsidR="00031258" w:rsidDel="0066434D" w14:paraId="214E7380" w14:textId="5B1F7F13" w:rsidTr="00715450">
        <w:trPr>
          <w:del w:id="2353" w:author="Bagwe, Gaurav R. [US-IN]" w:date="2026-06-25T18:42:00Z"/>
          <w:trPrChange w:id="2354" w:author="Bedsole, Lisa K. [US-US]" w:date="2026-06-24T10:51:00Z" w16du:dateUtc="2026-06-24T14:51:00Z">
            <w:trPr>
              <w:gridAfter w:val="0"/>
            </w:trPr>
          </w:trPrChange>
        </w:trPr>
        <w:tc>
          <w:tcPr>
            <w:tcW w:w="1280" w:type="dxa"/>
            <w:tcPrChange w:id="2355" w:author="Bedsole, Lisa K. [US-US]" w:date="2026-06-24T10:51:00Z" w16du:dateUtc="2026-06-24T14:51:00Z">
              <w:tcPr>
                <w:tcW w:w="1280" w:type="dxa"/>
                <w:gridSpan w:val="2"/>
                <w:tcBorders>
                  <w:top w:val="nil"/>
                  <w:left w:val="nil"/>
                  <w:bottom w:val="nil"/>
                  <w:right w:val="nil"/>
                </w:tcBorders>
                <w:tcMar>
                  <w:top w:w="80" w:type="dxa"/>
                  <w:left w:w="80" w:type="dxa"/>
                  <w:bottom w:w="80" w:type="dxa"/>
                  <w:right w:w="80" w:type="dxa"/>
                </w:tcMar>
                <w:vAlign w:val="center"/>
              </w:tcPr>
            </w:tcPrChange>
          </w:tcPr>
          <w:p w14:paraId="710DDC57" w14:textId="19B83C42" w:rsidR="00031258" w:rsidDel="0066434D" w:rsidRDefault="00031258" w:rsidP="00031258">
            <w:pPr>
              <w:rPr>
                <w:del w:id="2356" w:author="Bagwe, Gaurav R. [US-IN]" w:date="2026-06-25T18:42:00Z" w16du:dateUtc="2026-06-25T22:42:00Z"/>
              </w:rPr>
            </w:pPr>
            <w:del w:id="2357" w:author="Bagwe, Gaurav R. [US-IN]" w:date="2026-06-25T18:42:00Z" w16du:dateUtc="2026-06-25T22:42:00Z">
              <w:r w:rsidDel="0066434D">
                <w:delText>CLRerNet</w:delText>
              </w:r>
            </w:del>
          </w:p>
        </w:tc>
        <w:tc>
          <w:tcPr>
            <w:tcW w:w="1288" w:type="dxa"/>
            <w:tcPrChange w:id="2358" w:author="Bedsole, Lisa K. [US-US]" w:date="2026-06-24T10:51:00Z" w16du:dateUtc="2026-06-24T14:51:00Z">
              <w:tcPr>
                <w:tcW w:w="1288" w:type="dxa"/>
                <w:gridSpan w:val="2"/>
                <w:tcBorders>
                  <w:top w:val="nil"/>
                  <w:left w:val="nil"/>
                  <w:bottom w:val="nil"/>
                  <w:right w:val="nil"/>
                </w:tcBorders>
                <w:tcMar>
                  <w:top w:w="80" w:type="dxa"/>
                  <w:left w:w="80" w:type="dxa"/>
                  <w:bottom w:w="80" w:type="dxa"/>
                  <w:right w:w="80" w:type="dxa"/>
                </w:tcMar>
                <w:vAlign w:val="center"/>
              </w:tcPr>
            </w:tcPrChange>
          </w:tcPr>
          <w:p w14:paraId="3BCAD896" w14:textId="3A97569C" w:rsidR="00031258" w:rsidRPr="00942528" w:rsidDel="0066434D" w:rsidRDefault="00031258" w:rsidP="00031258">
            <w:pPr>
              <w:jc w:val="center"/>
              <w:rPr>
                <w:del w:id="2359" w:author="Bagwe, Gaurav R. [US-IN]" w:date="2026-06-25T18:42:00Z" w16du:dateUtc="2026-06-25T22:42:00Z"/>
                <w:b/>
                <w:bCs/>
                <w:rPrChange w:id="2360" w:author="Bagwe, Gaurav R. [US-IN]" w:date="2026-06-25T17:37:00Z" w16du:dateUtc="2026-06-25T21:37:00Z">
                  <w:rPr>
                    <w:del w:id="2361" w:author="Bagwe, Gaurav R. [US-IN]" w:date="2026-06-25T18:42:00Z" w16du:dateUtc="2026-06-25T22:42:00Z"/>
                  </w:rPr>
                </w:rPrChange>
              </w:rPr>
            </w:pPr>
          </w:p>
        </w:tc>
        <w:tc>
          <w:tcPr>
            <w:tcW w:w="1191" w:type="dxa"/>
            <w:tcPrChange w:id="2362" w:author="Bedsole, Lisa K. [US-US]" w:date="2026-06-24T10:51:00Z" w16du:dateUtc="2026-06-24T14:51:00Z">
              <w:tcPr>
                <w:tcW w:w="1191" w:type="dxa"/>
                <w:gridSpan w:val="4"/>
                <w:tcBorders>
                  <w:top w:val="nil"/>
                  <w:left w:val="nil"/>
                  <w:bottom w:val="nil"/>
                  <w:right w:val="nil"/>
                </w:tcBorders>
                <w:tcMar>
                  <w:top w:w="80" w:type="dxa"/>
                  <w:left w:w="80" w:type="dxa"/>
                  <w:bottom w:w="80" w:type="dxa"/>
                  <w:right w:w="80" w:type="dxa"/>
                </w:tcMar>
                <w:vAlign w:val="center"/>
              </w:tcPr>
            </w:tcPrChange>
          </w:tcPr>
          <w:p w14:paraId="6FE3CA61" w14:textId="5AE27969" w:rsidR="00031258" w:rsidRPr="00942528" w:rsidDel="0066434D" w:rsidRDefault="00031258" w:rsidP="00031258">
            <w:pPr>
              <w:jc w:val="center"/>
              <w:rPr>
                <w:del w:id="2363" w:author="Bagwe, Gaurav R. [US-IN]" w:date="2026-06-25T18:42:00Z" w16du:dateUtc="2026-06-25T22:42:00Z"/>
                <w:b/>
                <w:bCs/>
                <w:rPrChange w:id="2364" w:author="Bagwe, Gaurav R. [US-IN]" w:date="2026-06-25T17:37:00Z" w16du:dateUtc="2026-06-25T21:37:00Z">
                  <w:rPr>
                    <w:del w:id="2365" w:author="Bagwe, Gaurav R. [US-IN]" w:date="2026-06-25T18:42:00Z" w16du:dateUtc="2026-06-25T22:42:00Z"/>
                  </w:rPr>
                </w:rPrChange>
              </w:rPr>
            </w:pPr>
          </w:p>
        </w:tc>
        <w:tc>
          <w:tcPr>
            <w:tcW w:w="1490" w:type="dxa"/>
            <w:tcPrChange w:id="2366" w:author="Bedsole, Lisa K. [US-US]" w:date="2026-06-24T10:51:00Z" w16du:dateUtc="2026-06-24T14:51:00Z">
              <w:tcPr>
                <w:tcW w:w="1490" w:type="dxa"/>
                <w:gridSpan w:val="2"/>
                <w:tcBorders>
                  <w:top w:val="nil"/>
                  <w:left w:val="nil"/>
                  <w:bottom w:val="nil"/>
                  <w:right w:val="nil"/>
                </w:tcBorders>
                <w:tcMar>
                  <w:top w:w="80" w:type="dxa"/>
                  <w:left w:w="80" w:type="dxa"/>
                  <w:bottom w:w="80" w:type="dxa"/>
                  <w:right w:w="80" w:type="dxa"/>
                </w:tcMar>
                <w:vAlign w:val="center"/>
              </w:tcPr>
            </w:tcPrChange>
          </w:tcPr>
          <w:p w14:paraId="10D7EDEB" w14:textId="3D5889B6" w:rsidR="00031258" w:rsidRPr="00942528" w:rsidDel="0066434D" w:rsidRDefault="00031258" w:rsidP="00031258">
            <w:pPr>
              <w:jc w:val="center"/>
              <w:rPr>
                <w:del w:id="2367" w:author="Bagwe, Gaurav R. [US-IN]" w:date="2026-06-25T18:42:00Z" w16du:dateUtc="2026-06-25T22:42:00Z"/>
                <w:b/>
                <w:bCs/>
                <w:rPrChange w:id="2368" w:author="Bagwe, Gaurav R. [US-IN]" w:date="2026-06-25T17:37:00Z" w16du:dateUtc="2026-06-25T21:37:00Z">
                  <w:rPr>
                    <w:del w:id="2369" w:author="Bagwe, Gaurav R. [US-IN]" w:date="2026-06-25T18:42:00Z" w16du:dateUtc="2026-06-25T22:42:00Z"/>
                  </w:rPr>
                </w:rPrChange>
              </w:rPr>
            </w:pPr>
          </w:p>
        </w:tc>
        <w:tc>
          <w:tcPr>
            <w:tcW w:w="1483" w:type="dxa"/>
            <w:tcPrChange w:id="2370" w:author="Bedsole, Lisa K. [US-US]" w:date="2026-06-24T10:51:00Z" w16du:dateUtc="2026-06-24T14:51:00Z">
              <w:tcPr>
                <w:tcW w:w="1483" w:type="dxa"/>
                <w:gridSpan w:val="3"/>
                <w:tcBorders>
                  <w:top w:val="nil"/>
                  <w:left w:val="nil"/>
                  <w:bottom w:val="nil"/>
                  <w:right w:val="nil"/>
                </w:tcBorders>
                <w:tcMar>
                  <w:top w:w="80" w:type="dxa"/>
                  <w:left w:w="80" w:type="dxa"/>
                  <w:bottom w:w="80" w:type="dxa"/>
                  <w:right w:w="80" w:type="dxa"/>
                </w:tcMar>
                <w:vAlign w:val="center"/>
              </w:tcPr>
            </w:tcPrChange>
          </w:tcPr>
          <w:p w14:paraId="46CEFB74" w14:textId="08A7D96C" w:rsidR="00031258" w:rsidDel="0066434D" w:rsidRDefault="00031258" w:rsidP="00031258">
            <w:pPr>
              <w:jc w:val="center"/>
              <w:rPr>
                <w:del w:id="2371" w:author="Bagwe, Gaurav R. [US-IN]" w:date="2026-06-25T18:42:00Z" w16du:dateUtc="2026-06-25T22:42:00Z"/>
              </w:rPr>
            </w:pPr>
          </w:p>
        </w:tc>
        <w:tc>
          <w:tcPr>
            <w:tcW w:w="2628" w:type="dxa"/>
            <w:tcPrChange w:id="2372" w:author="Bedsole, Lisa K. [US-US]" w:date="2026-06-24T10:51:00Z" w16du:dateUtc="2026-06-24T14:51:00Z">
              <w:tcPr>
                <w:tcW w:w="2628" w:type="dxa"/>
                <w:gridSpan w:val="3"/>
                <w:tcBorders>
                  <w:top w:val="nil"/>
                  <w:left w:val="nil"/>
                  <w:bottom w:val="nil"/>
                  <w:right w:val="nil"/>
                </w:tcBorders>
                <w:tcMar>
                  <w:top w:w="80" w:type="dxa"/>
                  <w:left w:w="80" w:type="dxa"/>
                  <w:bottom w:w="80" w:type="dxa"/>
                  <w:right w:w="80" w:type="dxa"/>
                </w:tcMar>
                <w:vAlign w:val="center"/>
              </w:tcPr>
            </w:tcPrChange>
          </w:tcPr>
          <w:p w14:paraId="0D917BFE" w14:textId="2A4CB098" w:rsidR="00031258" w:rsidRPr="00942528" w:rsidDel="0066434D" w:rsidRDefault="00031258" w:rsidP="00031258">
            <w:pPr>
              <w:jc w:val="center"/>
              <w:rPr>
                <w:del w:id="2373" w:author="Bagwe, Gaurav R. [US-IN]" w:date="2026-06-25T18:42:00Z" w16du:dateUtc="2026-06-25T22:42:00Z"/>
                <w:b/>
                <w:bCs/>
                <w:rPrChange w:id="2374" w:author="Bagwe, Gaurav R. [US-IN]" w:date="2026-06-25T17:37:00Z" w16du:dateUtc="2026-06-25T21:37:00Z">
                  <w:rPr>
                    <w:del w:id="2375" w:author="Bagwe, Gaurav R. [US-IN]" w:date="2026-06-25T18:42:00Z" w16du:dateUtc="2026-06-25T22:42:00Z"/>
                  </w:rPr>
                </w:rPrChange>
              </w:rPr>
            </w:pPr>
          </w:p>
        </w:tc>
      </w:tr>
      <w:tr w:rsidR="00031258" w:rsidDel="0066434D" w14:paraId="74481EB6" w14:textId="0F5F0123" w:rsidTr="0066434D">
        <w:trPr>
          <w:del w:id="2376" w:author="Bagwe, Gaurav R. [US-IN]" w:date="2026-06-25T18:42:00Z"/>
          <w:trPrChange w:id="2377" w:author="Bagwe, Gaurav R. [US-IN]" w:date="2026-06-25T18:42:00Z" w16du:dateUtc="2026-06-25T22:42:00Z">
            <w:trPr>
              <w:gridAfter w:val="0"/>
            </w:trPr>
          </w:trPrChange>
        </w:trPr>
        <w:tc>
          <w:tcPr>
            <w:tcW w:w="1280" w:type="dxa"/>
            <w:tcPrChange w:id="2378" w:author="Bagwe, Gaurav R. [US-IN]" w:date="2026-06-25T18:42:00Z" w16du:dateUtc="2026-06-25T22:42:00Z">
              <w:tcPr>
                <w:tcW w:w="1280" w:type="dxa"/>
                <w:gridSpan w:val="2"/>
                <w:tcBorders>
                  <w:top w:val="nil"/>
                  <w:left w:val="nil"/>
                  <w:bottom w:val="nil"/>
                  <w:right w:val="nil"/>
                </w:tcBorders>
                <w:tcMar>
                  <w:top w:w="80" w:type="dxa"/>
                  <w:left w:w="80" w:type="dxa"/>
                  <w:bottom w:w="80" w:type="dxa"/>
                  <w:right w:w="80" w:type="dxa"/>
                </w:tcMar>
                <w:vAlign w:val="center"/>
              </w:tcPr>
            </w:tcPrChange>
          </w:tcPr>
          <w:p w14:paraId="1427A56A" w14:textId="77777777" w:rsidR="00031258" w:rsidDel="0066434D" w:rsidRDefault="00031258" w:rsidP="00031258">
            <w:pPr>
              <w:rPr>
                <w:del w:id="2379" w:author="Bagwe, Gaurav R. [US-IN]" w:date="2026-06-25T18:42:00Z" w16du:dateUtc="2026-06-25T22:42:00Z"/>
              </w:rPr>
            </w:pPr>
            <w:del w:id="2380" w:author="Bagwe, Gaurav R. [US-IN]" w:date="2026-06-25T18:42:00Z" w16du:dateUtc="2026-06-25T22:42:00Z">
              <w:r w:rsidDel="0066434D">
                <w:delText>YOLOPX</w:delText>
              </w:r>
            </w:del>
          </w:p>
        </w:tc>
        <w:tc>
          <w:tcPr>
            <w:tcW w:w="1288" w:type="dxa"/>
            <w:tcPrChange w:id="2381" w:author="Bagwe, Gaurav R. [US-IN]" w:date="2026-06-25T18:42:00Z" w16du:dateUtc="2026-06-25T22:42:00Z">
              <w:tcPr>
                <w:tcW w:w="1288" w:type="dxa"/>
                <w:gridSpan w:val="2"/>
                <w:tcBorders>
                  <w:top w:val="nil"/>
                  <w:left w:val="nil"/>
                  <w:bottom w:val="nil"/>
                  <w:right w:val="nil"/>
                </w:tcBorders>
                <w:tcMar>
                  <w:top w:w="80" w:type="dxa"/>
                  <w:left w:w="80" w:type="dxa"/>
                  <w:bottom w:w="80" w:type="dxa"/>
                  <w:right w:w="80" w:type="dxa"/>
                </w:tcMar>
                <w:vAlign w:val="center"/>
              </w:tcPr>
            </w:tcPrChange>
          </w:tcPr>
          <w:p w14:paraId="50019512" w14:textId="77777777" w:rsidR="00031258" w:rsidRPr="00942528" w:rsidDel="0066434D" w:rsidRDefault="00031258" w:rsidP="00031258">
            <w:pPr>
              <w:jc w:val="center"/>
              <w:rPr>
                <w:del w:id="2382" w:author="Bagwe, Gaurav R. [US-IN]" w:date="2026-06-25T18:42:00Z" w16du:dateUtc="2026-06-25T22:42:00Z"/>
              </w:rPr>
            </w:pPr>
            <w:del w:id="2383" w:author="Bagwe, Gaurav R. [US-IN]" w:date="2026-06-25T18:42:00Z" w16du:dateUtc="2026-06-25T22:42:00Z">
              <w:r w:rsidRPr="00942528" w:rsidDel="0066434D">
                <w:delText>0.3359</w:delText>
              </w:r>
            </w:del>
          </w:p>
        </w:tc>
        <w:tc>
          <w:tcPr>
            <w:tcW w:w="1191" w:type="dxa"/>
            <w:tcPrChange w:id="2384" w:author="Bagwe, Gaurav R. [US-IN]" w:date="2026-06-25T18:42:00Z" w16du:dateUtc="2026-06-25T22:42:00Z">
              <w:tcPr>
                <w:tcW w:w="1191" w:type="dxa"/>
                <w:gridSpan w:val="4"/>
                <w:tcBorders>
                  <w:top w:val="nil"/>
                  <w:left w:val="nil"/>
                  <w:bottom w:val="nil"/>
                  <w:right w:val="nil"/>
                </w:tcBorders>
                <w:tcMar>
                  <w:top w:w="80" w:type="dxa"/>
                  <w:left w:w="80" w:type="dxa"/>
                  <w:bottom w:w="80" w:type="dxa"/>
                  <w:right w:w="80" w:type="dxa"/>
                </w:tcMar>
                <w:vAlign w:val="center"/>
              </w:tcPr>
            </w:tcPrChange>
          </w:tcPr>
          <w:p w14:paraId="67C0AAE7" w14:textId="77777777" w:rsidR="00031258" w:rsidRPr="00942528" w:rsidDel="0066434D" w:rsidRDefault="00031258" w:rsidP="00031258">
            <w:pPr>
              <w:jc w:val="center"/>
              <w:rPr>
                <w:del w:id="2385" w:author="Bagwe, Gaurav R. [US-IN]" w:date="2026-06-25T18:42:00Z" w16du:dateUtc="2026-06-25T22:42:00Z"/>
              </w:rPr>
            </w:pPr>
            <w:del w:id="2386" w:author="Bagwe, Gaurav R. [US-IN]" w:date="2026-06-25T18:42:00Z" w16du:dateUtc="2026-06-25T22:42:00Z">
              <w:r w:rsidRPr="00942528" w:rsidDel="0066434D">
                <w:delText>0.4922</w:delText>
              </w:r>
            </w:del>
          </w:p>
        </w:tc>
        <w:tc>
          <w:tcPr>
            <w:tcW w:w="1490" w:type="dxa"/>
            <w:tcPrChange w:id="2387" w:author="Bagwe, Gaurav R. [US-IN]" w:date="2026-06-25T18:42:00Z" w16du:dateUtc="2026-06-25T22:42:00Z">
              <w:tcPr>
                <w:tcW w:w="1490" w:type="dxa"/>
                <w:gridSpan w:val="2"/>
                <w:tcBorders>
                  <w:top w:val="nil"/>
                  <w:left w:val="nil"/>
                  <w:bottom w:val="nil"/>
                  <w:right w:val="nil"/>
                </w:tcBorders>
                <w:tcMar>
                  <w:top w:w="80" w:type="dxa"/>
                  <w:left w:w="80" w:type="dxa"/>
                  <w:bottom w:w="80" w:type="dxa"/>
                  <w:right w:w="80" w:type="dxa"/>
                </w:tcMar>
                <w:vAlign w:val="center"/>
              </w:tcPr>
            </w:tcPrChange>
          </w:tcPr>
          <w:p w14:paraId="6569582D" w14:textId="77777777" w:rsidR="00031258" w:rsidDel="0066434D" w:rsidRDefault="00031258" w:rsidP="00031258">
            <w:pPr>
              <w:jc w:val="center"/>
              <w:rPr>
                <w:del w:id="2388" w:author="Bagwe, Gaurav R. [US-IN]" w:date="2026-06-25T18:42:00Z" w16du:dateUtc="2026-06-25T22:42:00Z"/>
              </w:rPr>
            </w:pPr>
            <w:del w:id="2389" w:author="Bagwe, Gaurav R. [US-IN]" w:date="2026-06-25T18:42:00Z" w16du:dateUtc="2026-06-25T22:42:00Z">
              <w:r w:rsidDel="0066434D">
                <w:delText>0.4576</w:delText>
              </w:r>
            </w:del>
          </w:p>
        </w:tc>
        <w:tc>
          <w:tcPr>
            <w:tcW w:w="1483" w:type="dxa"/>
            <w:tcPrChange w:id="2390" w:author="Bagwe, Gaurav R. [US-IN]" w:date="2026-06-25T18:42:00Z" w16du:dateUtc="2026-06-25T22:42:00Z">
              <w:tcPr>
                <w:tcW w:w="1483" w:type="dxa"/>
                <w:gridSpan w:val="3"/>
                <w:tcBorders>
                  <w:top w:val="nil"/>
                  <w:left w:val="nil"/>
                  <w:bottom w:val="nil"/>
                  <w:right w:val="nil"/>
                </w:tcBorders>
                <w:tcMar>
                  <w:top w:w="80" w:type="dxa"/>
                  <w:left w:w="80" w:type="dxa"/>
                  <w:bottom w:w="80" w:type="dxa"/>
                  <w:right w:w="80" w:type="dxa"/>
                </w:tcMar>
                <w:vAlign w:val="center"/>
              </w:tcPr>
            </w:tcPrChange>
          </w:tcPr>
          <w:p w14:paraId="1568A4A5" w14:textId="77777777" w:rsidR="00031258" w:rsidRPr="009E625E" w:rsidDel="0066434D" w:rsidRDefault="00031258" w:rsidP="00031258">
            <w:pPr>
              <w:jc w:val="center"/>
              <w:rPr>
                <w:del w:id="2391" w:author="Bagwe, Gaurav R. [US-IN]" w:date="2026-06-25T18:42:00Z" w16du:dateUtc="2026-06-25T22:42:00Z"/>
                <w:b/>
                <w:bCs/>
                <w:rPrChange w:id="2392" w:author="Bagwe, Gaurav R. [US-IN]" w:date="2026-06-25T16:12:00Z" w16du:dateUtc="2026-06-25T20:12:00Z">
                  <w:rPr>
                    <w:del w:id="2393" w:author="Bagwe, Gaurav R. [US-IN]" w:date="2026-06-25T18:42:00Z" w16du:dateUtc="2026-06-25T22:42:00Z"/>
                  </w:rPr>
                </w:rPrChange>
              </w:rPr>
            </w:pPr>
            <w:del w:id="2394" w:author="Bagwe, Gaurav R. [US-IN]" w:date="2026-06-25T18:42:00Z" w16du:dateUtc="2026-06-25T22:42:00Z">
              <w:r w:rsidRPr="009E625E" w:rsidDel="0066434D">
                <w:rPr>
                  <w:b/>
                  <w:bCs/>
                  <w:rPrChange w:id="2395" w:author="Bagwe, Gaurav R. [US-IN]" w:date="2026-06-25T16:12:00Z" w16du:dateUtc="2026-06-25T20:12:00Z">
                    <w:rPr/>
                  </w:rPrChange>
                </w:rPr>
                <w:delText>0.6368</w:delText>
              </w:r>
            </w:del>
          </w:p>
        </w:tc>
        <w:tc>
          <w:tcPr>
            <w:tcW w:w="2628" w:type="dxa"/>
            <w:tcPrChange w:id="2396" w:author="Bagwe, Gaurav R. [US-IN]" w:date="2026-06-25T18:42:00Z" w16du:dateUtc="2026-06-25T22:42:00Z">
              <w:tcPr>
                <w:tcW w:w="2628" w:type="dxa"/>
                <w:gridSpan w:val="3"/>
                <w:tcBorders>
                  <w:top w:val="nil"/>
                  <w:left w:val="nil"/>
                  <w:bottom w:val="nil"/>
                  <w:right w:val="nil"/>
                </w:tcBorders>
                <w:tcMar>
                  <w:top w:w="80" w:type="dxa"/>
                  <w:left w:w="80" w:type="dxa"/>
                  <w:bottom w:w="80" w:type="dxa"/>
                  <w:right w:w="80" w:type="dxa"/>
                </w:tcMar>
                <w:vAlign w:val="center"/>
              </w:tcPr>
            </w:tcPrChange>
          </w:tcPr>
          <w:p w14:paraId="6A810FCD" w14:textId="77777777" w:rsidR="00031258" w:rsidRPr="009E625E" w:rsidDel="0066434D" w:rsidRDefault="00031258" w:rsidP="00031258">
            <w:pPr>
              <w:jc w:val="center"/>
              <w:rPr>
                <w:del w:id="2397" w:author="Bagwe, Gaurav R. [US-IN]" w:date="2026-06-25T18:42:00Z" w16du:dateUtc="2026-06-25T22:42:00Z"/>
                <w:b/>
                <w:bCs/>
                <w:rPrChange w:id="2398" w:author="Bagwe, Gaurav R. [US-IN]" w:date="2026-06-25T16:12:00Z" w16du:dateUtc="2026-06-25T20:12:00Z">
                  <w:rPr>
                    <w:del w:id="2399" w:author="Bagwe, Gaurav R. [US-IN]" w:date="2026-06-25T18:42:00Z" w16du:dateUtc="2026-06-25T22:42:00Z"/>
                  </w:rPr>
                </w:rPrChange>
              </w:rPr>
            </w:pPr>
            <w:del w:id="2400" w:author="Bagwe, Gaurav R. [US-IN]" w:date="2026-06-25T18:42:00Z" w16du:dateUtc="2026-06-25T22:42:00Z">
              <w:r w:rsidRPr="009E625E" w:rsidDel="0066434D">
                <w:rPr>
                  <w:b/>
                  <w:bCs/>
                  <w:rPrChange w:id="2401" w:author="Bagwe, Gaurav R. [US-IN]" w:date="2026-06-25T16:12:00Z" w16du:dateUtc="2026-06-25T20:12:00Z">
                    <w:rPr/>
                  </w:rPrChange>
                </w:rPr>
                <w:delText>0.7430</w:delText>
              </w:r>
            </w:del>
          </w:p>
        </w:tc>
      </w:tr>
      <w:tr w:rsidR="00031258" w:rsidDel="0066434D" w14:paraId="43A48CCF" w14:textId="5D67C3D0" w:rsidTr="0066434D">
        <w:trPr>
          <w:del w:id="2402" w:author="Bagwe, Gaurav R. [US-IN]" w:date="2026-06-25T18:42:00Z"/>
          <w:trPrChange w:id="2403" w:author="Bagwe, Gaurav R. [US-IN]" w:date="2026-06-25T18:42:00Z" w16du:dateUtc="2026-06-25T22:42:00Z">
            <w:trPr>
              <w:gridAfter w:val="0"/>
            </w:trPr>
          </w:trPrChange>
        </w:trPr>
        <w:tc>
          <w:tcPr>
            <w:tcW w:w="1280" w:type="dxa"/>
            <w:tcPrChange w:id="2404" w:author="Bagwe, Gaurav R. [US-IN]" w:date="2026-06-25T18:42:00Z" w16du:dateUtc="2026-06-25T22:42:00Z">
              <w:tcPr>
                <w:tcW w:w="1280" w:type="dxa"/>
                <w:gridSpan w:val="2"/>
                <w:tcBorders>
                  <w:top w:val="nil"/>
                  <w:left w:val="nil"/>
                  <w:bottom w:val="single" w:sz="12" w:space="0" w:color="000000"/>
                  <w:right w:val="nil"/>
                </w:tcBorders>
                <w:tcMar>
                  <w:top w:w="80" w:type="dxa"/>
                  <w:left w:w="80" w:type="dxa"/>
                  <w:bottom w:w="80" w:type="dxa"/>
                  <w:right w:w="80" w:type="dxa"/>
                </w:tcMar>
                <w:vAlign w:val="center"/>
              </w:tcPr>
            </w:tcPrChange>
          </w:tcPr>
          <w:p w14:paraId="0DCF13E5" w14:textId="77777777" w:rsidR="00031258" w:rsidDel="0066434D" w:rsidRDefault="00031258" w:rsidP="00031258">
            <w:pPr>
              <w:rPr>
                <w:del w:id="2405" w:author="Bagwe, Gaurav R. [US-IN]" w:date="2026-06-25T18:42:00Z" w16du:dateUtc="2026-06-25T22:42:00Z"/>
              </w:rPr>
            </w:pPr>
            <w:del w:id="2406" w:author="Bagwe, Gaurav R. [US-IN]" w:date="2026-06-25T18:42:00Z" w16du:dateUtc="2026-06-25T22:42:00Z">
              <w:r w:rsidDel="0066434D">
                <w:delText>HybridNets</w:delText>
              </w:r>
            </w:del>
          </w:p>
        </w:tc>
        <w:tc>
          <w:tcPr>
            <w:tcW w:w="1288" w:type="dxa"/>
            <w:tcPrChange w:id="2407" w:author="Bagwe, Gaurav R. [US-IN]" w:date="2026-06-25T18:42:00Z" w16du:dateUtc="2026-06-25T22:42:00Z">
              <w:tcPr>
                <w:tcW w:w="1288" w:type="dxa"/>
                <w:gridSpan w:val="2"/>
                <w:tcBorders>
                  <w:top w:val="nil"/>
                  <w:left w:val="nil"/>
                  <w:bottom w:val="single" w:sz="12" w:space="0" w:color="000000"/>
                  <w:right w:val="nil"/>
                </w:tcBorders>
                <w:tcMar>
                  <w:top w:w="80" w:type="dxa"/>
                  <w:left w:w="80" w:type="dxa"/>
                  <w:bottom w:w="80" w:type="dxa"/>
                  <w:right w:w="80" w:type="dxa"/>
                </w:tcMar>
                <w:vAlign w:val="center"/>
              </w:tcPr>
            </w:tcPrChange>
          </w:tcPr>
          <w:p w14:paraId="5C3B01B2" w14:textId="77777777" w:rsidR="00031258" w:rsidDel="0066434D" w:rsidRDefault="00031258" w:rsidP="00031258">
            <w:pPr>
              <w:jc w:val="center"/>
              <w:rPr>
                <w:del w:id="2408" w:author="Bagwe, Gaurav R. [US-IN]" w:date="2026-06-25T18:42:00Z" w16du:dateUtc="2026-06-25T22:42:00Z"/>
              </w:rPr>
            </w:pPr>
            <w:del w:id="2409" w:author="Bagwe, Gaurav R. [US-IN]" w:date="2026-06-25T18:42:00Z" w16du:dateUtc="2026-06-25T22:42:00Z">
              <w:r w:rsidDel="0066434D">
                <w:delText>0.3065</w:delText>
              </w:r>
            </w:del>
          </w:p>
        </w:tc>
        <w:tc>
          <w:tcPr>
            <w:tcW w:w="1191" w:type="dxa"/>
            <w:tcPrChange w:id="2410" w:author="Bagwe, Gaurav R. [US-IN]" w:date="2026-06-25T18:42:00Z" w16du:dateUtc="2026-06-25T22:42:00Z">
              <w:tcPr>
                <w:tcW w:w="1191" w:type="dxa"/>
                <w:gridSpan w:val="4"/>
                <w:tcBorders>
                  <w:top w:val="nil"/>
                  <w:left w:val="nil"/>
                  <w:bottom w:val="single" w:sz="12" w:space="0" w:color="000000"/>
                  <w:right w:val="nil"/>
                </w:tcBorders>
                <w:tcMar>
                  <w:top w:w="80" w:type="dxa"/>
                  <w:left w:w="80" w:type="dxa"/>
                  <w:bottom w:w="80" w:type="dxa"/>
                  <w:right w:w="80" w:type="dxa"/>
                </w:tcMar>
                <w:vAlign w:val="center"/>
              </w:tcPr>
            </w:tcPrChange>
          </w:tcPr>
          <w:p w14:paraId="5EBCEAC5" w14:textId="77777777" w:rsidR="00031258" w:rsidDel="0066434D" w:rsidRDefault="00031258" w:rsidP="00031258">
            <w:pPr>
              <w:jc w:val="center"/>
              <w:rPr>
                <w:del w:id="2411" w:author="Bagwe, Gaurav R. [US-IN]" w:date="2026-06-25T18:42:00Z" w16du:dateUtc="2026-06-25T22:42:00Z"/>
              </w:rPr>
            </w:pPr>
            <w:del w:id="2412" w:author="Bagwe, Gaurav R. [US-IN]" w:date="2026-06-25T18:42:00Z" w16du:dateUtc="2026-06-25T22:42:00Z">
              <w:r w:rsidDel="0066434D">
                <w:delText>0.4594</w:delText>
              </w:r>
            </w:del>
          </w:p>
        </w:tc>
        <w:tc>
          <w:tcPr>
            <w:tcW w:w="1490" w:type="dxa"/>
            <w:tcPrChange w:id="2413" w:author="Bagwe, Gaurav R. [US-IN]" w:date="2026-06-25T18:42:00Z" w16du:dateUtc="2026-06-25T22:42:00Z">
              <w:tcPr>
                <w:tcW w:w="1490" w:type="dxa"/>
                <w:gridSpan w:val="2"/>
                <w:tcBorders>
                  <w:top w:val="nil"/>
                  <w:left w:val="nil"/>
                  <w:bottom w:val="single" w:sz="12" w:space="0" w:color="000000"/>
                  <w:right w:val="nil"/>
                </w:tcBorders>
                <w:tcMar>
                  <w:top w:w="80" w:type="dxa"/>
                  <w:left w:w="80" w:type="dxa"/>
                  <w:bottom w:w="80" w:type="dxa"/>
                  <w:right w:w="80" w:type="dxa"/>
                </w:tcMar>
                <w:vAlign w:val="center"/>
              </w:tcPr>
            </w:tcPrChange>
          </w:tcPr>
          <w:p w14:paraId="108770FE" w14:textId="77777777" w:rsidR="00031258" w:rsidRPr="00942528" w:rsidDel="0066434D" w:rsidRDefault="00031258" w:rsidP="00031258">
            <w:pPr>
              <w:jc w:val="center"/>
              <w:rPr>
                <w:del w:id="2414" w:author="Bagwe, Gaurav R. [US-IN]" w:date="2026-06-25T18:42:00Z" w16du:dateUtc="2026-06-25T22:42:00Z"/>
              </w:rPr>
            </w:pPr>
            <w:del w:id="2415" w:author="Bagwe, Gaurav R. [US-IN]" w:date="2026-06-25T18:42:00Z" w16du:dateUtc="2026-06-25T22:42:00Z">
              <w:r w:rsidRPr="00942528" w:rsidDel="0066434D">
                <w:delText>0.5545</w:delText>
              </w:r>
            </w:del>
          </w:p>
        </w:tc>
        <w:tc>
          <w:tcPr>
            <w:tcW w:w="1483" w:type="dxa"/>
            <w:tcPrChange w:id="2416" w:author="Bagwe, Gaurav R. [US-IN]" w:date="2026-06-25T18:42:00Z" w16du:dateUtc="2026-06-25T22:42:00Z">
              <w:tcPr>
                <w:tcW w:w="1483" w:type="dxa"/>
                <w:gridSpan w:val="3"/>
                <w:tcBorders>
                  <w:top w:val="nil"/>
                  <w:left w:val="nil"/>
                  <w:bottom w:val="single" w:sz="12" w:space="0" w:color="000000"/>
                  <w:right w:val="nil"/>
                </w:tcBorders>
                <w:tcMar>
                  <w:top w:w="80" w:type="dxa"/>
                  <w:left w:w="80" w:type="dxa"/>
                  <w:bottom w:w="80" w:type="dxa"/>
                  <w:right w:w="80" w:type="dxa"/>
                </w:tcMar>
                <w:vAlign w:val="center"/>
              </w:tcPr>
            </w:tcPrChange>
          </w:tcPr>
          <w:p w14:paraId="3706898E" w14:textId="77777777" w:rsidR="00031258" w:rsidDel="0066434D" w:rsidRDefault="00031258" w:rsidP="00031258">
            <w:pPr>
              <w:jc w:val="center"/>
              <w:rPr>
                <w:del w:id="2417" w:author="Bagwe, Gaurav R. [US-IN]" w:date="2026-06-25T18:42:00Z" w16du:dateUtc="2026-06-25T22:42:00Z"/>
              </w:rPr>
            </w:pPr>
            <w:del w:id="2418" w:author="Bagwe, Gaurav R. [US-IN]" w:date="2026-06-25T18:42:00Z" w16du:dateUtc="2026-06-25T22:42:00Z">
              <w:r w:rsidDel="0066434D">
                <w:delText>0.4827</w:delText>
              </w:r>
            </w:del>
          </w:p>
        </w:tc>
        <w:tc>
          <w:tcPr>
            <w:tcW w:w="2628" w:type="dxa"/>
            <w:tcPrChange w:id="2419" w:author="Bagwe, Gaurav R. [US-IN]" w:date="2026-06-25T18:42:00Z" w16du:dateUtc="2026-06-25T22:42:00Z">
              <w:tcPr>
                <w:tcW w:w="2628" w:type="dxa"/>
                <w:gridSpan w:val="3"/>
                <w:tcBorders>
                  <w:top w:val="nil"/>
                  <w:left w:val="nil"/>
                  <w:bottom w:val="single" w:sz="12" w:space="0" w:color="000000"/>
                  <w:right w:val="nil"/>
                </w:tcBorders>
                <w:tcMar>
                  <w:top w:w="80" w:type="dxa"/>
                  <w:left w:w="80" w:type="dxa"/>
                  <w:bottom w:w="80" w:type="dxa"/>
                  <w:right w:w="80" w:type="dxa"/>
                </w:tcMar>
                <w:vAlign w:val="center"/>
              </w:tcPr>
            </w:tcPrChange>
          </w:tcPr>
          <w:p w14:paraId="10D7D8CB" w14:textId="77777777" w:rsidR="00031258" w:rsidDel="0066434D" w:rsidRDefault="00031258" w:rsidP="00031258">
            <w:pPr>
              <w:jc w:val="center"/>
              <w:rPr>
                <w:del w:id="2420" w:author="Bagwe, Gaurav R. [US-IN]" w:date="2026-06-25T18:42:00Z" w16du:dateUtc="2026-06-25T22:42:00Z"/>
              </w:rPr>
            </w:pPr>
            <w:del w:id="2421" w:author="Bagwe, Gaurav R. [US-IN]" w:date="2026-06-25T18:42:00Z" w16du:dateUtc="2026-06-25T22:42:00Z">
              <w:r w:rsidDel="0066434D">
                <w:delText>0.7373</w:delText>
              </w:r>
            </w:del>
          </w:p>
        </w:tc>
      </w:tr>
    </w:tbl>
    <w:commentRangeEnd w:id="2187"/>
    <w:p w14:paraId="3AF8B5A9" w14:textId="2ACDD661" w:rsidR="00D2033C" w:rsidRDefault="002B3D15" w:rsidP="00D2033C">
      <w:pPr>
        <w:pStyle w:val="FHWANote"/>
        <w:spacing w:before="60"/>
      </w:pPr>
      <w:del w:id="2422" w:author="Bagwe, Gaurav R. [US-IN]" w:date="2026-06-25T18:42:00Z" w16du:dateUtc="2026-06-25T22:42:00Z">
        <w:r w:rsidDel="0066434D">
          <w:rPr>
            <w:rStyle w:val="CommentReference"/>
            <w:sz w:val="20"/>
            <w:szCs w:val="20"/>
          </w:rPr>
          <w:commentReference w:id="2187"/>
        </w:r>
      </w:del>
    </w:p>
    <w:p w14:paraId="0DA530AB" w14:textId="1C232CDA" w:rsidR="00064B03" w:rsidRPr="00064B03" w:rsidDel="000E1F75" w:rsidRDefault="00064B03" w:rsidP="00064B03">
      <w:pPr>
        <w:pStyle w:val="FHWABody"/>
        <w:rPr>
          <w:del w:id="2423" w:author="Bagwe, Gaurav R. [US-IN]" w:date="2026-06-25T15:49:00Z" w16du:dateUtc="2026-06-25T19:49:00Z"/>
        </w:rPr>
      </w:pPr>
      <w:del w:id="2424" w:author="Bagwe, Gaurav R. [US-IN]" w:date="2026-06-25T15:49:00Z" w16du:dateUtc="2026-06-25T19:49:00Z">
        <w:r w:rsidRPr="00064B03" w:rsidDel="000E1F75">
          <w:delText>Segmentation metrics (mask IoU / F1 / Precision / Recall) for YOLOPX</w:delText>
        </w:r>
      </w:del>
      <w:del w:id="2425" w:author="Bagwe, Gaurav R. [US-IN]" w:date="2026-06-25T15:43:00Z" w16du:dateUtc="2026-06-25T19:43:00Z">
        <w:r w:rsidRPr="00064B03" w:rsidDel="00917A5D">
          <w:delText xml:space="preserve"> and </w:delText>
        </w:r>
      </w:del>
      <w:del w:id="2426" w:author="Bagwe, Gaurav R. [US-IN]" w:date="2026-06-25T15:49:00Z" w16du:dateUtc="2026-06-25T19:49:00Z">
        <w:r w:rsidRPr="00064B03" w:rsidDel="000E1F75">
          <w:delText>HybridNets</w:delText>
        </w:r>
      </w:del>
      <w:del w:id="2427" w:author="Bagwe, Gaurav R. [US-IN]" w:date="2026-06-25T15:43:00Z" w16du:dateUtc="2026-06-25T19:43:00Z">
        <w:r w:rsidRPr="00064B03" w:rsidDel="00917A5D">
          <w:delText xml:space="preserve"> </w:delText>
        </w:r>
      </w:del>
      <w:del w:id="2428" w:author="Bagwe, Gaurav R. [US-IN]" w:date="2026-06-25T15:49:00Z" w16du:dateUtc="2026-06-25T19:49:00Z">
        <w:r w:rsidRPr="00064B03" w:rsidDel="000E1F75">
          <w:delText>across four benchmark datasets.</w:delText>
        </w:r>
      </w:del>
    </w:p>
    <w:p w14:paraId="2AC549A1" w14:textId="1EBCA7F8" w:rsidR="00715450" w:rsidDel="002C2BE5" w:rsidRDefault="00715450">
      <w:pPr>
        <w:pStyle w:val="FHWABody"/>
        <w:rPr>
          <w:ins w:id="2429" w:author="Bedsole, Lisa K. [US-US]" w:date="2026-06-24T10:51:00Z" w16du:dateUtc="2026-06-24T14:51:00Z"/>
          <w:del w:id="2430" w:author="Soleimaniamiri, Saeid [US-IR]" w:date="2026-06-26T08:51:00Z" w16du:dateUtc="2026-06-26T12:51:00Z"/>
        </w:rPr>
        <w:pPrChange w:id="2431" w:author="Bagwe, Gaurav R. [US-IN]" w:date="2026-06-25T15:49:00Z" w16du:dateUtc="2026-06-25T19:49:00Z">
          <w:pPr/>
        </w:pPrChange>
      </w:pPr>
      <w:ins w:id="2432" w:author="Bedsole, Lisa K. [US-US]" w:date="2026-06-24T10:51:00Z" w16du:dateUtc="2026-06-24T14:51:00Z">
        <w:del w:id="2433" w:author="Soleimaniamiri, Saeid [US-IR]" w:date="2026-06-26T08:51:00Z" w16du:dateUtc="2026-06-26T12:51:00Z">
          <w:r w:rsidDel="002C2BE5">
            <w:delText xml:space="preserve">Table </w:delText>
          </w:r>
          <w:commentRangeStart w:id="2434"/>
          <w:r w:rsidDel="002C2BE5">
            <w:fldChar w:fldCharType="begin"/>
          </w:r>
          <w:r w:rsidDel="002C2BE5">
            <w:delInstrText xml:space="preserve"> SEQ Table \* ARABIC </w:delInstrText>
          </w:r>
        </w:del>
      </w:ins>
      <w:del w:id="2435" w:author="Soleimaniamiri, Saeid [US-IR]" w:date="2026-06-26T08:51:00Z" w16du:dateUtc="2026-06-26T12:51:00Z">
        <w:r w:rsidDel="002C2BE5">
          <w:fldChar w:fldCharType="separate"/>
        </w:r>
      </w:del>
      <w:ins w:id="2436" w:author="Bedsole, Lisa K. [US-US]" w:date="2026-06-24T10:52:00Z" w16du:dateUtc="2026-06-24T14:52:00Z">
        <w:del w:id="2437" w:author="Soleimaniamiri, Saeid [US-IR]" w:date="2026-06-26T08:51:00Z" w16du:dateUtc="2026-06-26T12:51:00Z">
          <w:r w:rsidDel="002C2BE5">
            <w:rPr>
              <w:noProof/>
            </w:rPr>
            <w:delText>14</w:delText>
          </w:r>
        </w:del>
      </w:ins>
      <w:ins w:id="2438" w:author="Bedsole, Lisa K. [US-US]" w:date="2026-06-24T10:51:00Z" w16du:dateUtc="2026-06-24T14:51:00Z">
        <w:del w:id="2439" w:author="Soleimaniamiri, Saeid [US-IR]" w:date="2026-06-26T08:51:00Z" w16du:dateUtc="2026-06-26T12:51:00Z">
          <w:r w:rsidDel="002C2BE5">
            <w:fldChar w:fldCharType="end"/>
          </w:r>
        </w:del>
      </w:ins>
      <w:commentRangeEnd w:id="2434"/>
      <w:del w:id="2440" w:author="Soleimaniamiri, Saeid [US-IR]" w:date="2026-06-26T08:51:00Z" w16du:dateUtc="2026-06-26T12:51:00Z">
        <w:r w:rsidR="00647D91" w:rsidDel="002C2BE5">
          <w:rPr>
            <w:rStyle w:val="CommentReference"/>
            <w:sz w:val="24"/>
            <w:szCs w:val="24"/>
          </w:rPr>
          <w:commentReference w:id="2434"/>
        </w:r>
      </w:del>
      <w:ins w:id="2441" w:author="Bedsole, Lisa K. [US-US]" w:date="2026-06-24T10:51:00Z" w16du:dateUtc="2026-06-24T14:51:00Z">
        <w:del w:id="2442" w:author="Soleimaniamiri, Saeid [US-IR]" w:date="2026-06-26T08:51:00Z" w16du:dateUtc="2026-06-26T12:51:00Z">
          <w:r w:rsidDel="002C2BE5">
            <w:delText xml:space="preserve">. </w:delText>
          </w:r>
        </w:del>
      </w:ins>
      <w:ins w:id="2443" w:author="Bagwe, Gaurav R. [US-IN]" w:date="2026-06-25T15:49:00Z" w16du:dateUtc="2026-06-25T19:49:00Z">
        <w:del w:id="2444" w:author="Soleimaniamiri, Saeid [US-IR]" w:date="2026-06-26T08:51:00Z" w16du:dateUtc="2026-06-26T12:51:00Z">
          <w:r w:rsidR="000E1F75" w:rsidRPr="00064B03" w:rsidDel="002C2BE5">
            <w:delText>Segmentation metrics (mask IoU / F1 / Precision / Recall) for YOLOPX</w:delText>
          </w:r>
          <w:r w:rsidR="000E1F75" w:rsidDel="002C2BE5">
            <w:delText xml:space="preserve">, </w:delText>
          </w:r>
          <w:r w:rsidR="000E1F75" w:rsidRPr="00064B03" w:rsidDel="002C2BE5">
            <w:delText>HybridNets</w:delText>
          </w:r>
          <w:r w:rsidR="000E1F75" w:rsidDel="002C2BE5">
            <w:delText>, SCNN and CLRerNet</w:delText>
          </w:r>
        </w:del>
      </w:ins>
      <w:ins w:id="2445" w:author="Bagwe, Gaurav R. [US-IN]" w:date="2026-06-25T16:08:00Z" w16du:dateUtc="2026-06-25T20:08:00Z">
        <w:del w:id="2446" w:author="Soleimaniamiri, Saeid [US-IR]" w:date="2026-06-26T08:51:00Z" w16du:dateUtc="2026-06-26T12:51:00Z">
          <w:r w:rsidR="009B6432" w:rsidDel="002C2BE5">
            <w:delText xml:space="preserve"> </w:delText>
          </w:r>
        </w:del>
      </w:ins>
      <w:ins w:id="2447" w:author="Bagwe, Gaurav R. [US-IN]" w:date="2026-06-25T15:49:00Z" w16du:dateUtc="2026-06-25T19:49:00Z">
        <w:del w:id="2448" w:author="Soleimaniamiri, Saeid [US-IR]" w:date="2026-06-26T08:51:00Z" w16du:dateUtc="2026-06-26T12:51:00Z">
          <w:r w:rsidR="000E1F75" w:rsidRPr="00064B03" w:rsidDel="002C2BE5">
            <w:delText>across four benchmark datasets.</w:delText>
          </w:r>
        </w:del>
      </w:ins>
      <w:ins w:id="2449" w:author="Bagwe, Gaurav R. [US-IN]" w:date="2026-06-25T16:15:00Z" w16du:dateUtc="2026-06-25T20:15:00Z">
        <w:del w:id="2450" w:author="Soleimaniamiri, Saeid [US-IR]" w:date="2026-06-26T08:51:00Z" w16du:dateUtc="2026-06-26T12:51:00Z">
          <w:r w:rsidR="0058506B" w:rsidDel="002C2BE5">
            <w:delText xml:space="preserve"> </w:delText>
          </w:r>
        </w:del>
      </w:ins>
      <w:ins w:id="2451" w:author="Bagwe, Gaurav R. [US-IN]" w:date="2026-06-25T16:16:00Z" w16du:dateUtc="2026-06-25T20:16:00Z">
        <w:del w:id="2452" w:author="Soleimaniamiri, Saeid [US-IR]" w:date="2026-06-26T08:51:00Z" w16du:dateUtc="2026-06-26T12:51:00Z">
          <w:r w:rsidR="00242D81" w:rsidDel="002C2BE5">
            <w:delText xml:space="preserve">For CLRerNet </w:delText>
          </w:r>
          <w:r w:rsidR="00242D81" w:rsidDel="002C2BE5">
            <w:rPr>
              <w:vertAlign w:val="superscript"/>
            </w:rPr>
            <w:delText>*</w:delText>
          </w:r>
          <w:r w:rsidR="00242D81" w:rsidDel="002C2BE5">
            <w:delText xml:space="preserve"> indicates</w:delText>
          </w:r>
        </w:del>
      </w:ins>
      <w:ins w:id="2453" w:author="Bagwe, Gaurav R. [US-IN]" w:date="2026-06-25T16:17:00Z" w16du:dateUtc="2026-06-25T20:17:00Z">
        <w:del w:id="2454" w:author="Soleimaniamiri, Saeid [US-IR]" w:date="2026-06-26T08:51:00Z" w16du:dateUtc="2026-06-26T12:51:00Z">
          <w:r w:rsidR="00242D81" w:rsidDel="002C2BE5">
            <w:delText xml:space="preserve"> IOU is generated from a rasterized </w:delText>
          </w:r>
          <w:r w:rsidR="007E6003" w:rsidDel="002C2BE5">
            <w:delText xml:space="preserve">mask from the polylines, since CLRerNet does not produce </w:delText>
          </w:r>
        </w:del>
      </w:ins>
      <w:ins w:id="2455" w:author="Bagwe, Gaurav R. [US-IN]" w:date="2026-06-25T16:18:00Z" w16du:dateUtc="2026-06-25T20:18:00Z">
        <w:del w:id="2456" w:author="Soleimaniamiri, Saeid [US-IR]" w:date="2026-06-26T08:51:00Z" w16du:dateUtc="2026-06-26T12:51:00Z">
          <w:r w:rsidR="007E6003" w:rsidDel="002C2BE5">
            <w:delText xml:space="preserve">lane </w:delText>
          </w:r>
          <w:r w:rsidR="00D428A7" w:rsidDel="002C2BE5">
            <w:delText>mask</w:delText>
          </w:r>
          <w:r w:rsidR="00761DD7" w:rsidDel="002C2BE5">
            <w:delText xml:space="preserve"> as other three models. </w:delText>
          </w:r>
        </w:del>
      </w:ins>
      <w:ins w:id="2457" w:author="Bagwe, Gaurav R. [US-IN]" w:date="2026-06-25T16:17:00Z" w16du:dateUtc="2026-06-25T20:17:00Z">
        <w:del w:id="2458" w:author="Soleimaniamiri, Saeid [US-IR]" w:date="2026-06-26T08:51:00Z" w16du:dateUtc="2026-06-26T12:51:00Z">
          <w:r w:rsidR="007E6003" w:rsidDel="002C2BE5">
            <w:delText xml:space="preserve"> </w:delText>
          </w:r>
        </w:del>
      </w:ins>
      <w:ins w:id="2459" w:author="Bedsole, Lisa K. [US-US]" w:date="2026-06-24T10:51:00Z" w16du:dateUtc="2026-06-24T14:51:00Z">
        <w:del w:id="2460" w:author="Soleimaniamiri, Saeid [US-IR]" w:date="2026-06-26T08:51:00Z" w16du:dateUtc="2026-06-26T12:51:00Z">
          <w:r w:rsidRPr="00715450" w:rsidDel="002C2BE5">
            <w:rPr>
              <w:b/>
              <w:bCs/>
              <w:highlight w:val="yellow"/>
              <w:rPrChange w:id="2461" w:author="Bedsole, Lisa K. [US-US]" w:date="2026-06-24T10:51:00Z" w16du:dateUtc="2026-06-24T14:51:00Z">
                <w:rPr>
                  <w:b/>
                  <w:bCs/>
                </w:rPr>
              </w:rPrChange>
            </w:rPr>
            <w:delText>[insert caption]</w:delText>
          </w:r>
        </w:del>
      </w:ins>
    </w:p>
    <w:tbl>
      <w:tblPr>
        <w:tblStyle w:val="FHWATableNormal"/>
        <w:tblW w:w="9063" w:type="dxa"/>
        <w:tblLook w:val="04A0" w:firstRow="1" w:lastRow="0" w:firstColumn="1" w:lastColumn="0" w:noHBand="0" w:noVBand="1"/>
        <w:tblPrChange w:id="2462" w:author="Soleimaniamiri, Saeid [US-IR]" w:date="2026-06-26T08:38:00Z" w16du:dateUtc="2026-06-26T12:38:00Z">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149"/>
        <w:gridCol w:w="1187"/>
        <w:gridCol w:w="560"/>
        <w:gridCol w:w="794"/>
        <w:gridCol w:w="1242"/>
        <w:gridCol w:w="1169"/>
        <w:gridCol w:w="1169"/>
        <w:gridCol w:w="2080"/>
        <w:tblGridChange w:id="2463">
          <w:tblGrid>
            <w:gridCol w:w="5"/>
            <w:gridCol w:w="1149"/>
            <w:gridCol w:w="87"/>
            <w:gridCol w:w="39"/>
            <w:gridCol w:w="1061"/>
            <w:gridCol w:w="176"/>
            <w:gridCol w:w="83"/>
            <w:gridCol w:w="301"/>
            <w:gridCol w:w="213"/>
            <w:gridCol w:w="344"/>
            <w:gridCol w:w="237"/>
            <w:gridCol w:w="269"/>
            <w:gridCol w:w="477"/>
            <w:gridCol w:w="496"/>
            <w:gridCol w:w="363"/>
            <w:gridCol w:w="28"/>
            <w:gridCol w:w="778"/>
            <w:gridCol w:w="109"/>
            <w:gridCol w:w="341"/>
            <w:gridCol w:w="719"/>
            <w:gridCol w:w="47"/>
            <w:gridCol w:w="490"/>
            <w:gridCol w:w="548"/>
            <w:gridCol w:w="708"/>
            <w:gridCol w:w="287"/>
          </w:tblGrid>
        </w:tblGridChange>
      </w:tblGrid>
      <w:tr w:rsidR="00064B03" w:rsidRPr="00064B03" w:rsidDel="002C2BE5" w14:paraId="712C0374" w14:textId="66875E4C" w:rsidTr="00B816F7">
        <w:trPr>
          <w:cnfStyle w:val="100000000000" w:firstRow="1" w:lastRow="0" w:firstColumn="0" w:lastColumn="0" w:oddVBand="0" w:evenVBand="0" w:oddHBand="0" w:evenHBand="0" w:firstRowFirstColumn="0" w:firstRowLastColumn="0" w:lastRowFirstColumn="0" w:lastRowLastColumn="0"/>
          <w:del w:id="2464" w:author="Soleimaniamiri, Saeid [US-IR]" w:date="2026-06-26T08:51:00Z"/>
          <w:trPrChange w:id="2465" w:author="Soleimaniamiri, Saeid [US-IR]" w:date="2026-06-26T08:38:00Z" w16du:dateUtc="2026-06-26T12:38:00Z">
            <w:trPr>
              <w:gridAfter w:val="0"/>
            </w:trPr>
          </w:trPrChange>
        </w:trPr>
        <w:tc>
          <w:tcPr>
            <w:tcW w:w="1236" w:type="dxa"/>
            <w:hideMark/>
            <w:tcPrChange w:id="2466" w:author="Soleimaniamiri, Saeid [US-IR]" w:date="2026-06-26T08:38:00Z" w16du:dateUtc="2026-06-26T12:38:00Z">
              <w:tcPr>
                <w:tcW w:w="1280" w:type="dxa"/>
                <w:gridSpan w:val="4"/>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1548B597" w14:textId="24F118E3" w:rsidR="00064B03" w:rsidRPr="00064B03" w:rsidDel="002C2BE5" w:rsidRDefault="00064B03">
            <w:pPr>
              <w:pStyle w:val="FHWABody"/>
              <w:jc w:val="left"/>
              <w:cnfStyle w:val="100000000000" w:firstRow="1" w:lastRow="0" w:firstColumn="0" w:lastColumn="0" w:oddVBand="0" w:evenVBand="0" w:oddHBand="0" w:evenHBand="0" w:firstRowFirstColumn="0" w:firstRowLastColumn="0" w:lastRowFirstColumn="0" w:lastRowLastColumn="0"/>
              <w:rPr>
                <w:del w:id="2467" w:author="Soleimaniamiri, Saeid [US-IR]" w:date="2026-06-26T08:51:00Z" w16du:dateUtc="2026-06-26T12:51:00Z"/>
              </w:rPr>
              <w:pPrChange w:id="2468" w:author="Bagwe, Gaurav R. [US-IN]" w:date="2026-06-25T18:43:00Z" w16du:dateUtc="2026-06-25T22:43:00Z">
                <w:pPr>
                  <w:pStyle w:val="FHWABody"/>
                  <w:cnfStyle w:val="100000000000" w:firstRow="1" w:lastRow="0" w:firstColumn="0" w:lastColumn="0" w:oddVBand="0" w:evenVBand="0" w:oddHBand="0" w:evenHBand="0" w:firstRowFirstColumn="0" w:firstRowLastColumn="0" w:lastRowFirstColumn="0" w:lastRowLastColumn="0"/>
                </w:pPr>
              </w:pPrChange>
            </w:pPr>
            <w:del w:id="2469" w:author="Soleimaniamiri, Saeid [US-IR]" w:date="2026-06-26T08:51:00Z" w16du:dateUtc="2026-06-26T12:51:00Z">
              <w:r w:rsidRPr="00064B03" w:rsidDel="002C2BE5">
                <w:rPr>
                  <w:bCs/>
                </w:rPr>
                <w:delText>Model</w:delText>
              </w:r>
            </w:del>
          </w:p>
        </w:tc>
        <w:tc>
          <w:tcPr>
            <w:tcW w:w="1276" w:type="dxa"/>
            <w:hideMark/>
            <w:tcPrChange w:id="2470" w:author="Soleimaniamiri, Saeid [US-IR]" w:date="2026-06-26T08:38:00Z" w16du:dateUtc="2026-06-26T12:38:00Z">
              <w:tcPr>
                <w:tcW w:w="1320"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216B0E71" w14:textId="56B84FC9" w:rsidR="00064B03" w:rsidRPr="00064B03" w:rsidDel="002C2BE5" w:rsidRDefault="00064B03">
            <w:pPr>
              <w:pStyle w:val="FHWABody"/>
              <w:jc w:val="left"/>
              <w:cnfStyle w:val="100000000000" w:firstRow="1" w:lastRow="0" w:firstColumn="0" w:lastColumn="0" w:oddVBand="0" w:evenVBand="0" w:oddHBand="0" w:evenHBand="0" w:firstRowFirstColumn="0" w:firstRowLastColumn="0" w:lastRowFirstColumn="0" w:lastRowLastColumn="0"/>
              <w:rPr>
                <w:del w:id="2471" w:author="Soleimaniamiri, Saeid [US-IR]" w:date="2026-06-26T08:51:00Z" w16du:dateUtc="2026-06-26T12:51:00Z"/>
              </w:rPr>
              <w:pPrChange w:id="2472" w:author="Bagwe, Gaurav R. [US-IN]" w:date="2026-06-25T18:43:00Z" w16du:dateUtc="2026-06-25T22:43:00Z">
                <w:pPr>
                  <w:pStyle w:val="FHWABody"/>
                  <w:cnfStyle w:val="100000000000" w:firstRow="1" w:lastRow="0" w:firstColumn="0" w:lastColumn="0" w:oddVBand="0" w:evenVBand="0" w:oddHBand="0" w:evenHBand="0" w:firstRowFirstColumn="0" w:firstRowLastColumn="0" w:lastRowFirstColumn="0" w:lastRowLastColumn="0"/>
                </w:pPr>
              </w:pPrChange>
            </w:pPr>
            <w:del w:id="2473" w:author="Soleimaniamiri, Saeid [US-IR]" w:date="2026-06-26T08:51:00Z" w16du:dateUtc="2026-06-26T12:51:00Z">
              <w:r w:rsidRPr="00064B03" w:rsidDel="002C2BE5">
                <w:rPr>
                  <w:bCs/>
                </w:rPr>
                <w:delText>Dataset</w:delText>
              </w:r>
            </w:del>
          </w:p>
        </w:tc>
        <w:tc>
          <w:tcPr>
            <w:tcW w:w="597" w:type="dxa"/>
            <w:hideMark/>
            <w:tcPrChange w:id="2474" w:author="Soleimaniamiri, Saeid [US-IR]" w:date="2026-06-26T08:38:00Z" w16du:dateUtc="2026-06-26T12:38:00Z">
              <w:tcPr>
                <w:tcW w:w="858"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2315BB73" w14:textId="752CE262" w:rsidR="00064B03" w:rsidRPr="00064B03" w:rsidDel="002C2BE5" w:rsidRDefault="00064B03">
            <w:pPr>
              <w:pStyle w:val="FHWABody"/>
              <w:jc w:val="left"/>
              <w:cnfStyle w:val="100000000000" w:firstRow="1" w:lastRow="0" w:firstColumn="0" w:lastColumn="0" w:oddVBand="0" w:evenVBand="0" w:oddHBand="0" w:evenHBand="0" w:firstRowFirstColumn="0" w:firstRowLastColumn="0" w:lastRowFirstColumn="0" w:lastRowLastColumn="0"/>
              <w:rPr>
                <w:del w:id="2475" w:author="Soleimaniamiri, Saeid [US-IR]" w:date="2026-06-26T08:51:00Z" w16du:dateUtc="2026-06-26T12:51:00Z"/>
              </w:rPr>
              <w:pPrChange w:id="2476" w:author="Bagwe, Gaurav R. [US-IN]" w:date="2026-06-25T18:43:00Z" w16du:dateUtc="2026-06-25T22:43:00Z">
                <w:pPr>
                  <w:pStyle w:val="FHWABody"/>
                  <w:cnfStyle w:val="100000000000" w:firstRow="1" w:lastRow="0" w:firstColumn="0" w:lastColumn="0" w:oddVBand="0" w:evenVBand="0" w:oddHBand="0" w:evenHBand="0" w:firstRowFirstColumn="0" w:firstRowLastColumn="0" w:lastRowFirstColumn="0" w:lastRowLastColumn="0"/>
                </w:pPr>
              </w:pPrChange>
            </w:pPr>
            <w:del w:id="2477" w:author="Soleimaniamiri, Saeid [US-IR]" w:date="2026-06-26T08:51:00Z" w16du:dateUtc="2026-06-26T12:51:00Z">
              <w:r w:rsidRPr="00064B03" w:rsidDel="002C2BE5">
                <w:rPr>
                  <w:bCs/>
                </w:rPr>
                <w:delText>Split</w:delText>
              </w:r>
            </w:del>
          </w:p>
        </w:tc>
        <w:tc>
          <w:tcPr>
            <w:tcW w:w="850" w:type="dxa"/>
            <w:hideMark/>
            <w:tcPrChange w:id="2478" w:author="Soleimaniamiri, Saeid [US-IR]" w:date="2026-06-26T08:38:00Z" w16du:dateUtc="2026-06-26T12:38:00Z">
              <w:tcPr>
                <w:tcW w:w="983"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13C4FFAD" w14:textId="505A4072" w:rsidR="00064B03" w:rsidRPr="00064B03" w:rsidDel="002C2BE5" w:rsidRDefault="00064B03">
            <w:pPr>
              <w:pStyle w:val="FHWABody"/>
              <w:jc w:val="right"/>
              <w:cnfStyle w:val="100000000000" w:firstRow="1" w:lastRow="0" w:firstColumn="0" w:lastColumn="0" w:oddVBand="0" w:evenVBand="0" w:oddHBand="0" w:evenHBand="0" w:firstRowFirstColumn="0" w:firstRowLastColumn="0" w:lastRowFirstColumn="0" w:lastRowLastColumn="0"/>
              <w:rPr>
                <w:del w:id="2479" w:author="Soleimaniamiri, Saeid [US-IR]" w:date="2026-06-26T08:51:00Z" w16du:dateUtc="2026-06-26T12:51:00Z"/>
              </w:rPr>
              <w:pPrChange w:id="2480" w:author="Bagwe, Gaurav R. [US-IN]" w:date="2026-06-25T18:42:00Z" w16du:dateUtc="2026-06-25T22:42:00Z">
                <w:pPr>
                  <w:pStyle w:val="FHWABody"/>
                  <w:cnfStyle w:val="100000000000" w:firstRow="1" w:lastRow="0" w:firstColumn="0" w:lastColumn="0" w:oddVBand="0" w:evenVBand="0" w:oddHBand="0" w:evenHBand="0" w:firstRowFirstColumn="0" w:firstRowLastColumn="0" w:lastRowFirstColumn="0" w:lastRowLastColumn="0"/>
                </w:pPr>
              </w:pPrChange>
            </w:pPr>
            <w:del w:id="2481" w:author="Soleimaniamiri, Saeid [US-IR]" w:date="2026-06-26T08:51:00Z" w16du:dateUtc="2026-06-26T12:51:00Z">
              <w:r w:rsidRPr="00064B03" w:rsidDel="002C2BE5">
                <w:rPr>
                  <w:bCs/>
                </w:rPr>
                <w:delText>Images</w:delText>
              </w:r>
            </w:del>
          </w:p>
        </w:tc>
        <w:tc>
          <w:tcPr>
            <w:tcW w:w="1336" w:type="dxa"/>
            <w:hideMark/>
            <w:tcPrChange w:id="2482" w:author="Soleimaniamiri, Saeid [US-IR]" w:date="2026-06-26T08:38:00Z" w16du:dateUtc="2026-06-26T12:38:00Z">
              <w:tcPr>
                <w:tcW w:w="887"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7913B9C" w14:textId="5FA9357B" w:rsidR="00064B03" w:rsidRPr="00064B03" w:rsidDel="002C2BE5" w:rsidRDefault="00064B03">
            <w:pPr>
              <w:pStyle w:val="FHWABody"/>
              <w:jc w:val="right"/>
              <w:cnfStyle w:val="100000000000" w:firstRow="1" w:lastRow="0" w:firstColumn="0" w:lastColumn="0" w:oddVBand="0" w:evenVBand="0" w:oddHBand="0" w:evenHBand="0" w:firstRowFirstColumn="0" w:firstRowLastColumn="0" w:lastRowFirstColumn="0" w:lastRowLastColumn="0"/>
              <w:rPr>
                <w:del w:id="2483" w:author="Soleimaniamiri, Saeid [US-IR]" w:date="2026-06-26T08:51:00Z" w16du:dateUtc="2026-06-26T12:51:00Z"/>
              </w:rPr>
              <w:pPrChange w:id="2484" w:author="Bagwe, Gaurav R. [US-IN]" w:date="2026-06-25T18:42:00Z" w16du:dateUtc="2026-06-25T22:42:00Z">
                <w:pPr>
                  <w:pStyle w:val="FHWABody"/>
                  <w:cnfStyle w:val="100000000000" w:firstRow="1" w:lastRow="0" w:firstColumn="0" w:lastColumn="0" w:oddVBand="0" w:evenVBand="0" w:oddHBand="0" w:evenHBand="0" w:firstRowFirstColumn="0" w:firstRowLastColumn="0" w:lastRowFirstColumn="0" w:lastRowLastColumn="0"/>
                </w:pPr>
              </w:pPrChange>
            </w:pPr>
            <w:del w:id="2485" w:author="Soleimaniamiri, Saeid [US-IR]" w:date="2026-06-26T08:51:00Z" w16du:dateUtc="2026-06-26T12:51:00Z">
              <w:r w:rsidRPr="00064B03" w:rsidDel="002C2BE5">
                <w:rPr>
                  <w:bCs/>
                </w:rPr>
                <w:delText>IoU</w:delText>
              </w:r>
            </w:del>
          </w:p>
        </w:tc>
        <w:tc>
          <w:tcPr>
            <w:tcW w:w="1256" w:type="dxa"/>
            <w:hideMark/>
            <w:tcPrChange w:id="2486" w:author="Soleimaniamiri, Saeid [US-IR]" w:date="2026-06-26T08:38:00Z" w16du:dateUtc="2026-06-26T12:38:00Z">
              <w:tcPr>
                <w:tcW w:w="887"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69A88624" w14:textId="2F31F3F2" w:rsidR="00064B03" w:rsidRPr="00064B03" w:rsidDel="002C2BE5" w:rsidRDefault="00064B03">
            <w:pPr>
              <w:pStyle w:val="FHWABody"/>
              <w:jc w:val="right"/>
              <w:cnfStyle w:val="100000000000" w:firstRow="1" w:lastRow="0" w:firstColumn="0" w:lastColumn="0" w:oddVBand="0" w:evenVBand="0" w:oddHBand="0" w:evenHBand="0" w:firstRowFirstColumn="0" w:firstRowLastColumn="0" w:lastRowFirstColumn="0" w:lastRowLastColumn="0"/>
              <w:rPr>
                <w:del w:id="2487" w:author="Soleimaniamiri, Saeid [US-IR]" w:date="2026-06-26T08:51:00Z" w16du:dateUtc="2026-06-26T12:51:00Z"/>
              </w:rPr>
              <w:pPrChange w:id="2488" w:author="Bagwe, Gaurav R. [US-IN]" w:date="2026-06-25T18:42:00Z" w16du:dateUtc="2026-06-25T22:42:00Z">
                <w:pPr>
                  <w:pStyle w:val="FHWABody"/>
                  <w:cnfStyle w:val="100000000000" w:firstRow="1" w:lastRow="0" w:firstColumn="0" w:lastColumn="0" w:oddVBand="0" w:evenVBand="0" w:oddHBand="0" w:evenHBand="0" w:firstRowFirstColumn="0" w:firstRowLastColumn="0" w:lastRowFirstColumn="0" w:lastRowLastColumn="0"/>
                </w:pPr>
              </w:pPrChange>
            </w:pPr>
            <w:del w:id="2489" w:author="Soleimaniamiri, Saeid [US-IR]" w:date="2026-06-26T08:51:00Z" w16du:dateUtc="2026-06-26T12:51:00Z">
              <w:r w:rsidRPr="00064B03" w:rsidDel="002C2BE5">
                <w:rPr>
                  <w:bCs/>
                </w:rPr>
                <w:delText>F1</w:delText>
              </w:r>
            </w:del>
          </w:p>
        </w:tc>
        <w:tc>
          <w:tcPr>
            <w:tcW w:w="1256" w:type="dxa"/>
            <w:hideMark/>
            <w:tcPrChange w:id="2490" w:author="Soleimaniamiri, Saeid [US-IR]" w:date="2026-06-26T08:38:00Z" w16du:dateUtc="2026-06-26T12:38:00Z">
              <w:tcPr>
                <w:tcW w:w="1107" w:type="dxa"/>
                <w:gridSpan w:val="3"/>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12F154F" w14:textId="7F532FC9" w:rsidR="00064B03" w:rsidRPr="00064B03" w:rsidDel="002C2BE5" w:rsidRDefault="00064B03">
            <w:pPr>
              <w:pStyle w:val="FHWABody"/>
              <w:jc w:val="right"/>
              <w:cnfStyle w:val="100000000000" w:firstRow="1" w:lastRow="0" w:firstColumn="0" w:lastColumn="0" w:oddVBand="0" w:evenVBand="0" w:oddHBand="0" w:evenHBand="0" w:firstRowFirstColumn="0" w:firstRowLastColumn="0" w:lastRowFirstColumn="0" w:lastRowLastColumn="0"/>
              <w:rPr>
                <w:del w:id="2491" w:author="Soleimaniamiri, Saeid [US-IR]" w:date="2026-06-26T08:51:00Z" w16du:dateUtc="2026-06-26T12:51:00Z"/>
              </w:rPr>
              <w:pPrChange w:id="2492" w:author="Bagwe, Gaurav R. [US-IN]" w:date="2026-06-25T18:42:00Z" w16du:dateUtc="2026-06-25T22:42:00Z">
                <w:pPr>
                  <w:pStyle w:val="FHWABody"/>
                  <w:cnfStyle w:val="100000000000" w:firstRow="1" w:lastRow="0" w:firstColumn="0" w:lastColumn="0" w:oddVBand="0" w:evenVBand="0" w:oddHBand="0" w:evenHBand="0" w:firstRowFirstColumn="0" w:firstRowLastColumn="0" w:lastRowFirstColumn="0" w:lastRowLastColumn="0"/>
                </w:pPr>
              </w:pPrChange>
            </w:pPr>
            <w:del w:id="2493" w:author="Soleimaniamiri, Saeid [US-IR]" w:date="2026-06-26T08:51:00Z" w16du:dateUtc="2026-06-26T12:51:00Z">
              <w:r w:rsidRPr="00064B03" w:rsidDel="002C2BE5">
                <w:rPr>
                  <w:bCs/>
                </w:rPr>
                <w:delText>Precision</w:delText>
              </w:r>
            </w:del>
          </w:p>
        </w:tc>
        <w:tc>
          <w:tcPr>
            <w:tcW w:w="1256" w:type="dxa"/>
            <w:hideMark/>
            <w:tcPrChange w:id="2494" w:author="Soleimaniamiri, Saeid [US-IR]" w:date="2026-06-26T08:38:00Z" w16du:dateUtc="2026-06-26T12:38:00Z">
              <w:tcPr>
                <w:tcW w:w="1038"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6511F57" w14:textId="52D84C67" w:rsidR="00064B03" w:rsidRPr="00064B03" w:rsidDel="002C2BE5" w:rsidRDefault="00064B03">
            <w:pPr>
              <w:pStyle w:val="FHWABody"/>
              <w:jc w:val="right"/>
              <w:cnfStyle w:val="100000000000" w:firstRow="1" w:lastRow="0" w:firstColumn="0" w:lastColumn="0" w:oddVBand="0" w:evenVBand="0" w:oddHBand="0" w:evenHBand="0" w:firstRowFirstColumn="0" w:firstRowLastColumn="0" w:lastRowFirstColumn="0" w:lastRowLastColumn="0"/>
              <w:rPr>
                <w:del w:id="2495" w:author="Soleimaniamiri, Saeid [US-IR]" w:date="2026-06-26T08:51:00Z" w16du:dateUtc="2026-06-26T12:51:00Z"/>
              </w:rPr>
              <w:pPrChange w:id="2496" w:author="Bagwe, Gaurav R. [US-IN]" w:date="2026-06-25T18:42:00Z" w16du:dateUtc="2026-06-25T22:42:00Z">
                <w:pPr>
                  <w:pStyle w:val="FHWABody"/>
                  <w:cnfStyle w:val="100000000000" w:firstRow="1" w:lastRow="0" w:firstColumn="0" w:lastColumn="0" w:oddVBand="0" w:evenVBand="0" w:oddHBand="0" w:evenHBand="0" w:firstRowFirstColumn="0" w:firstRowLastColumn="0" w:lastRowFirstColumn="0" w:lastRowLastColumn="0"/>
                </w:pPr>
              </w:pPrChange>
            </w:pPr>
            <w:del w:id="2497" w:author="Soleimaniamiri, Saeid [US-IR]" w:date="2026-06-26T08:51:00Z" w16du:dateUtc="2026-06-26T12:51:00Z">
              <w:r w:rsidRPr="00064B03" w:rsidDel="002C2BE5">
                <w:rPr>
                  <w:bCs/>
                </w:rPr>
                <w:delText>Recall</w:delText>
              </w:r>
            </w:del>
          </w:p>
        </w:tc>
      </w:tr>
      <w:tr w:rsidR="004F2412" w:rsidRPr="00064B03" w:rsidDel="002C2BE5" w14:paraId="60A356E3" w14:textId="341B514D" w:rsidTr="00B816F7">
        <w:trPr>
          <w:del w:id="2498" w:author="Soleimaniamiri, Saeid [US-IR]" w:date="2026-06-26T08:51:00Z"/>
          <w:trPrChange w:id="2499" w:author="Soleimaniamiri, Saeid [US-IR]" w:date="2026-06-26T08:38:00Z" w16du:dateUtc="2026-06-26T12:38:00Z">
            <w:trPr>
              <w:gridAfter w:val="0"/>
            </w:trPr>
          </w:trPrChange>
        </w:trPr>
        <w:tc>
          <w:tcPr>
            <w:tcW w:w="1236" w:type="dxa"/>
            <w:vMerge w:val="restart"/>
            <w:hideMark/>
            <w:tcPrChange w:id="2500" w:author="Soleimaniamiri, Saeid [US-IR]" w:date="2026-06-26T08:38:00Z" w16du:dateUtc="2026-06-26T12:38:00Z">
              <w:tcPr>
                <w:tcW w:w="1280" w:type="dxa"/>
                <w:gridSpan w:val="4"/>
                <w:vMerge w:val="restart"/>
                <w:tcBorders>
                  <w:top w:val="nil"/>
                  <w:left w:val="nil"/>
                  <w:right w:val="nil"/>
                </w:tcBorders>
                <w:tcMar>
                  <w:top w:w="80" w:type="dxa"/>
                  <w:left w:w="80" w:type="dxa"/>
                  <w:bottom w:w="80" w:type="dxa"/>
                  <w:right w:w="80" w:type="dxa"/>
                </w:tcMar>
                <w:vAlign w:val="center"/>
                <w:hideMark/>
              </w:tcPr>
            </w:tcPrChange>
          </w:tcPr>
          <w:p w14:paraId="408D5CFA" w14:textId="3EA4DB76" w:rsidR="004F2412" w:rsidRPr="00064B03" w:rsidDel="002C2BE5" w:rsidRDefault="004F2412" w:rsidP="0066434D">
            <w:pPr>
              <w:pStyle w:val="FHWABody"/>
              <w:rPr>
                <w:del w:id="2501" w:author="Soleimaniamiri, Saeid [US-IR]" w:date="2026-06-26T08:51:00Z" w16du:dateUtc="2026-06-26T12:51:00Z"/>
              </w:rPr>
            </w:pPr>
            <w:del w:id="2502" w:author="Soleimaniamiri, Saeid [US-IR]" w:date="2026-06-26T08:51:00Z" w16du:dateUtc="2026-06-26T12:51:00Z">
              <w:r w:rsidDel="002C2BE5">
                <w:delText>YOLOPX</w:delText>
              </w:r>
            </w:del>
          </w:p>
        </w:tc>
        <w:tc>
          <w:tcPr>
            <w:tcW w:w="1276" w:type="dxa"/>
            <w:hideMark/>
            <w:tcPrChange w:id="2503"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0A34C9B3" w14:textId="4903FB9D" w:rsidR="004F2412" w:rsidRPr="00064B03" w:rsidDel="002C2BE5" w:rsidRDefault="004F2412" w:rsidP="0066434D">
            <w:pPr>
              <w:pStyle w:val="FHWABody"/>
              <w:rPr>
                <w:del w:id="2504" w:author="Soleimaniamiri, Saeid [US-IR]" w:date="2026-06-26T08:51:00Z" w16du:dateUtc="2026-06-26T12:51:00Z"/>
              </w:rPr>
            </w:pPr>
            <w:del w:id="2505" w:author="Soleimaniamiri, Saeid [US-IR]" w:date="2026-06-26T08:51:00Z" w16du:dateUtc="2026-06-26T12:51:00Z">
              <w:r w:rsidRPr="00064B03" w:rsidDel="002C2BE5">
                <w:delText>TuSimple</w:delText>
              </w:r>
            </w:del>
          </w:p>
        </w:tc>
        <w:tc>
          <w:tcPr>
            <w:tcW w:w="597" w:type="dxa"/>
            <w:hideMark/>
            <w:tcPrChange w:id="2506"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262A9A91" w14:textId="6736D47E" w:rsidR="004F2412" w:rsidRPr="00064B03" w:rsidDel="002C2BE5" w:rsidRDefault="004F2412" w:rsidP="0066434D">
            <w:pPr>
              <w:pStyle w:val="FHWABody"/>
              <w:rPr>
                <w:del w:id="2507" w:author="Soleimaniamiri, Saeid [US-IR]" w:date="2026-06-26T08:51:00Z" w16du:dateUtc="2026-06-26T12:51:00Z"/>
              </w:rPr>
            </w:pPr>
            <w:del w:id="2508" w:author="Soleimaniamiri, Saeid [US-IR]" w:date="2026-06-26T08:51:00Z" w16du:dateUtc="2026-06-26T12:51:00Z">
              <w:r w:rsidRPr="00064B03" w:rsidDel="002C2BE5">
                <w:delText>test</w:delText>
              </w:r>
            </w:del>
          </w:p>
        </w:tc>
        <w:tc>
          <w:tcPr>
            <w:tcW w:w="850" w:type="dxa"/>
            <w:hideMark/>
            <w:tcPrChange w:id="2509"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4B786B8A" w14:textId="6002CD68" w:rsidR="004F2412" w:rsidRPr="00064B03" w:rsidDel="002C2BE5" w:rsidRDefault="004F2412">
            <w:pPr>
              <w:pStyle w:val="FHWABody"/>
              <w:jc w:val="right"/>
              <w:rPr>
                <w:del w:id="2510" w:author="Soleimaniamiri, Saeid [US-IR]" w:date="2026-06-26T08:51:00Z" w16du:dateUtc="2026-06-26T12:51:00Z"/>
              </w:rPr>
              <w:pPrChange w:id="2511" w:author="Bagwe, Gaurav R. [US-IN]" w:date="2026-06-25T18:42:00Z" w16du:dateUtc="2026-06-25T22:42:00Z">
                <w:pPr>
                  <w:pStyle w:val="FHWABody"/>
                </w:pPr>
              </w:pPrChange>
            </w:pPr>
            <w:del w:id="2512" w:author="Soleimaniamiri, Saeid [US-IR]" w:date="2026-06-26T08:51:00Z" w16du:dateUtc="2026-06-26T12:51:00Z">
              <w:r w:rsidRPr="00064B03" w:rsidDel="002C2BE5">
                <w:delText>2,782</w:delText>
              </w:r>
            </w:del>
          </w:p>
        </w:tc>
        <w:tc>
          <w:tcPr>
            <w:tcW w:w="1336" w:type="dxa"/>
            <w:hideMark/>
            <w:tcPrChange w:id="2513"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65C2762E" w14:textId="168CCA43" w:rsidR="004F2412" w:rsidRPr="009E625E" w:rsidDel="002C2BE5" w:rsidRDefault="004F2412">
            <w:pPr>
              <w:pStyle w:val="FHWABody"/>
              <w:jc w:val="right"/>
              <w:rPr>
                <w:del w:id="2514" w:author="Soleimaniamiri, Saeid [US-IR]" w:date="2026-06-26T08:51:00Z" w16du:dateUtc="2026-06-26T12:51:00Z"/>
              </w:rPr>
              <w:pPrChange w:id="2515" w:author="Bagwe, Gaurav R. [US-IN]" w:date="2026-06-25T18:42:00Z" w16du:dateUtc="2026-06-25T22:42:00Z">
                <w:pPr>
                  <w:pStyle w:val="FHWABody"/>
                </w:pPr>
              </w:pPrChange>
            </w:pPr>
            <w:del w:id="2516" w:author="Soleimaniamiri, Saeid [US-IR]" w:date="2026-06-26T08:51:00Z" w16du:dateUtc="2026-06-26T12:51:00Z">
              <w:r w:rsidRPr="009E625E" w:rsidDel="002C2BE5">
                <w:delText>0.4960</w:delText>
              </w:r>
            </w:del>
          </w:p>
        </w:tc>
        <w:tc>
          <w:tcPr>
            <w:tcW w:w="1256" w:type="dxa"/>
            <w:hideMark/>
            <w:tcPrChange w:id="2517"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703CB5E0" w14:textId="2CD635DC" w:rsidR="004F2412" w:rsidRPr="009E625E" w:rsidDel="002C2BE5" w:rsidRDefault="004F2412">
            <w:pPr>
              <w:pStyle w:val="FHWABody"/>
              <w:jc w:val="right"/>
              <w:rPr>
                <w:del w:id="2518" w:author="Soleimaniamiri, Saeid [US-IR]" w:date="2026-06-26T08:51:00Z" w16du:dateUtc="2026-06-26T12:51:00Z"/>
              </w:rPr>
              <w:pPrChange w:id="2519" w:author="Bagwe, Gaurav R. [US-IN]" w:date="2026-06-25T18:42:00Z" w16du:dateUtc="2026-06-25T22:42:00Z">
                <w:pPr>
                  <w:pStyle w:val="FHWABody"/>
                </w:pPr>
              </w:pPrChange>
            </w:pPr>
            <w:del w:id="2520" w:author="Soleimaniamiri, Saeid [US-IR]" w:date="2026-06-26T08:51:00Z" w16du:dateUtc="2026-06-26T12:51:00Z">
              <w:r w:rsidRPr="009E625E" w:rsidDel="002C2BE5">
                <w:delText>0.6631</w:delText>
              </w:r>
            </w:del>
          </w:p>
        </w:tc>
        <w:tc>
          <w:tcPr>
            <w:tcW w:w="1256" w:type="dxa"/>
            <w:hideMark/>
            <w:tcPrChange w:id="2521"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641A332E" w14:textId="2A372AC2" w:rsidR="004F2412" w:rsidRPr="009E625E" w:rsidDel="002C2BE5" w:rsidRDefault="004F2412">
            <w:pPr>
              <w:pStyle w:val="FHWABody"/>
              <w:jc w:val="right"/>
              <w:rPr>
                <w:del w:id="2522" w:author="Soleimaniamiri, Saeid [US-IR]" w:date="2026-06-26T08:51:00Z" w16du:dateUtc="2026-06-26T12:51:00Z"/>
              </w:rPr>
              <w:pPrChange w:id="2523" w:author="Bagwe, Gaurav R. [US-IN]" w:date="2026-06-25T18:42:00Z" w16du:dateUtc="2026-06-25T22:42:00Z">
                <w:pPr>
                  <w:pStyle w:val="FHWABody"/>
                </w:pPr>
              </w:pPrChange>
            </w:pPr>
            <w:del w:id="2524" w:author="Soleimaniamiri, Saeid [US-IR]" w:date="2026-06-26T08:51:00Z" w16du:dateUtc="2026-06-26T12:51:00Z">
              <w:r w:rsidRPr="009E625E" w:rsidDel="002C2BE5">
                <w:delText>0.6340</w:delText>
              </w:r>
            </w:del>
          </w:p>
        </w:tc>
        <w:tc>
          <w:tcPr>
            <w:tcW w:w="1256" w:type="dxa"/>
            <w:hideMark/>
            <w:tcPrChange w:id="2525"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5C2A5FA0" w14:textId="649A0E88" w:rsidR="004F2412" w:rsidRPr="009E625E" w:rsidDel="002C2BE5" w:rsidRDefault="004F2412">
            <w:pPr>
              <w:pStyle w:val="FHWABody"/>
              <w:jc w:val="right"/>
              <w:rPr>
                <w:del w:id="2526" w:author="Soleimaniamiri, Saeid [US-IR]" w:date="2026-06-26T08:51:00Z" w16du:dateUtc="2026-06-26T12:51:00Z"/>
              </w:rPr>
              <w:pPrChange w:id="2527" w:author="Bagwe, Gaurav R. [US-IN]" w:date="2026-06-25T18:42:00Z" w16du:dateUtc="2026-06-25T22:42:00Z">
                <w:pPr>
                  <w:pStyle w:val="FHWABody"/>
                </w:pPr>
              </w:pPrChange>
            </w:pPr>
            <w:del w:id="2528" w:author="Soleimaniamiri, Saeid [US-IR]" w:date="2026-06-26T08:51:00Z" w16du:dateUtc="2026-06-26T12:51:00Z">
              <w:r w:rsidRPr="009E625E" w:rsidDel="002C2BE5">
                <w:delText>0.6950</w:delText>
              </w:r>
            </w:del>
          </w:p>
        </w:tc>
      </w:tr>
      <w:tr w:rsidR="004F2412" w:rsidRPr="00064B03" w:rsidDel="002C2BE5" w14:paraId="2A83A6F5" w14:textId="1E2231AE" w:rsidTr="00B816F7">
        <w:trPr>
          <w:del w:id="2529" w:author="Soleimaniamiri, Saeid [US-IR]" w:date="2026-06-26T08:51:00Z"/>
          <w:trPrChange w:id="2530" w:author="Soleimaniamiri, Saeid [US-IR]" w:date="2026-06-26T08:38:00Z" w16du:dateUtc="2026-06-26T12:38:00Z">
            <w:trPr>
              <w:gridAfter w:val="0"/>
            </w:trPr>
          </w:trPrChange>
        </w:trPr>
        <w:tc>
          <w:tcPr>
            <w:tcW w:w="1236" w:type="dxa"/>
            <w:vMerge/>
            <w:hideMark/>
            <w:tcPrChange w:id="2531" w:author="Soleimaniamiri, Saeid [US-IR]" w:date="2026-06-26T08:38:00Z" w16du:dateUtc="2026-06-26T12:38:00Z">
              <w:tcPr>
                <w:tcW w:w="1280" w:type="dxa"/>
                <w:gridSpan w:val="4"/>
                <w:vMerge/>
                <w:tcBorders>
                  <w:left w:val="nil"/>
                  <w:right w:val="nil"/>
                </w:tcBorders>
                <w:tcMar>
                  <w:top w:w="80" w:type="dxa"/>
                  <w:left w:w="80" w:type="dxa"/>
                  <w:bottom w:w="80" w:type="dxa"/>
                  <w:right w:w="80" w:type="dxa"/>
                </w:tcMar>
                <w:vAlign w:val="center"/>
                <w:hideMark/>
              </w:tcPr>
            </w:tcPrChange>
          </w:tcPr>
          <w:p w14:paraId="75493387" w14:textId="12A293A1" w:rsidR="004F2412" w:rsidRPr="00064B03" w:rsidDel="002C2BE5" w:rsidRDefault="004F2412" w:rsidP="0066434D">
            <w:pPr>
              <w:pStyle w:val="FHWABody"/>
              <w:rPr>
                <w:del w:id="2532" w:author="Soleimaniamiri, Saeid [US-IR]" w:date="2026-06-26T08:51:00Z" w16du:dateUtc="2026-06-26T12:51:00Z"/>
              </w:rPr>
            </w:pPr>
          </w:p>
        </w:tc>
        <w:tc>
          <w:tcPr>
            <w:tcW w:w="1276" w:type="dxa"/>
            <w:hideMark/>
            <w:tcPrChange w:id="2533"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144AC5EB" w14:textId="42D4B5A1" w:rsidR="004F2412" w:rsidRPr="00064B03" w:rsidDel="002C2BE5" w:rsidRDefault="004F2412" w:rsidP="0066434D">
            <w:pPr>
              <w:pStyle w:val="FHWABody"/>
              <w:rPr>
                <w:del w:id="2534" w:author="Soleimaniamiri, Saeid [US-IR]" w:date="2026-06-26T08:51:00Z" w16du:dateUtc="2026-06-26T12:51:00Z"/>
              </w:rPr>
            </w:pPr>
            <w:del w:id="2535" w:author="Soleimaniamiri, Saeid [US-IR]" w:date="2026-06-26T08:51:00Z" w16du:dateUtc="2026-06-26T12:51:00Z">
              <w:r w:rsidRPr="00064B03" w:rsidDel="002C2BE5">
                <w:delText>CULane</w:delText>
              </w:r>
            </w:del>
          </w:p>
        </w:tc>
        <w:tc>
          <w:tcPr>
            <w:tcW w:w="597" w:type="dxa"/>
            <w:hideMark/>
            <w:tcPrChange w:id="2536"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1397963A" w14:textId="0127FB21" w:rsidR="004F2412" w:rsidRPr="00064B03" w:rsidDel="002C2BE5" w:rsidRDefault="004F2412" w:rsidP="0066434D">
            <w:pPr>
              <w:pStyle w:val="FHWABody"/>
              <w:rPr>
                <w:del w:id="2537" w:author="Soleimaniamiri, Saeid [US-IR]" w:date="2026-06-26T08:51:00Z" w16du:dateUtc="2026-06-26T12:51:00Z"/>
              </w:rPr>
            </w:pPr>
            <w:del w:id="2538" w:author="Soleimaniamiri, Saeid [US-IR]" w:date="2026-06-26T08:51:00Z" w16du:dateUtc="2026-06-26T12:51:00Z">
              <w:r w:rsidRPr="00064B03" w:rsidDel="002C2BE5">
                <w:delText>test</w:delText>
              </w:r>
            </w:del>
          </w:p>
        </w:tc>
        <w:tc>
          <w:tcPr>
            <w:tcW w:w="850" w:type="dxa"/>
            <w:hideMark/>
            <w:tcPrChange w:id="2539"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396AD7FB" w14:textId="3DD30C45" w:rsidR="004F2412" w:rsidRPr="00064B03" w:rsidDel="002C2BE5" w:rsidRDefault="004F2412">
            <w:pPr>
              <w:pStyle w:val="FHWABody"/>
              <w:jc w:val="right"/>
              <w:rPr>
                <w:del w:id="2540" w:author="Soleimaniamiri, Saeid [US-IR]" w:date="2026-06-26T08:51:00Z" w16du:dateUtc="2026-06-26T12:51:00Z"/>
              </w:rPr>
              <w:pPrChange w:id="2541" w:author="Bagwe, Gaurav R. [US-IN]" w:date="2026-06-25T18:42:00Z" w16du:dateUtc="2026-06-25T22:42:00Z">
                <w:pPr>
                  <w:pStyle w:val="FHWABody"/>
                </w:pPr>
              </w:pPrChange>
            </w:pPr>
            <w:del w:id="2542" w:author="Soleimaniamiri, Saeid [US-IR]" w:date="2026-06-26T08:51:00Z" w16du:dateUtc="2026-06-26T12:51:00Z">
              <w:r w:rsidRPr="00064B03" w:rsidDel="002C2BE5">
                <w:delText>34,680</w:delText>
              </w:r>
            </w:del>
          </w:p>
        </w:tc>
        <w:tc>
          <w:tcPr>
            <w:tcW w:w="1336" w:type="dxa"/>
            <w:hideMark/>
            <w:tcPrChange w:id="2543"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52EC98C4" w14:textId="325231B2" w:rsidR="004F2412" w:rsidRPr="00064B03" w:rsidDel="002C2BE5" w:rsidRDefault="004F2412">
            <w:pPr>
              <w:pStyle w:val="FHWABody"/>
              <w:jc w:val="right"/>
              <w:rPr>
                <w:del w:id="2544" w:author="Soleimaniamiri, Saeid [US-IR]" w:date="2026-06-26T08:51:00Z" w16du:dateUtc="2026-06-26T12:51:00Z"/>
              </w:rPr>
              <w:pPrChange w:id="2545" w:author="Bagwe, Gaurav R. [US-IN]" w:date="2026-06-25T18:42:00Z" w16du:dateUtc="2026-06-25T22:42:00Z">
                <w:pPr>
                  <w:pStyle w:val="FHWABody"/>
                </w:pPr>
              </w:pPrChange>
            </w:pPr>
            <w:del w:id="2546" w:author="Soleimaniamiri, Saeid [US-IR]" w:date="2026-06-26T08:51:00Z" w16du:dateUtc="2026-06-26T12:51:00Z">
              <w:r w:rsidRPr="00064B03" w:rsidDel="002C2BE5">
                <w:delText>0.2626</w:delText>
              </w:r>
            </w:del>
          </w:p>
        </w:tc>
        <w:tc>
          <w:tcPr>
            <w:tcW w:w="1256" w:type="dxa"/>
            <w:hideMark/>
            <w:tcPrChange w:id="2547"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59AD7636" w14:textId="14C7DC8A" w:rsidR="004F2412" w:rsidRPr="00064B03" w:rsidDel="002C2BE5" w:rsidRDefault="004F2412">
            <w:pPr>
              <w:pStyle w:val="FHWABody"/>
              <w:jc w:val="right"/>
              <w:rPr>
                <w:del w:id="2548" w:author="Soleimaniamiri, Saeid [US-IR]" w:date="2026-06-26T08:51:00Z" w16du:dateUtc="2026-06-26T12:51:00Z"/>
              </w:rPr>
              <w:pPrChange w:id="2549" w:author="Bagwe, Gaurav R. [US-IN]" w:date="2026-06-25T18:42:00Z" w16du:dateUtc="2026-06-25T22:42:00Z">
                <w:pPr>
                  <w:pStyle w:val="FHWABody"/>
                </w:pPr>
              </w:pPrChange>
            </w:pPr>
            <w:del w:id="2550" w:author="Soleimaniamiri, Saeid [US-IR]" w:date="2026-06-26T08:51:00Z" w16du:dateUtc="2026-06-26T12:51:00Z">
              <w:r w:rsidRPr="00064B03" w:rsidDel="002C2BE5">
                <w:delText>0.4159</w:delText>
              </w:r>
            </w:del>
          </w:p>
        </w:tc>
        <w:tc>
          <w:tcPr>
            <w:tcW w:w="1256" w:type="dxa"/>
            <w:hideMark/>
            <w:tcPrChange w:id="2551"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6E9CDBBE" w14:textId="6F974D99" w:rsidR="004F2412" w:rsidRPr="00064B03" w:rsidDel="002C2BE5" w:rsidRDefault="004F2412">
            <w:pPr>
              <w:pStyle w:val="FHWABody"/>
              <w:jc w:val="right"/>
              <w:rPr>
                <w:del w:id="2552" w:author="Soleimaniamiri, Saeid [US-IR]" w:date="2026-06-26T08:51:00Z" w16du:dateUtc="2026-06-26T12:51:00Z"/>
              </w:rPr>
              <w:pPrChange w:id="2553" w:author="Bagwe, Gaurav R. [US-IN]" w:date="2026-06-25T18:42:00Z" w16du:dateUtc="2026-06-25T22:42:00Z">
                <w:pPr>
                  <w:pStyle w:val="FHWABody"/>
                </w:pPr>
              </w:pPrChange>
            </w:pPr>
            <w:del w:id="2554" w:author="Soleimaniamiri, Saeid [US-IR]" w:date="2026-06-26T08:51:00Z" w16du:dateUtc="2026-06-26T12:51:00Z">
              <w:r w:rsidRPr="00064B03" w:rsidDel="002C2BE5">
                <w:delText>0.4616</w:delText>
              </w:r>
            </w:del>
          </w:p>
        </w:tc>
        <w:tc>
          <w:tcPr>
            <w:tcW w:w="1256" w:type="dxa"/>
            <w:hideMark/>
            <w:tcPrChange w:id="2555"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12A6F7F8" w14:textId="0CE8AE5D" w:rsidR="004F2412" w:rsidRPr="00064B03" w:rsidDel="002C2BE5" w:rsidRDefault="004F2412">
            <w:pPr>
              <w:pStyle w:val="FHWABody"/>
              <w:jc w:val="right"/>
              <w:rPr>
                <w:del w:id="2556" w:author="Soleimaniamiri, Saeid [US-IR]" w:date="2026-06-26T08:51:00Z" w16du:dateUtc="2026-06-26T12:51:00Z"/>
              </w:rPr>
              <w:pPrChange w:id="2557" w:author="Bagwe, Gaurav R. [US-IN]" w:date="2026-06-25T18:42:00Z" w16du:dateUtc="2026-06-25T22:42:00Z">
                <w:pPr>
                  <w:pStyle w:val="FHWABody"/>
                </w:pPr>
              </w:pPrChange>
            </w:pPr>
            <w:del w:id="2558" w:author="Soleimaniamiri, Saeid [US-IR]" w:date="2026-06-26T08:51:00Z" w16du:dateUtc="2026-06-26T12:51:00Z">
              <w:r w:rsidRPr="00064B03" w:rsidDel="002C2BE5">
                <w:delText>0.3785</w:delText>
              </w:r>
            </w:del>
          </w:p>
        </w:tc>
      </w:tr>
      <w:tr w:rsidR="004F2412" w:rsidRPr="00064B03" w:rsidDel="002C2BE5" w14:paraId="63DC4922" w14:textId="0F4AF152" w:rsidTr="00B816F7">
        <w:trPr>
          <w:del w:id="2559" w:author="Soleimaniamiri, Saeid [US-IR]" w:date="2026-06-26T08:51:00Z"/>
          <w:trPrChange w:id="2560" w:author="Soleimaniamiri, Saeid [US-IR]" w:date="2026-06-26T08:38:00Z" w16du:dateUtc="2026-06-26T12:38:00Z">
            <w:trPr>
              <w:gridAfter w:val="0"/>
            </w:trPr>
          </w:trPrChange>
        </w:trPr>
        <w:tc>
          <w:tcPr>
            <w:tcW w:w="1236" w:type="dxa"/>
            <w:vMerge/>
            <w:hideMark/>
            <w:tcPrChange w:id="2561" w:author="Soleimaniamiri, Saeid [US-IR]" w:date="2026-06-26T08:38:00Z" w16du:dateUtc="2026-06-26T12:38:00Z">
              <w:tcPr>
                <w:tcW w:w="1280" w:type="dxa"/>
                <w:gridSpan w:val="4"/>
                <w:vMerge/>
                <w:tcBorders>
                  <w:left w:val="nil"/>
                  <w:right w:val="nil"/>
                </w:tcBorders>
                <w:tcMar>
                  <w:top w:w="80" w:type="dxa"/>
                  <w:left w:w="80" w:type="dxa"/>
                  <w:bottom w:w="80" w:type="dxa"/>
                  <w:right w:w="80" w:type="dxa"/>
                </w:tcMar>
                <w:vAlign w:val="center"/>
                <w:hideMark/>
              </w:tcPr>
            </w:tcPrChange>
          </w:tcPr>
          <w:p w14:paraId="17A8D1E2" w14:textId="2364E4CD" w:rsidR="004F2412" w:rsidRPr="00064B03" w:rsidDel="002C2BE5" w:rsidRDefault="004F2412" w:rsidP="0066434D">
            <w:pPr>
              <w:pStyle w:val="FHWABody"/>
              <w:rPr>
                <w:del w:id="2562" w:author="Soleimaniamiri, Saeid [US-IR]" w:date="2026-06-26T08:51:00Z" w16du:dateUtc="2026-06-26T12:51:00Z"/>
              </w:rPr>
            </w:pPr>
          </w:p>
        </w:tc>
        <w:tc>
          <w:tcPr>
            <w:tcW w:w="1276" w:type="dxa"/>
            <w:hideMark/>
            <w:tcPrChange w:id="2563"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42888C84" w14:textId="50D3E2E3" w:rsidR="004F2412" w:rsidRPr="00064B03" w:rsidDel="002C2BE5" w:rsidRDefault="004F2412" w:rsidP="0066434D">
            <w:pPr>
              <w:pStyle w:val="FHWABody"/>
              <w:rPr>
                <w:del w:id="2564" w:author="Soleimaniamiri, Saeid [US-IR]" w:date="2026-06-26T08:51:00Z" w16du:dateUtc="2026-06-26T12:51:00Z"/>
              </w:rPr>
            </w:pPr>
            <w:del w:id="2565" w:author="Soleimaniamiri, Saeid [US-IR]" w:date="2026-06-26T08:51:00Z" w16du:dateUtc="2026-06-26T12:51:00Z">
              <w:r w:rsidRPr="00064B03" w:rsidDel="002C2BE5">
                <w:delText>CurveLanes</w:delText>
              </w:r>
            </w:del>
          </w:p>
        </w:tc>
        <w:tc>
          <w:tcPr>
            <w:tcW w:w="597" w:type="dxa"/>
            <w:hideMark/>
            <w:tcPrChange w:id="2566"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0B836D63" w14:textId="70722F37" w:rsidR="004F2412" w:rsidRPr="00064B03" w:rsidDel="002C2BE5" w:rsidRDefault="004F2412" w:rsidP="0066434D">
            <w:pPr>
              <w:pStyle w:val="FHWABody"/>
              <w:rPr>
                <w:del w:id="2567" w:author="Soleimaniamiri, Saeid [US-IR]" w:date="2026-06-26T08:51:00Z" w16du:dateUtc="2026-06-26T12:51:00Z"/>
              </w:rPr>
            </w:pPr>
            <w:del w:id="2568" w:author="Soleimaniamiri, Saeid [US-IR]" w:date="2026-06-26T08:51:00Z" w16du:dateUtc="2026-06-26T12:51:00Z">
              <w:r w:rsidRPr="00064B03" w:rsidDel="002C2BE5">
                <w:delText>valid</w:delText>
              </w:r>
            </w:del>
          </w:p>
        </w:tc>
        <w:tc>
          <w:tcPr>
            <w:tcW w:w="850" w:type="dxa"/>
            <w:hideMark/>
            <w:tcPrChange w:id="2569"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4C0822BD" w14:textId="3E1A63B0" w:rsidR="004F2412" w:rsidRPr="00064B03" w:rsidDel="002C2BE5" w:rsidRDefault="004F2412">
            <w:pPr>
              <w:pStyle w:val="FHWABody"/>
              <w:jc w:val="right"/>
              <w:rPr>
                <w:del w:id="2570" w:author="Soleimaniamiri, Saeid [US-IR]" w:date="2026-06-26T08:51:00Z" w16du:dateUtc="2026-06-26T12:51:00Z"/>
              </w:rPr>
              <w:pPrChange w:id="2571" w:author="Bagwe, Gaurav R. [US-IN]" w:date="2026-06-25T18:42:00Z" w16du:dateUtc="2026-06-25T22:42:00Z">
                <w:pPr>
                  <w:pStyle w:val="FHWABody"/>
                </w:pPr>
              </w:pPrChange>
            </w:pPr>
            <w:del w:id="2572" w:author="Soleimaniamiri, Saeid [US-IR]" w:date="2026-06-26T08:51:00Z" w16du:dateUtc="2026-06-26T12:51:00Z">
              <w:r w:rsidRPr="00064B03" w:rsidDel="002C2BE5">
                <w:delText>20,000</w:delText>
              </w:r>
            </w:del>
          </w:p>
        </w:tc>
        <w:tc>
          <w:tcPr>
            <w:tcW w:w="1336" w:type="dxa"/>
            <w:hideMark/>
            <w:tcPrChange w:id="2573"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6F299A34" w14:textId="63B24ADB" w:rsidR="004F2412" w:rsidRPr="00064B03" w:rsidDel="002C2BE5" w:rsidRDefault="004F2412">
            <w:pPr>
              <w:pStyle w:val="FHWABody"/>
              <w:jc w:val="right"/>
              <w:rPr>
                <w:del w:id="2574" w:author="Soleimaniamiri, Saeid [US-IR]" w:date="2026-06-26T08:51:00Z" w16du:dateUtc="2026-06-26T12:51:00Z"/>
              </w:rPr>
              <w:pPrChange w:id="2575" w:author="Bagwe, Gaurav R. [US-IN]" w:date="2026-06-25T18:42:00Z" w16du:dateUtc="2026-06-25T22:42:00Z">
                <w:pPr>
                  <w:pStyle w:val="FHWABody"/>
                </w:pPr>
              </w:pPrChange>
            </w:pPr>
            <w:del w:id="2576" w:author="Soleimaniamiri, Saeid [US-IR]" w:date="2026-06-26T08:51:00Z" w16du:dateUtc="2026-06-26T12:51:00Z">
              <w:r w:rsidRPr="00064B03" w:rsidDel="002C2BE5">
                <w:delText>0.3845</w:delText>
              </w:r>
            </w:del>
          </w:p>
        </w:tc>
        <w:tc>
          <w:tcPr>
            <w:tcW w:w="1256" w:type="dxa"/>
            <w:hideMark/>
            <w:tcPrChange w:id="2577"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2A0DAC29" w14:textId="5FB63398" w:rsidR="004F2412" w:rsidRPr="00064B03" w:rsidDel="002C2BE5" w:rsidRDefault="004F2412">
            <w:pPr>
              <w:pStyle w:val="FHWABody"/>
              <w:jc w:val="right"/>
              <w:rPr>
                <w:del w:id="2578" w:author="Soleimaniamiri, Saeid [US-IR]" w:date="2026-06-26T08:51:00Z" w16du:dateUtc="2026-06-26T12:51:00Z"/>
              </w:rPr>
              <w:pPrChange w:id="2579" w:author="Bagwe, Gaurav R. [US-IN]" w:date="2026-06-25T18:42:00Z" w16du:dateUtc="2026-06-25T22:42:00Z">
                <w:pPr>
                  <w:pStyle w:val="FHWABody"/>
                </w:pPr>
              </w:pPrChange>
            </w:pPr>
            <w:del w:id="2580" w:author="Soleimaniamiri, Saeid [US-IR]" w:date="2026-06-26T08:51:00Z" w16du:dateUtc="2026-06-26T12:51:00Z">
              <w:r w:rsidRPr="00064B03" w:rsidDel="002C2BE5">
                <w:delText>0.5554</w:delText>
              </w:r>
            </w:del>
          </w:p>
        </w:tc>
        <w:tc>
          <w:tcPr>
            <w:tcW w:w="1256" w:type="dxa"/>
            <w:hideMark/>
            <w:tcPrChange w:id="2581"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699270B1" w14:textId="7CABFECB" w:rsidR="004F2412" w:rsidRPr="00064B03" w:rsidDel="002C2BE5" w:rsidRDefault="004F2412">
            <w:pPr>
              <w:pStyle w:val="FHWABody"/>
              <w:jc w:val="right"/>
              <w:rPr>
                <w:del w:id="2582" w:author="Soleimaniamiri, Saeid [US-IR]" w:date="2026-06-26T08:51:00Z" w16du:dateUtc="2026-06-26T12:51:00Z"/>
              </w:rPr>
              <w:pPrChange w:id="2583" w:author="Bagwe, Gaurav R. [US-IN]" w:date="2026-06-25T18:42:00Z" w16du:dateUtc="2026-06-25T22:42:00Z">
                <w:pPr>
                  <w:pStyle w:val="FHWABody"/>
                </w:pPr>
              </w:pPrChange>
            </w:pPr>
            <w:del w:id="2584" w:author="Soleimaniamiri, Saeid [US-IR]" w:date="2026-06-26T08:51:00Z" w16du:dateUtc="2026-06-26T12:51:00Z">
              <w:r w:rsidRPr="00064B03" w:rsidDel="002C2BE5">
                <w:delText>0.5292</w:delText>
              </w:r>
            </w:del>
          </w:p>
        </w:tc>
        <w:tc>
          <w:tcPr>
            <w:tcW w:w="1256" w:type="dxa"/>
            <w:hideMark/>
            <w:tcPrChange w:id="2585"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31FA214D" w14:textId="48C8E749" w:rsidR="004F2412" w:rsidRPr="00064B03" w:rsidDel="002C2BE5" w:rsidRDefault="004F2412">
            <w:pPr>
              <w:pStyle w:val="FHWABody"/>
              <w:jc w:val="right"/>
              <w:rPr>
                <w:del w:id="2586" w:author="Soleimaniamiri, Saeid [US-IR]" w:date="2026-06-26T08:51:00Z" w16du:dateUtc="2026-06-26T12:51:00Z"/>
              </w:rPr>
              <w:pPrChange w:id="2587" w:author="Bagwe, Gaurav R. [US-IN]" w:date="2026-06-25T18:42:00Z" w16du:dateUtc="2026-06-25T22:42:00Z">
                <w:pPr>
                  <w:pStyle w:val="FHWABody"/>
                </w:pPr>
              </w:pPrChange>
            </w:pPr>
            <w:del w:id="2588" w:author="Soleimaniamiri, Saeid [US-IR]" w:date="2026-06-26T08:51:00Z" w16du:dateUtc="2026-06-26T12:51:00Z">
              <w:r w:rsidRPr="00064B03" w:rsidDel="002C2BE5">
                <w:delText>0.5844</w:delText>
              </w:r>
            </w:del>
          </w:p>
        </w:tc>
      </w:tr>
      <w:tr w:rsidR="004F2412" w:rsidRPr="00064B03" w:rsidDel="002C2BE5" w14:paraId="22758B61" w14:textId="0EC8276D" w:rsidTr="00B816F7">
        <w:trPr>
          <w:del w:id="2589" w:author="Soleimaniamiri, Saeid [US-IR]" w:date="2026-06-26T08:51:00Z"/>
          <w:trPrChange w:id="2590" w:author="Soleimaniamiri, Saeid [US-IR]" w:date="2026-06-26T08:38:00Z" w16du:dateUtc="2026-06-26T12:38:00Z">
            <w:trPr>
              <w:gridAfter w:val="0"/>
            </w:trPr>
          </w:trPrChange>
        </w:trPr>
        <w:tc>
          <w:tcPr>
            <w:tcW w:w="1236" w:type="dxa"/>
            <w:vMerge/>
            <w:hideMark/>
            <w:tcPrChange w:id="2591" w:author="Soleimaniamiri, Saeid [US-IR]" w:date="2026-06-26T08:38:00Z" w16du:dateUtc="2026-06-26T12:38:00Z">
              <w:tcPr>
                <w:tcW w:w="1280" w:type="dxa"/>
                <w:gridSpan w:val="4"/>
                <w:vMerge/>
                <w:tcBorders>
                  <w:left w:val="nil"/>
                  <w:bottom w:val="nil"/>
                  <w:right w:val="nil"/>
                </w:tcBorders>
                <w:tcMar>
                  <w:top w:w="80" w:type="dxa"/>
                  <w:left w:w="80" w:type="dxa"/>
                  <w:bottom w:w="80" w:type="dxa"/>
                  <w:right w:w="80" w:type="dxa"/>
                </w:tcMar>
                <w:vAlign w:val="center"/>
                <w:hideMark/>
              </w:tcPr>
            </w:tcPrChange>
          </w:tcPr>
          <w:p w14:paraId="14EE861B" w14:textId="4DC987A9" w:rsidR="004F2412" w:rsidRPr="00064B03" w:rsidDel="002C2BE5" w:rsidRDefault="004F2412" w:rsidP="0066434D">
            <w:pPr>
              <w:pStyle w:val="FHWABody"/>
              <w:rPr>
                <w:del w:id="2592" w:author="Soleimaniamiri, Saeid [US-IR]" w:date="2026-06-26T08:51:00Z" w16du:dateUtc="2026-06-26T12:51:00Z"/>
              </w:rPr>
            </w:pPr>
          </w:p>
        </w:tc>
        <w:tc>
          <w:tcPr>
            <w:tcW w:w="1276" w:type="dxa"/>
            <w:hideMark/>
            <w:tcPrChange w:id="2593"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1D9B6ABD" w14:textId="379F266F" w:rsidR="004F2412" w:rsidRPr="00064B03" w:rsidDel="002C2BE5" w:rsidRDefault="004F2412" w:rsidP="0066434D">
            <w:pPr>
              <w:pStyle w:val="FHWABody"/>
              <w:rPr>
                <w:del w:id="2594" w:author="Soleimaniamiri, Saeid [US-IR]" w:date="2026-06-26T08:51:00Z" w16du:dateUtc="2026-06-26T12:51:00Z"/>
              </w:rPr>
            </w:pPr>
            <w:del w:id="2595" w:author="Soleimaniamiri, Saeid [US-IR]" w:date="2026-06-26T08:51:00Z" w16du:dateUtc="2026-06-26T12:51:00Z">
              <w:r w:rsidRPr="00064B03" w:rsidDel="002C2BE5">
                <w:delText>BDD100K-Lane</w:delText>
              </w:r>
            </w:del>
          </w:p>
        </w:tc>
        <w:tc>
          <w:tcPr>
            <w:tcW w:w="597" w:type="dxa"/>
            <w:hideMark/>
            <w:tcPrChange w:id="2596"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6E5A9F96" w14:textId="5AF1B665" w:rsidR="004F2412" w:rsidRPr="00064B03" w:rsidDel="002C2BE5" w:rsidRDefault="00200E1F" w:rsidP="0066434D">
            <w:pPr>
              <w:pStyle w:val="FHWABody"/>
              <w:rPr>
                <w:del w:id="2597" w:author="Soleimaniamiri, Saeid [US-IR]" w:date="2026-06-26T08:51:00Z" w16du:dateUtc="2026-06-26T12:51:00Z"/>
              </w:rPr>
            </w:pPr>
            <w:del w:id="2598" w:author="Soleimaniamiri, Saeid [US-IR]" w:date="2026-06-26T08:51:00Z" w16du:dateUtc="2026-06-26T12:51:00Z">
              <w:r w:rsidRPr="00064B03" w:rsidDel="002C2BE5">
                <w:delText>valid</w:delText>
              </w:r>
            </w:del>
          </w:p>
        </w:tc>
        <w:tc>
          <w:tcPr>
            <w:tcW w:w="850" w:type="dxa"/>
            <w:hideMark/>
            <w:tcPrChange w:id="2599"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25A92FE9" w14:textId="40442BCE" w:rsidR="004F2412" w:rsidRPr="00064B03" w:rsidDel="002C2BE5" w:rsidRDefault="004F2412">
            <w:pPr>
              <w:pStyle w:val="FHWABody"/>
              <w:jc w:val="right"/>
              <w:rPr>
                <w:del w:id="2600" w:author="Soleimaniamiri, Saeid [US-IR]" w:date="2026-06-26T08:51:00Z" w16du:dateUtc="2026-06-26T12:51:00Z"/>
              </w:rPr>
              <w:pPrChange w:id="2601" w:author="Bagwe, Gaurav R. [US-IN]" w:date="2026-06-25T18:42:00Z" w16du:dateUtc="2026-06-25T22:42:00Z">
                <w:pPr>
                  <w:pStyle w:val="FHWABody"/>
                </w:pPr>
              </w:pPrChange>
            </w:pPr>
            <w:del w:id="2602" w:author="Soleimaniamiri, Saeid [US-IR]" w:date="2026-06-26T08:51:00Z" w16du:dateUtc="2026-06-26T12:51:00Z">
              <w:r w:rsidRPr="00064B03" w:rsidDel="002C2BE5">
                <w:delText>10,000</w:delText>
              </w:r>
            </w:del>
          </w:p>
        </w:tc>
        <w:tc>
          <w:tcPr>
            <w:tcW w:w="1336" w:type="dxa"/>
            <w:hideMark/>
            <w:tcPrChange w:id="2603"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669FBF34" w14:textId="532AB5B6" w:rsidR="004F2412" w:rsidRPr="00064B03" w:rsidDel="002C2BE5" w:rsidRDefault="004F2412">
            <w:pPr>
              <w:pStyle w:val="FHWABody"/>
              <w:jc w:val="right"/>
              <w:rPr>
                <w:del w:id="2604" w:author="Soleimaniamiri, Saeid [US-IR]" w:date="2026-06-26T08:51:00Z" w16du:dateUtc="2026-06-26T12:51:00Z"/>
              </w:rPr>
              <w:pPrChange w:id="2605" w:author="Bagwe, Gaurav R. [US-IN]" w:date="2026-06-25T18:42:00Z" w16du:dateUtc="2026-06-25T22:42:00Z">
                <w:pPr>
                  <w:pStyle w:val="FHWABody"/>
                </w:pPr>
              </w:pPrChange>
            </w:pPr>
            <w:del w:id="2606" w:author="Soleimaniamiri, Saeid [US-IR]" w:date="2026-06-26T08:51:00Z" w16du:dateUtc="2026-06-26T12:51:00Z">
              <w:r w:rsidRPr="00064B03" w:rsidDel="002C2BE5">
                <w:delText>0.2006</w:delText>
              </w:r>
            </w:del>
          </w:p>
        </w:tc>
        <w:tc>
          <w:tcPr>
            <w:tcW w:w="1256" w:type="dxa"/>
            <w:hideMark/>
            <w:tcPrChange w:id="2607"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19772B9F" w14:textId="4EDDCDC6" w:rsidR="004F2412" w:rsidRPr="00064B03" w:rsidDel="002C2BE5" w:rsidRDefault="004F2412">
            <w:pPr>
              <w:pStyle w:val="FHWABody"/>
              <w:jc w:val="right"/>
              <w:rPr>
                <w:del w:id="2608" w:author="Soleimaniamiri, Saeid [US-IR]" w:date="2026-06-26T08:51:00Z" w16du:dateUtc="2026-06-26T12:51:00Z"/>
              </w:rPr>
              <w:pPrChange w:id="2609" w:author="Bagwe, Gaurav R. [US-IN]" w:date="2026-06-25T18:42:00Z" w16du:dateUtc="2026-06-25T22:42:00Z">
                <w:pPr>
                  <w:pStyle w:val="FHWABody"/>
                </w:pPr>
              </w:pPrChange>
            </w:pPr>
            <w:del w:id="2610" w:author="Soleimaniamiri, Saeid [US-IR]" w:date="2026-06-26T08:51:00Z" w16du:dateUtc="2026-06-26T12:51:00Z">
              <w:r w:rsidRPr="00064B03" w:rsidDel="002C2BE5">
                <w:delText>0.3342</w:delText>
              </w:r>
            </w:del>
          </w:p>
        </w:tc>
        <w:tc>
          <w:tcPr>
            <w:tcW w:w="1256" w:type="dxa"/>
            <w:hideMark/>
            <w:tcPrChange w:id="2611"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0BD144A9" w14:textId="6C8E328F" w:rsidR="004F2412" w:rsidRPr="00064B03" w:rsidDel="002C2BE5" w:rsidRDefault="004F2412">
            <w:pPr>
              <w:pStyle w:val="FHWABody"/>
              <w:jc w:val="right"/>
              <w:rPr>
                <w:del w:id="2612" w:author="Soleimaniamiri, Saeid [US-IR]" w:date="2026-06-26T08:51:00Z" w16du:dateUtc="2026-06-26T12:51:00Z"/>
              </w:rPr>
              <w:pPrChange w:id="2613" w:author="Bagwe, Gaurav R. [US-IN]" w:date="2026-06-25T18:42:00Z" w16du:dateUtc="2026-06-25T22:42:00Z">
                <w:pPr>
                  <w:pStyle w:val="FHWABody"/>
                </w:pPr>
              </w:pPrChange>
            </w:pPr>
            <w:del w:id="2614" w:author="Soleimaniamiri, Saeid [US-IR]" w:date="2026-06-26T08:51:00Z" w16du:dateUtc="2026-06-26T12:51:00Z">
              <w:r w:rsidRPr="00064B03" w:rsidDel="002C2BE5">
                <w:delText>0.2058</w:delText>
              </w:r>
            </w:del>
          </w:p>
        </w:tc>
        <w:tc>
          <w:tcPr>
            <w:tcW w:w="1256" w:type="dxa"/>
            <w:hideMark/>
            <w:tcPrChange w:id="2615"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7643CF53" w14:textId="14D18070" w:rsidR="004F2412" w:rsidRPr="00064B03" w:rsidDel="002C2BE5" w:rsidRDefault="004F2412">
            <w:pPr>
              <w:pStyle w:val="FHWABody"/>
              <w:jc w:val="right"/>
              <w:rPr>
                <w:del w:id="2616" w:author="Soleimaniamiri, Saeid [US-IR]" w:date="2026-06-26T08:51:00Z" w16du:dateUtc="2026-06-26T12:51:00Z"/>
              </w:rPr>
              <w:pPrChange w:id="2617" w:author="Bagwe, Gaurav R. [US-IN]" w:date="2026-06-25T18:42:00Z" w16du:dateUtc="2026-06-25T22:42:00Z">
                <w:pPr>
                  <w:pStyle w:val="FHWABody"/>
                </w:pPr>
              </w:pPrChange>
            </w:pPr>
            <w:del w:id="2618" w:author="Soleimaniamiri, Saeid [US-IR]" w:date="2026-06-26T08:51:00Z" w16du:dateUtc="2026-06-26T12:51:00Z">
              <w:r w:rsidRPr="00064B03" w:rsidDel="002C2BE5">
                <w:delText>0.8893</w:delText>
              </w:r>
            </w:del>
          </w:p>
        </w:tc>
      </w:tr>
      <w:tr w:rsidR="004F2412" w:rsidRPr="00064B03" w:rsidDel="002C2BE5" w14:paraId="6FA57DB8" w14:textId="356973EB" w:rsidTr="00B816F7">
        <w:trPr>
          <w:del w:id="2619" w:author="Soleimaniamiri, Saeid [US-IR]" w:date="2026-06-26T08:51:00Z"/>
          <w:trPrChange w:id="2620" w:author="Soleimaniamiri, Saeid [US-IR]" w:date="2026-06-26T08:38:00Z" w16du:dateUtc="2026-06-26T12:38:00Z">
            <w:trPr>
              <w:gridAfter w:val="0"/>
            </w:trPr>
          </w:trPrChange>
        </w:trPr>
        <w:tc>
          <w:tcPr>
            <w:tcW w:w="1236" w:type="dxa"/>
            <w:vMerge w:val="restart"/>
            <w:hideMark/>
            <w:tcPrChange w:id="2621" w:author="Soleimaniamiri, Saeid [US-IR]" w:date="2026-06-26T08:38:00Z" w16du:dateUtc="2026-06-26T12:38:00Z">
              <w:tcPr>
                <w:tcW w:w="1280" w:type="dxa"/>
                <w:gridSpan w:val="4"/>
                <w:vMerge w:val="restart"/>
                <w:tcBorders>
                  <w:top w:val="nil"/>
                  <w:left w:val="nil"/>
                  <w:right w:val="nil"/>
                </w:tcBorders>
                <w:tcMar>
                  <w:top w:w="80" w:type="dxa"/>
                  <w:left w:w="80" w:type="dxa"/>
                  <w:bottom w:w="80" w:type="dxa"/>
                  <w:right w:w="80" w:type="dxa"/>
                </w:tcMar>
                <w:vAlign w:val="center"/>
                <w:hideMark/>
              </w:tcPr>
            </w:tcPrChange>
          </w:tcPr>
          <w:p w14:paraId="1270D531" w14:textId="7183FCA8" w:rsidR="004F2412" w:rsidRPr="00064B03" w:rsidDel="002C2BE5" w:rsidRDefault="004F2412" w:rsidP="0066434D">
            <w:pPr>
              <w:pStyle w:val="FHWABody"/>
              <w:rPr>
                <w:del w:id="2622" w:author="Soleimaniamiri, Saeid [US-IR]" w:date="2026-06-26T08:51:00Z" w16du:dateUtc="2026-06-26T12:51:00Z"/>
              </w:rPr>
            </w:pPr>
            <w:del w:id="2623" w:author="Soleimaniamiri, Saeid [US-IR]" w:date="2026-06-26T08:51:00Z" w16du:dateUtc="2026-06-26T12:51:00Z">
              <w:r w:rsidRPr="00064B03" w:rsidDel="002C2BE5">
                <w:delText>HybridNets</w:delText>
              </w:r>
            </w:del>
          </w:p>
        </w:tc>
        <w:tc>
          <w:tcPr>
            <w:tcW w:w="1276" w:type="dxa"/>
            <w:hideMark/>
            <w:tcPrChange w:id="2624"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0DAF812F" w14:textId="344FB296" w:rsidR="004F2412" w:rsidRPr="00064B03" w:rsidDel="002C2BE5" w:rsidRDefault="004F2412" w:rsidP="0066434D">
            <w:pPr>
              <w:pStyle w:val="FHWABody"/>
              <w:rPr>
                <w:del w:id="2625" w:author="Soleimaniamiri, Saeid [US-IR]" w:date="2026-06-26T08:51:00Z" w16du:dateUtc="2026-06-26T12:51:00Z"/>
              </w:rPr>
            </w:pPr>
            <w:del w:id="2626" w:author="Soleimaniamiri, Saeid [US-IR]" w:date="2026-06-26T08:51:00Z" w16du:dateUtc="2026-06-26T12:51:00Z">
              <w:r w:rsidRPr="00064B03" w:rsidDel="002C2BE5">
                <w:delText>TuSimple</w:delText>
              </w:r>
            </w:del>
          </w:p>
        </w:tc>
        <w:tc>
          <w:tcPr>
            <w:tcW w:w="597" w:type="dxa"/>
            <w:hideMark/>
            <w:tcPrChange w:id="2627"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20FBAD63" w14:textId="69057B59" w:rsidR="004F2412" w:rsidRPr="00064B03" w:rsidDel="002C2BE5" w:rsidRDefault="004F2412" w:rsidP="0066434D">
            <w:pPr>
              <w:pStyle w:val="FHWABody"/>
              <w:rPr>
                <w:del w:id="2628" w:author="Soleimaniamiri, Saeid [US-IR]" w:date="2026-06-26T08:51:00Z" w16du:dateUtc="2026-06-26T12:51:00Z"/>
              </w:rPr>
            </w:pPr>
            <w:del w:id="2629" w:author="Soleimaniamiri, Saeid [US-IR]" w:date="2026-06-26T08:51:00Z" w16du:dateUtc="2026-06-26T12:51:00Z">
              <w:r w:rsidRPr="00064B03" w:rsidDel="002C2BE5">
                <w:delText>test</w:delText>
              </w:r>
            </w:del>
          </w:p>
        </w:tc>
        <w:tc>
          <w:tcPr>
            <w:tcW w:w="850" w:type="dxa"/>
            <w:hideMark/>
            <w:tcPrChange w:id="2630"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7237631D" w14:textId="1E155E2D" w:rsidR="004F2412" w:rsidRPr="00064B03" w:rsidDel="002C2BE5" w:rsidRDefault="004F2412">
            <w:pPr>
              <w:pStyle w:val="FHWABody"/>
              <w:jc w:val="right"/>
              <w:rPr>
                <w:del w:id="2631" w:author="Soleimaniamiri, Saeid [US-IR]" w:date="2026-06-26T08:51:00Z" w16du:dateUtc="2026-06-26T12:51:00Z"/>
              </w:rPr>
              <w:pPrChange w:id="2632" w:author="Bagwe, Gaurav R. [US-IN]" w:date="2026-06-25T18:42:00Z" w16du:dateUtc="2026-06-25T22:42:00Z">
                <w:pPr>
                  <w:pStyle w:val="FHWABody"/>
                </w:pPr>
              </w:pPrChange>
            </w:pPr>
            <w:del w:id="2633" w:author="Soleimaniamiri, Saeid [US-IR]" w:date="2026-06-26T08:51:00Z" w16du:dateUtc="2026-06-26T12:51:00Z">
              <w:r w:rsidRPr="00064B03" w:rsidDel="002C2BE5">
                <w:delText>2,782</w:delText>
              </w:r>
            </w:del>
          </w:p>
        </w:tc>
        <w:tc>
          <w:tcPr>
            <w:tcW w:w="1336" w:type="dxa"/>
            <w:hideMark/>
            <w:tcPrChange w:id="2634"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51E2398F" w14:textId="5AF00E2B" w:rsidR="004F2412" w:rsidRPr="00064B03" w:rsidDel="002C2BE5" w:rsidRDefault="004F2412">
            <w:pPr>
              <w:pStyle w:val="FHWABody"/>
              <w:jc w:val="right"/>
              <w:rPr>
                <w:del w:id="2635" w:author="Soleimaniamiri, Saeid [US-IR]" w:date="2026-06-26T08:51:00Z" w16du:dateUtc="2026-06-26T12:51:00Z"/>
              </w:rPr>
              <w:pPrChange w:id="2636" w:author="Bagwe, Gaurav R. [US-IN]" w:date="2026-06-25T18:42:00Z" w16du:dateUtc="2026-06-25T22:42:00Z">
                <w:pPr>
                  <w:pStyle w:val="FHWABody"/>
                </w:pPr>
              </w:pPrChange>
            </w:pPr>
            <w:del w:id="2637" w:author="Soleimaniamiri, Saeid [US-IR]" w:date="2026-06-26T08:51:00Z" w16du:dateUtc="2026-06-26T12:51:00Z">
              <w:r w:rsidRPr="00064B03" w:rsidDel="002C2BE5">
                <w:delText>0.4721</w:delText>
              </w:r>
            </w:del>
          </w:p>
        </w:tc>
        <w:tc>
          <w:tcPr>
            <w:tcW w:w="1256" w:type="dxa"/>
            <w:hideMark/>
            <w:tcPrChange w:id="2638"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6EC6FDAF" w14:textId="63192642" w:rsidR="004F2412" w:rsidRPr="00064B03" w:rsidDel="002C2BE5" w:rsidRDefault="004F2412">
            <w:pPr>
              <w:pStyle w:val="FHWABody"/>
              <w:jc w:val="right"/>
              <w:rPr>
                <w:del w:id="2639" w:author="Soleimaniamiri, Saeid [US-IR]" w:date="2026-06-26T08:51:00Z" w16du:dateUtc="2026-06-26T12:51:00Z"/>
              </w:rPr>
              <w:pPrChange w:id="2640" w:author="Bagwe, Gaurav R. [US-IN]" w:date="2026-06-25T18:42:00Z" w16du:dateUtc="2026-06-25T22:42:00Z">
                <w:pPr>
                  <w:pStyle w:val="FHWABody"/>
                </w:pPr>
              </w:pPrChange>
            </w:pPr>
            <w:del w:id="2641" w:author="Soleimaniamiri, Saeid [US-IR]" w:date="2026-06-26T08:51:00Z" w16du:dateUtc="2026-06-26T12:51:00Z">
              <w:r w:rsidRPr="00064B03" w:rsidDel="002C2BE5">
                <w:delText>0.6414</w:delText>
              </w:r>
            </w:del>
          </w:p>
        </w:tc>
        <w:tc>
          <w:tcPr>
            <w:tcW w:w="1256" w:type="dxa"/>
            <w:hideMark/>
            <w:tcPrChange w:id="2642"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62FF2180" w14:textId="1009B768" w:rsidR="004F2412" w:rsidRPr="003073B8" w:rsidDel="002C2BE5" w:rsidRDefault="004F2412">
            <w:pPr>
              <w:pStyle w:val="FHWABody"/>
              <w:jc w:val="right"/>
              <w:rPr>
                <w:del w:id="2643" w:author="Soleimaniamiri, Saeid [US-IR]" w:date="2026-06-26T08:51:00Z" w16du:dateUtc="2026-06-26T12:51:00Z"/>
              </w:rPr>
              <w:pPrChange w:id="2644" w:author="Bagwe, Gaurav R. [US-IN]" w:date="2026-06-25T18:42:00Z" w16du:dateUtc="2026-06-25T22:42:00Z">
                <w:pPr>
                  <w:pStyle w:val="FHWABody"/>
                </w:pPr>
              </w:pPrChange>
            </w:pPr>
            <w:del w:id="2645" w:author="Soleimaniamiri, Saeid [US-IR]" w:date="2026-06-26T08:51:00Z" w16du:dateUtc="2026-06-26T12:51:00Z">
              <w:r w:rsidRPr="003073B8" w:rsidDel="002C2BE5">
                <w:delText>0.7763</w:delText>
              </w:r>
            </w:del>
          </w:p>
        </w:tc>
        <w:tc>
          <w:tcPr>
            <w:tcW w:w="1256" w:type="dxa"/>
            <w:hideMark/>
            <w:tcPrChange w:id="2646"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70B52050" w14:textId="748FE267" w:rsidR="004F2412" w:rsidRPr="00064B03" w:rsidDel="002C2BE5" w:rsidRDefault="004F2412">
            <w:pPr>
              <w:pStyle w:val="FHWABody"/>
              <w:jc w:val="right"/>
              <w:rPr>
                <w:del w:id="2647" w:author="Soleimaniamiri, Saeid [US-IR]" w:date="2026-06-26T08:51:00Z" w16du:dateUtc="2026-06-26T12:51:00Z"/>
              </w:rPr>
              <w:pPrChange w:id="2648" w:author="Bagwe, Gaurav R. [US-IN]" w:date="2026-06-25T18:42:00Z" w16du:dateUtc="2026-06-25T22:42:00Z">
                <w:pPr>
                  <w:pStyle w:val="FHWABody"/>
                </w:pPr>
              </w:pPrChange>
            </w:pPr>
            <w:del w:id="2649" w:author="Soleimaniamiri, Saeid [US-IR]" w:date="2026-06-26T08:51:00Z" w16du:dateUtc="2026-06-26T12:51:00Z">
              <w:r w:rsidRPr="00064B03" w:rsidDel="002C2BE5">
                <w:delText>0.5464</w:delText>
              </w:r>
            </w:del>
          </w:p>
        </w:tc>
      </w:tr>
      <w:tr w:rsidR="004F2412" w:rsidRPr="00064B03" w:rsidDel="002C2BE5" w14:paraId="670D2B8B" w14:textId="586488F6" w:rsidTr="00B816F7">
        <w:trPr>
          <w:del w:id="2650" w:author="Soleimaniamiri, Saeid [US-IR]" w:date="2026-06-26T08:51:00Z"/>
          <w:trPrChange w:id="2651" w:author="Soleimaniamiri, Saeid [US-IR]" w:date="2026-06-26T08:38:00Z" w16du:dateUtc="2026-06-26T12:38:00Z">
            <w:trPr>
              <w:gridAfter w:val="0"/>
            </w:trPr>
          </w:trPrChange>
        </w:trPr>
        <w:tc>
          <w:tcPr>
            <w:tcW w:w="1236" w:type="dxa"/>
            <w:vMerge/>
            <w:hideMark/>
            <w:tcPrChange w:id="2652" w:author="Soleimaniamiri, Saeid [US-IR]" w:date="2026-06-26T08:38:00Z" w16du:dateUtc="2026-06-26T12:38:00Z">
              <w:tcPr>
                <w:tcW w:w="1280" w:type="dxa"/>
                <w:gridSpan w:val="4"/>
                <w:vMerge/>
                <w:tcBorders>
                  <w:left w:val="nil"/>
                  <w:right w:val="nil"/>
                </w:tcBorders>
                <w:tcMar>
                  <w:top w:w="80" w:type="dxa"/>
                  <w:left w:w="80" w:type="dxa"/>
                  <w:bottom w:w="80" w:type="dxa"/>
                  <w:right w:w="80" w:type="dxa"/>
                </w:tcMar>
                <w:vAlign w:val="center"/>
                <w:hideMark/>
              </w:tcPr>
            </w:tcPrChange>
          </w:tcPr>
          <w:p w14:paraId="3AD4E1F9" w14:textId="099D2C53" w:rsidR="004F2412" w:rsidRPr="00064B03" w:rsidDel="002C2BE5" w:rsidRDefault="004F2412" w:rsidP="0066434D">
            <w:pPr>
              <w:pStyle w:val="FHWABody"/>
              <w:rPr>
                <w:del w:id="2653" w:author="Soleimaniamiri, Saeid [US-IR]" w:date="2026-06-26T08:51:00Z" w16du:dateUtc="2026-06-26T12:51:00Z"/>
              </w:rPr>
            </w:pPr>
          </w:p>
        </w:tc>
        <w:tc>
          <w:tcPr>
            <w:tcW w:w="1276" w:type="dxa"/>
            <w:hideMark/>
            <w:tcPrChange w:id="2654"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13EDD71D" w14:textId="167C2AC3" w:rsidR="004F2412" w:rsidRPr="00064B03" w:rsidDel="002C2BE5" w:rsidRDefault="004F2412" w:rsidP="0066434D">
            <w:pPr>
              <w:pStyle w:val="FHWABody"/>
              <w:rPr>
                <w:del w:id="2655" w:author="Soleimaniamiri, Saeid [US-IR]" w:date="2026-06-26T08:51:00Z" w16du:dateUtc="2026-06-26T12:51:00Z"/>
              </w:rPr>
            </w:pPr>
            <w:del w:id="2656" w:author="Soleimaniamiri, Saeid [US-IR]" w:date="2026-06-26T08:51:00Z" w16du:dateUtc="2026-06-26T12:51:00Z">
              <w:r w:rsidRPr="00064B03" w:rsidDel="002C2BE5">
                <w:delText>CULane</w:delText>
              </w:r>
            </w:del>
          </w:p>
        </w:tc>
        <w:tc>
          <w:tcPr>
            <w:tcW w:w="597" w:type="dxa"/>
            <w:hideMark/>
            <w:tcPrChange w:id="2657"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26623C38" w14:textId="5A732FC1" w:rsidR="004F2412" w:rsidRPr="00064B03" w:rsidDel="002C2BE5" w:rsidRDefault="004F2412" w:rsidP="0066434D">
            <w:pPr>
              <w:pStyle w:val="FHWABody"/>
              <w:rPr>
                <w:del w:id="2658" w:author="Soleimaniamiri, Saeid [US-IR]" w:date="2026-06-26T08:51:00Z" w16du:dateUtc="2026-06-26T12:51:00Z"/>
              </w:rPr>
            </w:pPr>
            <w:del w:id="2659" w:author="Soleimaniamiri, Saeid [US-IR]" w:date="2026-06-26T08:51:00Z" w16du:dateUtc="2026-06-26T12:51:00Z">
              <w:r w:rsidRPr="00064B03" w:rsidDel="002C2BE5">
                <w:delText>test</w:delText>
              </w:r>
            </w:del>
          </w:p>
        </w:tc>
        <w:tc>
          <w:tcPr>
            <w:tcW w:w="850" w:type="dxa"/>
            <w:hideMark/>
            <w:tcPrChange w:id="2660"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21ACEB2A" w14:textId="4AEA23E2" w:rsidR="004F2412" w:rsidRPr="00064B03" w:rsidDel="002C2BE5" w:rsidRDefault="004F2412">
            <w:pPr>
              <w:pStyle w:val="FHWABody"/>
              <w:jc w:val="right"/>
              <w:rPr>
                <w:del w:id="2661" w:author="Soleimaniamiri, Saeid [US-IR]" w:date="2026-06-26T08:51:00Z" w16du:dateUtc="2026-06-26T12:51:00Z"/>
              </w:rPr>
              <w:pPrChange w:id="2662" w:author="Bagwe, Gaurav R. [US-IN]" w:date="2026-06-25T18:42:00Z" w16du:dateUtc="2026-06-25T22:42:00Z">
                <w:pPr>
                  <w:pStyle w:val="FHWABody"/>
                </w:pPr>
              </w:pPrChange>
            </w:pPr>
            <w:del w:id="2663" w:author="Soleimaniamiri, Saeid [US-IR]" w:date="2026-06-26T08:51:00Z" w16du:dateUtc="2026-06-26T12:51:00Z">
              <w:r w:rsidRPr="00064B03" w:rsidDel="002C2BE5">
                <w:delText>34,680</w:delText>
              </w:r>
            </w:del>
          </w:p>
        </w:tc>
        <w:tc>
          <w:tcPr>
            <w:tcW w:w="1336" w:type="dxa"/>
            <w:hideMark/>
            <w:tcPrChange w:id="2664"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01C6744B" w14:textId="34A3E95D" w:rsidR="004F2412" w:rsidRPr="00064B03" w:rsidDel="002C2BE5" w:rsidRDefault="004F2412">
            <w:pPr>
              <w:pStyle w:val="FHWABody"/>
              <w:jc w:val="right"/>
              <w:rPr>
                <w:del w:id="2665" w:author="Soleimaniamiri, Saeid [US-IR]" w:date="2026-06-26T08:51:00Z" w16du:dateUtc="2026-06-26T12:51:00Z"/>
              </w:rPr>
              <w:pPrChange w:id="2666" w:author="Bagwe, Gaurav R. [US-IN]" w:date="2026-06-25T18:42:00Z" w16du:dateUtc="2026-06-25T22:42:00Z">
                <w:pPr>
                  <w:pStyle w:val="FHWABody"/>
                </w:pPr>
              </w:pPrChange>
            </w:pPr>
            <w:del w:id="2667" w:author="Soleimaniamiri, Saeid [US-IR]" w:date="2026-06-26T08:51:00Z" w16du:dateUtc="2026-06-26T12:51:00Z">
              <w:r w:rsidRPr="00064B03" w:rsidDel="002C2BE5">
                <w:delText>0.1982</w:delText>
              </w:r>
            </w:del>
          </w:p>
        </w:tc>
        <w:tc>
          <w:tcPr>
            <w:tcW w:w="1256" w:type="dxa"/>
            <w:hideMark/>
            <w:tcPrChange w:id="2668"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3568000B" w14:textId="191FA7D2" w:rsidR="004F2412" w:rsidRPr="00064B03" w:rsidDel="002C2BE5" w:rsidRDefault="004F2412">
            <w:pPr>
              <w:pStyle w:val="FHWABody"/>
              <w:jc w:val="right"/>
              <w:rPr>
                <w:del w:id="2669" w:author="Soleimaniamiri, Saeid [US-IR]" w:date="2026-06-26T08:51:00Z" w16du:dateUtc="2026-06-26T12:51:00Z"/>
              </w:rPr>
              <w:pPrChange w:id="2670" w:author="Bagwe, Gaurav R. [US-IN]" w:date="2026-06-25T18:42:00Z" w16du:dateUtc="2026-06-25T22:42:00Z">
                <w:pPr>
                  <w:pStyle w:val="FHWABody"/>
                </w:pPr>
              </w:pPrChange>
            </w:pPr>
            <w:del w:id="2671" w:author="Soleimaniamiri, Saeid [US-IR]" w:date="2026-06-26T08:51:00Z" w16du:dateUtc="2026-06-26T12:51:00Z">
              <w:r w:rsidRPr="00064B03" w:rsidDel="002C2BE5">
                <w:delText>0.3309</w:delText>
              </w:r>
            </w:del>
          </w:p>
        </w:tc>
        <w:tc>
          <w:tcPr>
            <w:tcW w:w="1256" w:type="dxa"/>
            <w:hideMark/>
            <w:tcPrChange w:id="2672"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71D67293" w14:textId="3D04491D" w:rsidR="004F2412" w:rsidRPr="00064B03" w:rsidDel="002C2BE5" w:rsidRDefault="004F2412">
            <w:pPr>
              <w:pStyle w:val="FHWABody"/>
              <w:jc w:val="right"/>
              <w:rPr>
                <w:del w:id="2673" w:author="Soleimaniamiri, Saeid [US-IR]" w:date="2026-06-26T08:51:00Z" w16du:dateUtc="2026-06-26T12:51:00Z"/>
              </w:rPr>
              <w:pPrChange w:id="2674" w:author="Bagwe, Gaurav R. [US-IN]" w:date="2026-06-25T18:42:00Z" w16du:dateUtc="2026-06-25T22:42:00Z">
                <w:pPr>
                  <w:pStyle w:val="FHWABody"/>
                </w:pPr>
              </w:pPrChange>
            </w:pPr>
            <w:del w:id="2675" w:author="Soleimaniamiri, Saeid [US-IR]" w:date="2026-06-26T08:51:00Z" w16du:dateUtc="2026-06-26T12:51:00Z">
              <w:r w:rsidRPr="00064B03" w:rsidDel="002C2BE5">
                <w:delText>0.5972</w:delText>
              </w:r>
            </w:del>
          </w:p>
        </w:tc>
        <w:tc>
          <w:tcPr>
            <w:tcW w:w="1256" w:type="dxa"/>
            <w:hideMark/>
            <w:tcPrChange w:id="2676"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4AF6544F" w14:textId="04E0C862" w:rsidR="004F2412" w:rsidRPr="00064B03" w:rsidDel="002C2BE5" w:rsidRDefault="004F2412">
            <w:pPr>
              <w:pStyle w:val="FHWABody"/>
              <w:jc w:val="right"/>
              <w:rPr>
                <w:del w:id="2677" w:author="Soleimaniamiri, Saeid [US-IR]" w:date="2026-06-26T08:51:00Z" w16du:dateUtc="2026-06-26T12:51:00Z"/>
              </w:rPr>
              <w:pPrChange w:id="2678" w:author="Bagwe, Gaurav R. [US-IN]" w:date="2026-06-25T18:42:00Z" w16du:dateUtc="2026-06-25T22:42:00Z">
                <w:pPr>
                  <w:pStyle w:val="FHWABody"/>
                </w:pPr>
              </w:pPrChange>
            </w:pPr>
            <w:del w:id="2679" w:author="Soleimaniamiri, Saeid [US-IR]" w:date="2026-06-26T08:51:00Z" w16du:dateUtc="2026-06-26T12:51:00Z">
              <w:r w:rsidRPr="00064B03" w:rsidDel="002C2BE5">
                <w:delText>0.2288</w:delText>
              </w:r>
            </w:del>
          </w:p>
        </w:tc>
      </w:tr>
      <w:tr w:rsidR="004F2412" w:rsidRPr="00064B03" w:rsidDel="002C2BE5" w14:paraId="663DD329" w14:textId="06CA3A59" w:rsidTr="00B816F7">
        <w:trPr>
          <w:del w:id="2680" w:author="Soleimaniamiri, Saeid [US-IR]" w:date="2026-06-26T08:51:00Z"/>
          <w:trPrChange w:id="2681" w:author="Soleimaniamiri, Saeid [US-IR]" w:date="2026-06-26T08:38:00Z" w16du:dateUtc="2026-06-26T12:38:00Z">
            <w:trPr>
              <w:gridAfter w:val="0"/>
            </w:trPr>
          </w:trPrChange>
        </w:trPr>
        <w:tc>
          <w:tcPr>
            <w:tcW w:w="1236" w:type="dxa"/>
            <w:vMerge/>
            <w:hideMark/>
            <w:tcPrChange w:id="2682" w:author="Soleimaniamiri, Saeid [US-IR]" w:date="2026-06-26T08:38:00Z" w16du:dateUtc="2026-06-26T12:38:00Z">
              <w:tcPr>
                <w:tcW w:w="1280" w:type="dxa"/>
                <w:gridSpan w:val="4"/>
                <w:vMerge/>
                <w:tcBorders>
                  <w:left w:val="nil"/>
                  <w:right w:val="nil"/>
                </w:tcBorders>
                <w:tcMar>
                  <w:top w:w="80" w:type="dxa"/>
                  <w:left w:w="80" w:type="dxa"/>
                  <w:bottom w:w="80" w:type="dxa"/>
                  <w:right w:w="80" w:type="dxa"/>
                </w:tcMar>
                <w:vAlign w:val="center"/>
                <w:hideMark/>
              </w:tcPr>
            </w:tcPrChange>
          </w:tcPr>
          <w:p w14:paraId="7F4C7352" w14:textId="02A0A98C" w:rsidR="004F2412" w:rsidRPr="00064B03" w:rsidDel="002C2BE5" w:rsidRDefault="004F2412" w:rsidP="0066434D">
            <w:pPr>
              <w:pStyle w:val="FHWABody"/>
              <w:rPr>
                <w:del w:id="2683" w:author="Soleimaniamiri, Saeid [US-IR]" w:date="2026-06-26T08:51:00Z" w16du:dateUtc="2026-06-26T12:51:00Z"/>
              </w:rPr>
            </w:pPr>
          </w:p>
        </w:tc>
        <w:tc>
          <w:tcPr>
            <w:tcW w:w="1276" w:type="dxa"/>
            <w:hideMark/>
            <w:tcPrChange w:id="2684" w:author="Soleimaniamiri, Saeid [US-IR]" w:date="2026-06-26T08:38:00Z" w16du:dateUtc="2026-06-26T12:38:00Z">
              <w:tcPr>
                <w:tcW w:w="1320" w:type="dxa"/>
                <w:gridSpan w:val="3"/>
                <w:tcBorders>
                  <w:top w:val="nil"/>
                  <w:left w:val="nil"/>
                  <w:bottom w:val="nil"/>
                  <w:right w:val="nil"/>
                </w:tcBorders>
                <w:tcMar>
                  <w:top w:w="80" w:type="dxa"/>
                  <w:left w:w="80" w:type="dxa"/>
                  <w:bottom w:w="80" w:type="dxa"/>
                  <w:right w:w="80" w:type="dxa"/>
                </w:tcMar>
                <w:vAlign w:val="center"/>
                <w:hideMark/>
              </w:tcPr>
            </w:tcPrChange>
          </w:tcPr>
          <w:p w14:paraId="32F10C59" w14:textId="3B8F0AD9" w:rsidR="004F2412" w:rsidRPr="00064B03" w:rsidDel="002C2BE5" w:rsidRDefault="004F2412" w:rsidP="0066434D">
            <w:pPr>
              <w:pStyle w:val="FHWABody"/>
              <w:rPr>
                <w:del w:id="2685" w:author="Soleimaniamiri, Saeid [US-IR]" w:date="2026-06-26T08:51:00Z" w16du:dateUtc="2026-06-26T12:51:00Z"/>
              </w:rPr>
            </w:pPr>
            <w:del w:id="2686" w:author="Soleimaniamiri, Saeid [US-IR]" w:date="2026-06-26T08:51:00Z" w16du:dateUtc="2026-06-26T12:51:00Z">
              <w:r w:rsidRPr="00064B03" w:rsidDel="002C2BE5">
                <w:delText>CurveLanes</w:delText>
              </w:r>
            </w:del>
          </w:p>
        </w:tc>
        <w:tc>
          <w:tcPr>
            <w:tcW w:w="597" w:type="dxa"/>
            <w:hideMark/>
            <w:tcPrChange w:id="2687" w:author="Soleimaniamiri, Saeid [US-IR]" w:date="2026-06-26T08:38:00Z" w16du:dateUtc="2026-06-26T12:38:00Z">
              <w:tcPr>
                <w:tcW w:w="858" w:type="dxa"/>
                <w:gridSpan w:val="3"/>
                <w:tcBorders>
                  <w:top w:val="nil"/>
                  <w:left w:val="nil"/>
                  <w:bottom w:val="nil"/>
                  <w:right w:val="nil"/>
                </w:tcBorders>
                <w:tcMar>
                  <w:top w:w="80" w:type="dxa"/>
                  <w:left w:w="80" w:type="dxa"/>
                  <w:bottom w:w="80" w:type="dxa"/>
                  <w:right w:w="80" w:type="dxa"/>
                </w:tcMar>
                <w:vAlign w:val="center"/>
                <w:hideMark/>
              </w:tcPr>
            </w:tcPrChange>
          </w:tcPr>
          <w:p w14:paraId="64737A09" w14:textId="06DF9F59" w:rsidR="004F2412" w:rsidRPr="00064B03" w:rsidDel="002C2BE5" w:rsidRDefault="004F2412" w:rsidP="0066434D">
            <w:pPr>
              <w:pStyle w:val="FHWABody"/>
              <w:rPr>
                <w:del w:id="2688" w:author="Soleimaniamiri, Saeid [US-IR]" w:date="2026-06-26T08:51:00Z" w16du:dateUtc="2026-06-26T12:51:00Z"/>
              </w:rPr>
            </w:pPr>
            <w:del w:id="2689" w:author="Soleimaniamiri, Saeid [US-IR]" w:date="2026-06-26T08:51:00Z" w16du:dateUtc="2026-06-26T12:51:00Z">
              <w:r w:rsidRPr="00064B03" w:rsidDel="002C2BE5">
                <w:delText>valid</w:delText>
              </w:r>
            </w:del>
          </w:p>
        </w:tc>
        <w:tc>
          <w:tcPr>
            <w:tcW w:w="850" w:type="dxa"/>
            <w:hideMark/>
            <w:tcPrChange w:id="2690" w:author="Soleimaniamiri, Saeid [US-IR]" w:date="2026-06-26T08:38:00Z" w16du:dateUtc="2026-06-26T12:38:00Z">
              <w:tcPr>
                <w:tcW w:w="983" w:type="dxa"/>
                <w:gridSpan w:val="3"/>
                <w:tcBorders>
                  <w:top w:val="nil"/>
                  <w:left w:val="nil"/>
                  <w:bottom w:val="nil"/>
                  <w:right w:val="nil"/>
                </w:tcBorders>
                <w:tcMar>
                  <w:top w:w="80" w:type="dxa"/>
                  <w:left w:w="80" w:type="dxa"/>
                  <w:bottom w:w="80" w:type="dxa"/>
                  <w:right w:w="80" w:type="dxa"/>
                </w:tcMar>
                <w:vAlign w:val="center"/>
                <w:hideMark/>
              </w:tcPr>
            </w:tcPrChange>
          </w:tcPr>
          <w:p w14:paraId="3D1DA4F4" w14:textId="6D479164" w:rsidR="004F2412" w:rsidRPr="00064B03" w:rsidDel="002C2BE5" w:rsidRDefault="004F2412">
            <w:pPr>
              <w:pStyle w:val="FHWABody"/>
              <w:jc w:val="right"/>
              <w:rPr>
                <w:del w:id="2691" w:author="Soleimaniamiri, Saeid [US-IR]" w:date="2026-06-26T08:51:00Z" w16du:dateUtc="2026-06-26T12:51:00Z"/>
              </w:rPr>
              <w:pPrChange w:id="2692" w:author="Bagwe, Gaurav R. [US-IN]" w:date="2026-06-25T18:42:00Z" w16du:dateUtc="2026-06-25T22:42:00Z">
                <w:pPr>
                  <w:pStyle w:val="FHWABody"/>
                </w:pPr>
              </w:pPrChange>
            </w:pPr>
            <w:del w:id="2693" w:author="Soleimaniamiri, Saeid [US-IR]" w:date="2026-06-26T08:51:00Z" w16du:dateUtc="2026-06-26T12:51:00Z">
              <w:r w:rsidRPr="00064B03" w:rsidDel="002C2BE5">
                <w:delText>20,000</w:delText>
              </w:r>
            </w:del>
          </w:p>
        </w:tc>
        <w:tc>
          <w:tcPr>
            <w:tcW w:w="1336" w:type="dxa"/>
            <w:hideMark/>
            <w:tcPrChange w:id="2694" w:author="Soleimaniamiri, Saeid [US-IR]" w:date="2026-06-26T08:38:00Z" w16du:dateUtc="2026-06-26T12:38:00Z">
              <w:tcPr>
                <w:tcW w:w="887" w:type="dxa"/>
                <w:gridSpan w:val="3"/>
                <w:tcBorders>
                  <w:top w:val="nil"/>
                  <w:left w:val="nil"/>
                  <w:bottom w:val="nil"/>
                  <w:right w:val="nil"/>
                </w:tcBorders>
                <w:tcMar>
                  <w:top w:w="80" w:type="dxa"/>
                  <w:left w:w="80" w:type="dxa"/>
                  <w:bottom w:w="80" w:type="dxa"/>
                  <w:right w:w="80" w:type="dxa"/>
                </w:tcMar>
                <w:vAlign w:val="center"/>
                <w:hideMark/>
              </w:tcPr>
            </w:tcPrChange>
          </w:tcPr>
          <w:p w14:paraId="354DFDE2" w14:textId="6A2603DD" w:rsidR="004F2412" w:rsidRPr="00064B03" w:rsidDel="002C2BE5" w:rsidRDefault="004F2412">
            <w:pPr>
              <w:pStyle w:val="FHWABody"/>
              <w:jc w:val="right"/>
              <w:rPr>
                <w:del w:id="2695" w:author="Soleimaniamiri, Saeid [US-IR]" w:date="2026-06-26T08:51:00Z" w16du:dateUtc="2026-06-26T12:51:00Z"/>
              </w:rPr>
              <w:pPrChange w:id="2696" w:author="Bagwe, Gaurav R. [US-IN]" w:date="2026-06-25T18:42:00Z" w16du:dateUtc="2026-06-25T22:42:00Z">
                <w:pPr>
                  <w:pStyle w:val="FHWABody"/>
                </w:pPr>
              </w:pPrChange>
            </w:pPr>
            <w:del w:id="2697" w:author="Soleimaniamiri, Saeid [US-IR]" w:date="2026-06-26T08:51:00Z" w16du:dateUtc="2026-06-26T12:51:00Z">
              <w:r w:rsidRPr="00064B03" w:rsidDel="002C2BE5">
                <w:delText>0.3267</w:delText>
              </w:r>
            </w:del>
          </w:p>
        </w:tc>
        <w:tc>
          <w:tcPr>
            <w:tcW w:w="1256" w:type="dxa"/>
            <w:hideMark/>
            <w:tcPrChange w:id="2698" w:author="Soleimaniamiri, Saeid [US-IR]" w:date="2026-06-26T08:38:00Z" w16du:dateUtc="2026-06-26T12:38: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0C118765" w14:textId="7567307B" w:rsidR="004F2412" w:rsidRPr="00064B03" w:rsidDel="002C2BE5" w:rsidRDefault="004F2412">
            <w:pPr>
              <w:pStyle w:val="FHWABody"/>
              <w:jc w:val="right"/>
              <w:rPr>
                <w:del w:id="2699" w:author="Soleimaniamiri, Saeid [US-IR]" w:date="2026-06-26T08:51:00Z" w16du:dateUtc="2026-06-26T12:51:00Z"/>
              </w:rPr>
              <w:pPrChange w:id="2700" w:author="Bagwe, Gaurav R. [US-IN]" w:date="2026-06-25T18:42:00Z" w16du:dateUtc="2026-06-25T22:42:00Z">
                <w:pPr>
                  <w:pStyle w:val="FHWABody"/>
                </w:pPr>
              </w:pPrChange>
            </w:pPr>
            <w:del w:id="2701" w:author="Soleimaniamiri, Saeid [US-IR]" w:date="2026-06-26T08:51:00Z" w16du:dateUtc="2026-06-26T12:51:00Z">
              <w:r w:rsidRPr="00064B03" w:rsidDel="002C2BE5">
                <w:delText>0.4925</w:delText>
              </w:r>
            </w:del>
          </w:p>
        </w:tc>
        <w:tc>
          <w:tcPr>
            <w:tcW w:w="1256" w:type="dxa"/>
            <w:hideMark/>
            <w:tcPrChange w:id="2702" w:author="Soleimaniamiri, Saeid [US-IR]" w:date="2026-06-26T08:38:00Z" w16du:dateUtc="2026-06-26T12:38:00Z">
              <w:tcPr>
                <w:tcW w:w="1107" w:type="dxa"/>
                <w:gridSpan w:val="3"/>
                <w:tcBorders>
                  <w:top w:val="nil"/>
                  <w:left w:val="nil"/>
                  <w:bottom w:val="nil"/>
                  <w:right w:val="nil"/>
                </w:tcBorders>
                <w:tcMar>
                  <w:top w:w="80" w:type="dxa"/>
                  <w:left w:w="80" w:type="dxa"/>
                  <w:bottom w:w="80" w:type="dxa"/>
                  <w:right w:w="80" w:type="dxa"/>
                </w:tcMar>
                <w:vAlign w:val="center"/>
                <w:hideMark/>
              </w:tcPr>
            </w:tcPrChange>
          </w:tcPr>
          <w:p w14:paraId="1783DB53" w14:textId="49DE992E" w:rsidR="004F2412" w:rsidRPr="00064B03" w:rsidDel="002C2BE5" w:rsidRDefault="004F2412">
            <w:pPr>
              <w:pStyle w:val="FHWABody"/>
              <w:jc w:val="right"/>
              <w:rPr>
                <w:del w:id="2703" w:author="Soleimaniamiri, Saeid [US-IR]" w:date="2026-06-26T08:51:00Z" w16du:dateUtc="2026-06-26T12:51:00Z"/>
              </w:rPr>
              <w:pPrChange w:id="2704" w:author="Bagwe, Gaurav R. [US-IN]" w:date="2026-06-25T18:42:00Z" w16du:dateUtc="2026-06-25T22:42:00Z">
                <w:pPr>
                  <w:pStyle w:val="FHWABody"/>
                </w:pPr>
              </w:pPrChange>
            </w:pPr>
            <w:del w:id="2705" w:author="Soleimaniamiri, Saeid [US-IR]" w:date="2026-06-26T08:51:00Z" w16du:dateUtc="2026-06-26T12:51:00Z">
              <w:r w:rsidRPr="00064B03" w:rsidDel="002C2BE5">
                <w:delText>0.5950</w:delText>
              </w:r>
            </w:del>
          </w:p>
        </w:tc>
        <w:tc>
          <w:tcPr>
            <w:tcW w:w="1256" w:type="dxa"/>
            <w:hideMark/>
            <w:tcPrChange w:id="2706" w:author="Soleimaniamiri, Saeid [US-IR]" w:date="2026-06-26T08:38:00Z" w16du:dateUtc="2026-06-26T12:38: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3881CA62" w14:textId="5E932A81" w:rsidR="004F2412" w:rsidRPr="00064B03" w:rsidDel="002C2BE5" w:rsidRDefault="004F2412">
            <w:pPr>
              <w:pStyle w:val="FHWABody"/>
              <w:jc w:val="right"/>
              <w:rPr>
                <w:del w:id="2707" w:author="Soleimaniamiri, Saeid [US-IR]" w:date="2026-06-26T08:51:00Z" w16du:dateUtc="2026-06-26T12:51:00Z"/>
              </w:rPr>
              <w:pPrChange w:id="2708" w:author="Bagwe, Gaurav R. [US-IN]" w:date="2026-06-25T18:42:00Z" w16du:dateUtc="2026-06-25T22:42:00Z">
                <w:pPr>
                  <w:pStyle w:val="FHWABody"/>
                </w:pPr>
              </w:pPrChange>
            </w:pPr>
            <w:del w:id="2709" w:author="Soleimaniamiri, Saeid [US-IR]" w:date="2026-06-26T08:51:00Z" w16du:dateUtc="2026-06-26T12:51:00Z">
              <w:r w:rsidRPr="00064B03" w:rsidDel="002C2BE5">
                <w:delText>0.4201</w:delText>
              </w:r>
            </w:del>
          </w:p>
        </w:tc>
      </w:tr>
      <w:tr w:rsidR="004F2412" w:rsidRPr="00064B03" w:rsidDel="002C2BE5" w14:paraId="5618D145" w14:textId="1B27EBBE" w:rsidTr="00B816F7">
        <w:trPr>
          <w:del w:id="2710" w:author="Soleimaniamiri, Saeid [US-IR]" w:date="2026-06-26T08:51:00Z"/>
          <w:trPrChange w:id="2711" w:author="Soleimaniamiri, Saeid [US-IR]" w:date="2026-06-26T08:38:00Z" w16du:dateUtc="2026-06-26T12:38:00Z">
            <w:trPr>
              <w:gridAfter w:val="0"/>
            </w:trPr>
          </w:trPrChange>
        </w:trPr>
        <w:tc>
          <w:tcPr>
            <w:tcW w:w="1236" w:type="dxa"/>
            <w:vMerge/>
            <w:hideMark/>
            <w:tcPrChange w:id="2712" w:author="Soleimaniamiri, Saeid [US-IR]" w:date="2026-06-26T08:38:00Z" w16du:dateUtc="2026-06-26T12:38:00Z">
              <w:tcPr>
                <w:tcW w:w="1280" w:type="dxa"/>
                <w:gridSpan w:val="4"/>
                <w:vMerge/>
                <w:tcBorders>
                  <w:left w:val="nil"/>
                  <w:bottom w:val="single" w:sz="12" w:space="0" w:color="000000"/>
                  <w:right w:val="nil"/>
                </w:tcBorders>
                <w:tcMar>
                  <w:top w:w="80" w:type="dxa"/>
                  <w:left w:w="80" w:type="dxa"/>
                  <w:bottom w:w="80" w:type="dxa"/>
                  <w:right w:w="80" w:type="dxa"/>
                </w:tcMar>
                <w:vAlign w:val="center"/>
                <w:hideMark/>
              </w:tcPr>
            </w:tcPrChange>
          </w:tcPr>
          <w:p w14:paraId="6CDAC99F" w14:textId="7B6B2D5A" w:rsidR="004F2412" w:rsidRPr="00064B03" w:rsidDel="002C2BE5" w:rsidRDefault="004F2412" w:rsidP="0066434D">
            <w:pPr>
              <w:pStyle w:val="FHWABody"/>
              <w:rPr>
                <w:del w:id="2713" w:author="Soleimaniamiri, Saeid [US-IR]" w:date="2026-06-26T08:51:00Z" w16du:dateUtc="2026-06-26T12:51:00Z"/>
              </w:rPr>
            </w:pPr>
          </w:p>
        </w:tc>
        <w:tc>
          <w:tcPr>
            <w:tcW w:w="1276" w:type="dxa"/>
            <w:hideMark/>
            <w:tcPrChange w:id="2714" w:author="Soleimaniamiri, Saeid [US-IR]" w:date="2026-06-26T08:38:00Z" w16du:dateUtc="2026-06-26T12:38:00Z">
              <w:tcPr>
                <w:tcW w:w="1320" w:type="dxa"/>
                <w:gridSpan w:val="3"/>
                <w:tcBorders>
                  <w:top w:val="nil"/>
                  <w:left w:val="nil"/>
                  <w:bottom w:val="single" w:sz="12" w:space="0" w:color="000000"/>
                  <w:right w:val="nil"/>
                </w:tcBorders>
                <w:tcMar>
                  <w:top w:w="80" w:type="dxa"/>
                  <w:left w:w="80" w:type="dxa"/>
                  <w:bottom w:w="80" w:type="dxa"/>
                  <w:right w:w="80" w:type="dxa"/>
                </w:tcMar>
                <w:vAlign w:val="center"/>
                <w:hideMark/>
              </w:tcPr>
            </w:tcPrChange>
          </w:tcPr>
          <w:p w14:paraId="2075D106" w14:textId="7A4B44AE" w:rsidR="004F2412" w:rsidRPr="00064B03" w:rsidDel="002C2BE5" w:rsidRDefault="004F2412" w:rsidP="0066434D">
            <w:pPr>
              <w:pStyle w:val="FHWABody"/>
              <w:rPr>
                <w:del w:id="2715" w:author="Soleimaniamiri, Saeid [US-IR]" w:date="2026-06-26T08:51:00Z" w16du:dateUtc="2026-06-26T12:51:00Z"/>
              </w:rPr>
            </w:pPr>
            <w:del w:id="2716" w:author="Soleimaniamiri, Saeid [US-IR]" w:date="2026-06-26T08:51:00Z" w16du:dateUtc="2026-06-26T12:51:00Z">
              <w:r w:rsidRPr="00064B03" w:rsidDel="002C2BE5">
                <w:delText>BDD100K-Lane</w:delText>
              </w:r>
            </w:del>
          </w:p>
        </w:tc>
        <w:tc>
          <w:tcPr>
            <w:tcW w:w="597" w:type="dxa"/>
            <w:hideMark/>
            <w:tcPrChange w:id="2717" w:author="Soleimaniamiri, Saeid [US-IR]" w:date="2026-06-26T08:38:00Z" w16du:dateUtc="2026-06-26T12:38:00Z">
              <w:tcPr>
                <w:tcW w:w="858" w:type="dxa"/>
                <w:gridSpan w:val="3"/>
                <w:tcBorders>
                  <w:top w:val="nil"/>
                  <w:left w:val="nil"/>
                  <w:bottom w:val="single" w:sz="12" w:space="0" w:color="000000"/>
                  <w:right w:val="nil"/>
                </w:tcBorders>
                <w:tcMar>
                  <w:top w:w="80" w:type="dxa"/>
                  <w:left w:w="80" w:type="dxa"/>
                  <w:bottom w:w="80" w:type="dxa"/>
                  <w:right w:w="80" w:type="dxa"/>
                </w:tcMar>
                <w:vAlign w:val="center"/>
                <w:hideMark/>
              </w:tcPr>
            </w:tcPrChange>
          </w:tcPr>
          <w:p w14:paraId="62E09B2F" w14:textId="17E899C5" w:rsidR="004F2412" w:rsidRPr="00064B03" w:rsidDel="002C2BE5" w:rsidRDefault="00200E1F" w:rsidP="0066434D">
            <w:pPr>
              <w:pStyle w:val="FHWABody"/>
              <w:rPr>
                <w:del w:id="2718" w:author="Soleimaniamiri, Saeid [US-IR]" w:date="2026-06-26T08:51:00Z" w16du:dateUtc="2026-06-26T12:51:00Z"/>
              </w:rPr>
            </w:pPr>
            <w:del w:id="2719" w:author="Soleimaniamiri, Saeid [US-IR]" w:date="2026-06-26T08:51:00Z" w16du:dateUtc="2026-06-26T12:51:00Z">
              <w:r w:rsidRPr="00064B03" w:rsidDel="002C2BE5">
                <w:delText>valid</w:delText>
              </w:r>
            </w:del>
          </w:p>
        </w:tc>
        <w:tc>
          <w:tcPr>
            <w:tcW w:w="850" w:type="dxa"/>
            <w:hideMark/>
            <w:tcPrChange w:id="2720" w:author="Soleimaniamiri, Saeid [US-IR]" w:date="2026-06-26T08:38:00Z" w16du:dateUtc="2026-06-26T12:38:00Z">
              <w:tcPr>
                <w:tcW w:w="983" w:type="dxa"/>
                <w:gridSpan w:val="3"/>
                <w:tcBorders>
                  <w:top w:val="nil"/>
                  <w:left w:val="nil"/>
                  <w:bottom w:val="single" w:sz="12" w:space="0" w:color="000000"/>
                  <w:right w:val="nil"/>
                </w:tcBorders>
                <w:tcMar>
                  <w:top w:w="80" w:type="dxa"/>
                  <w:left w:w="80" w:type="dxa"/>
                  <w:bottom w:w="80" w:type="dxa"/>
                  <w:right w:w="80" w:type="dxa"/>
                </w:tcMar>
                <w:vAlign w:val="center"/>
                <w:hideMark/>
              </w:tcPr>
            </w:tcPrChange>
          </w:tcPr>
          <w:p w14:paraId="5DAE4944" w14:textId="67A63D2B" w:rsidR="004F2412" w:rsidRPr="00064B03" w:rsidDel="002C2BE5" w:rsidRDefault="004F2412">
            <w:pPr>
              <w:pStyle w:val="FHWABody"/>
              <w:jc w:val="right"/>
              <w:rPr>
                <w:del w:id="2721" w:author="Soleimaniamiri, Saeid [US-IR]" w:date="2026-06-26T08:51:00Z" w16du:dateUtc="2026-06-26T12:51:00Z"/>
              </w:rPr>
              <w:pPrChange w:id="2722" w:author="Bagwe, Gaurav R. [US-IN]" w:date="2026-06-25T18:42:00Z" w16du:dateUtc="2026-06-25T22:42:00Z">
                <w:pPr>
                  <w:pStyle w:val="FHWABody"/>
                </w:pPr>
              </w:pPrChange>
            </w:pPr>
            <w:del w:id="2723" w:author="Soleimaniamiri, Saeid [US-IR]" w:date="2026-06-26T08:51:00Z" w16du:dateUtc="2026-06-26T12:51:00Z">
              <w:r w:rsidRPr="00064B03" w:rsidDel="002C2BE5">
                <w:delText>10,000</w:delText>
              </w:r>
            </w:del>
          </w:p>
        </w:tc>
        <w:tc>
          <w:tcPr>
            <w:tcW w:w="1336" w:type="dxa"/>
            <w:hideMark/>
            <w:tcPrChange w:id="2724" w:author="Soleimaniamiri, Saeid [US-IR]" w:date="2026-06-26T08:38:00Z" w16du:dateUtc="2026-06-26T12:38:00Z">
              <w:tcPr>
                <w:tcW w:w="887" w:type="dxa"/>
                <w:gridSpan w:val="3"/>
                <w:tcBorders>
                  <w:top w:val="nil"/>
                  <w:left w:val="nil"/>
                  <w:bottom w:val="single" w:sz="12" w:space="0" w:color="000000"/>
                  <w:right w:val="nil"/>
                </w:tcBorders>
                <w:tcMar>
                  <w:top w:w="80" w:type="dxa"/>
                  <w:left w:w="80" w:type="dxa"/>
                  <w:bottom w:w="80" w:type="dxa"/>
                  <w:right w:w="80" w:type="dxa"/>
                </w:tcMar>
                <w:vAlign w:val="center"/>
                <w:hideMark/>
              </w:tcPr>
            </w:tcPrChange>
          </w:tcPr>
          <w:p w14:paraId="023DA4D3" w14:textId="71DF55DA" w:rsidR="004F2412" w:rsidRPr="00064B03" w:rsidDel="002C2BE5" w:rsidRDefault="004F2412">
            <w:pPr>
              <w:pStyle w:val="FHWABody"/>
              <w:jc w:val="right"/>
              <w:rPr>
                <w:del w:id="2725" w:author="Soleimaniamiri, Saeid [US-IR]" w:date="2026-06-26T08:51:00Z" w16du:dateUtc="2026-06-26T12:51:00Z"/>
              </w:rPr>
              <w:pPrChange w:id="2726" w:author="Bagwe, Gaurav R. [US-IN]" w:date="2026-06-25T18:42:00Z" w16du:dateUtc="2026-06-25T22:42:00Z">
                <w:pPr>
                  <w:pStyle w:val="FHWABody"/>
                </w:pPr>
              </w:pPrChange>
            </w:pPr>
            <w:del w:id="2727" w:author="Soleimaniamiri, Saeid [US-IR]" w:date="2026-06-26T08:51:00Z" w16du:dateUtc="2026-06-26T12:51:00Z">
              <w:r w:rsidRPr="00064B03" w:rsidDel="002C2BE5">
                <w:delText>0.2291</w:delText>
              </w:r>
            </w:del>
          </w:p>
        </w:tc>
        <w:tc>
          <w:tcPr>
            <w:tcW w:w="1256" w:type="dxa"/>
            <w:hideMark/>
            <w:tcPrChange w:id="2728" w:author="Soleimaniamiri, Saeid [US-IR]" w:date="2026-06-26T08:38:00Z" w16du:dateUtc="2026-06-26T12:38:00Z">
              <w:tcPr>
                <w:tcW w:w="887" w:type="dxa"/>
                <w:gridSpan w:val="2"/>
                <w:tcBorders>
                  <w:top w:val="nil"/>
                  <w:left w:val="nil"/>
                  <w:bottom w:val="single" w:sz="12" w:space="0" w:color="000000"/>
                  <w:right w:val="nil"/>
                </w:tcBorders>
                <w:tcMar>
                  <w:top w:w="80" w:type="dxa"/>
                  <w:left w:w="80" w:type="dxa"/>
                  <w:bottom w:w="80" w:type="dxa"/>
                  <w:right w:w="80" w:type="dxa"/>
                </w:tcMar>
                <w:vAlign w:val="center"/>
                <w:hideMark/>
              </w:tcPr>
            </w:tcPrChange>
          </w:tcPr>
          <w:p w14:paraId="11E8F471" w14:textId="72A6AB0C" w:rsidR="004F2412" w:rsidRPr="00064B03" w:rsidDel="002C2BE5" w:rsidRDefault="004F2412">
            <w:pPr>
              <w:pStyle w:val="FHWABody"/>
              <w:jc w:val="right"/>
              <w:rPr>
                <w:del w:id="2729" w:author="Soleimaniamiri, Saeid [US-IR]" w:date="2026-06-26T08:51:00Z" w16du:dateUtc="2026-06-26T12:51:00Z"/>
              </w:rPr>
              <w:pPrChange w:id="2730" w:author="Bagwe, Gaurav R. [US-IN]" w:date="2026-06-25T18:42:00Z" w16du:dateUtc="2026-06-25T22:42:00Z">
                <w:pPr>
                  <w:pStyle w:val="FHWABody"/>
                </w:pPr>
              </w:pPrChange>
            </w:pPr>
            <w:del w:id="2731" w:author="Soleimaniamiri, Saeid [US-IR]" w:date="2026-06-26T08:51:00Z" w16du:dateUtc="2026-06-26T12:51:00Z">
              <w:r w:rsidRPr="00064B03" w:rsidDel="002C2BE5">
                <w:delText>0.3727</w:delText>
              </w:r>
            </w:del>
          </w:p>
        </w:tc>
        <w:tc>
          <w:tcPr>
            <w:tcW w:w="1256" w:type="dxa"/>
            <w:hideMark/>
            <w:tcPrChange w:id="2732" w:author="Soleimaniamiri, Saeid [US-IR]" w:date="2026-06-26T08:38:00Z" w16du:dateUtc="2026-06-26T12:38:00Z">
              <w:tcPr>
                <w:tcW w:w="1107" w:type="dxa"/>
                <w:gridSpan w:val="3"/>
                <w:tcBorders>
                  <w:top w:val="nil"/>
                  <w:left w:val="nil"/>
                  <w:bottom w:val="single" w:sz="12" w:space="0" w:color="000000"/>
                  <w:right w:val="nil"/>
                </w:tcBorders>
                <w:tcMar>
                  <w:top w:w="80" w:type="dxa"/>
                  <w:left w:w="80" w:type="dxa"/>
                  <w:bottom w:w="80" w:type="dxa"/>
                  <w:right w:w="80" w:type="dxa"/>
                </w:tcMar>
                <w:vAlign w:val="center"/>
                <w:hideMark/>
              </w:tcPr>
            </w:tcPrChange>
          </w:tcPr>
          <w:p w14:paraId="30F658F6" w14:textId="456A81B7" w:rsidR="004F2412" w:rsidRPr="00064B03" w:rsidDel="002C2BE5" w:rsidRDefault="004F2412">
            <w:pPr>
              <w:pStyle w:val="FHWABody"/>
              <w:jc w:val="right"/>
              <w:rPr>
                <w:del w:id="2733" w:author="Soleimaniamiri, Saeid [US-IR]" w:date="2026-06-26T08:51:00Z" w16du:dateUtc="2026-06-26T12:51:00Z"/>
              </w:rPr>
              <w:pPrChange w:id="2734" w:author="Bagwe, Gaurav R. [US-IN]" w:date="2026-06-25T18:42:00Z" w16du:dateUtc="2026-06-25T22:42:00Z">
                <w:pPr>
                  <w:pStyle w:val="FHWABody"/>
                </w:pPr>
              </w:pPrChange>
            </w:pPr>
            <w:del w:id="2735" w:author="Soleimaniamiri, Saeid [US-IR]" w:date="2026-06-26T08:51:00Z" w16du:dateUtc="2026-06-26T12:51:00Z">
              <w:r w:rsidRPr="00064B03" w:rsidDel="002C2BE5">
                <w:delText>0.2496</w:delText>
              </w:r>
            </w:del>
          </w:p>
        </w:tc>
        <w:tc>
          <w:tcPr>
            <w:tcW w:w="1256" w:type="dxa"/>
            <w:hideMark/>
            <w:tcPrChange w:id="2736" w:author="Soleimaniamiri, Saeid [US-IR]" w:date="2026-06-26T08:38:00Z" w16du:dateUtc="2026-06-26T12:38:00Z">
              <w:tcPr>
                <w:tcW w:w="1038" w:type="dxa"/>
                <w:gridSpan w:val="2"/>
                <w:tcBorders>
                  <w:top w:val="nil"/>
                  <w:left w:val="nil"/>
                  <w:bottom w:val="single" w:sz="12" w:space="0" w:color="000000"/>
                  <w:right w:val="nil"/>
                </w:tcBorders>
                <w:tcMar>
                  <w:top w:w="80" w:type="dxa"/>
                  <w:left w:w="80" w:type="dxa"/>
                  <w:bottom w:w="80" w:type="dxa"/>
                  <w:right w:w="80" w:type="dxa"/>
                </w:tcMar>
                <w:vAlign w:val="center"/>
                <w:hideMark/>
              </w:tcPr>
            </w:tcPrChange>
          </w:tcPr>
          <w:p w14:paraId="75BFB1E7" w14:textId="5484CC41" w:rsidR="004F2412" w:rsidRPr="00064B03" w:rsidDel="002C2BE5" w:rsidRDefault="004F2412">
            <w:pPr>
              <w:pStyle w:val="FHWABody"/>
              <w:jc w:val="right"/>
              <w:rPr>
                <w:del w:id="2737" w:author="Soleimaniamiri, Saeid [US-IR]" w:date="2026-06-26T08:51:00Z" w16du:dateUtc="2026-06-26T12:51:00Z"/>
              </w:rPr>
              <w:pPrChange w:id="2738" w:author="Bagwe, Gaurav R. [US-IN]" w:date="2026-06-25T18:42:00Z" w16du:dateUtc="2026-06-25T22:42:00Z">
                <w:pPr>
                  <w:pStyle w:val="FHWABody"/>
                </w:pPr>
              </w:pPrChange>
            </w:pPr>
            <w:del w:id="2739" w:author="Soleimaniamiri, Saeid [US-IR]" w:date="2026-06-26T08:51:00Z" w16du:dateUtc="2026-06-26T12:51:00Z">
              <w:r w:rsidRPr="00064B03" w:rsidDel="002C2BE5">
                <w:delText>0.7355</w:delText>
              </w:r>
            </w:del>
          </w:p>
        </w:tc>
      </w:tr>
      <w:tr w:rsidR="001D0B6E" w:rsidRPr="00064B03" w:rsidDel="002C2BE5" w14:paraId="3F6ED47A" w14:textId="59066745" w:rsidTr="00B816F7">
        <w:tblPrEx>
          <w:tblPrExChange w:id="2740" w:author="Soleimaniamiri, Saeid [US-IR]" w:date="2026-06-26T08:38:00Z" w16du:dateUtc="2026-06-26T12:38:00Z">
            <w:tblPrEx>
              <w:jc w:val="center"/>
              <w:tblCellMar>
                <w:left w:w="58" w:type="dxa"/>
                <w:right w:w="58" w:type="dxa"/>
              </w:tblCellMar>
            </w:tblPrEx>
          </w:tblPrExChange>
        </w:tblPrEx>
        <w:trPr>
          <w:del w:id="2741" w:author="Soleimaniamiri, Saeid [US-IR]" w:date="2026-06-26T08:51:00Z"/>
          <w:trPrChange w:id="2742" w:author="Soleimaniamiri, Saeid [US-IR]" w:date="2026-06-26T08:38:00Z" w16du:dateUtc="2026-06-26T12:38:00Z">
            <w:trPr>
              <w:gridBefore w:val="1"/>
              <w:gridAfter w:val="0"/>
              <w:jc w:val="center"/>
            </w:trPr>
          </w:trPrChange>
        </w:trPr>
        <w:tc>
          <w:tcPr>
            <w:tcW w:w="1236" w:type="dxa"/>
            <w:vMerge w:val="restart"/>
            <w:tcPrChange w:id="2743" w:author="Soleimaniamiri, Saeid [US-IR]" w:date="2026-06-26T08:38:00Z" w16du:dateUtc="2026-06-26T12:38:00Z">
              <w:tcPr>
                <w:tcW w:w="1280" w:type="dxa"/>
                <w:gridSpan w:val="2"/>
                <w:vMerge w:val="restart"/>
              </w:tcPr>
            </w:tcPrChange>
          </w:tcPr>
          <w:p w14:paraId="2BB4B054" w14:textId="028F89CE" w:rsidR="001D0B6E" w:rsidRPr="00064B03" w:rsidDel="002C2BE5" w:rsidRDefault="001D0B6E" w:rsidP="0066434D">
            <w:pPr>
              <w:pStyle w:val="FHWABody"/>
              <w:rPr>
                <w:del w:id="2744" w:author="Soleimaniamiri, Saeid [US-IR]" w:date="2026-06-26T08:51:00Z" w16du:dateUtc="2026-06-26T12:51:00Z"/>
              </w:rPr>
            </w:pPr>
            <w:del w:id="2745" w:author="Soleimaniamiri, Saeid [US-IR]" w:date="2026-06-26T08:51:00Z" w16du:dateUtc="2026-06-26T12:51:00Z">
              <w:r w:rsidDel="002C2BE5">
                <w:delText>CLRerNet</w:delText>
              </w:r>
            </w:del>
          </w:p>
        </w:tc>
        <w:tc>
          <w:tcPr>
            <w:tcW w:w="1276" w:type="dxa"/>
            <w:tcPrChange w:id="2746" w:author="Soleimaniamiri, Saeid [US-IR]" w:date="2026-06-26T08:38:00Z" w16du:dateUtc="2026-06-26T12:38:00Z">
              <w:tcPr>
                <w:tcW w:w="1320" w:type="dxa"/>
                <w:gridSpan w:val="3"/>
              </w:tcPr>
            </w:tcPrChange>
          </w:tcPr>
          <w:p w14:paraId="4DDD4F58" w14:textId="20E3E719" w:rsidR="001D0B6E" w:rsidRPr="00064B03" w:rsidDel="002C2BE5" w:rsidRDefault="001D0B6E" w:rsidP="0066434D">
            <w:pPr>
              <w:pStyle w:val="FHWABody"/>
              <w:rPr>
                <w:del w:id="2747" w:author="Soleimaniamiri, Saeid [US-IR]" w:date="2026-06-26T08:51:00Z" w16du:dateUtc="2026-06-26T12:51:00Z"/>
              </w:rPr>
            </w:pPr>
            <w:del w:id="2748" w:author="Soleimaniamiri, Saeid [US-IR]" w:date="2026-06-26T08:51:00Z" w16du:dateUtc="2026-06-26T12:51:00Z">
              <w:r w:rsidRPr="00064B03" w:rsidDel="002C2BE5">
                <w:delText>TuSimple</w:delText>
              </w:r>
            </w:del>
          </w:p>
        </w:tc>
        <w:tc>
          <w:tcPr>
            <w:tcW w:w="597" w:type="dxa"/>
            <w:tcPrChange w:id="2749" w:author="Soleimaniamiri, Saeid [US-IR]" w:date="2026-06-26T08:38:00Z" w16du:dateUtc="2026-06-26T12:38:00Z">
              <w:tcPr>
                <w:tcW w:w="858" w:type="dxa"/>
                <w:gridSpan w:val="3"/>
              </w:tcPr>
            </w:tcPrChange>
          </w:tcPr>
          <w:p w14:paraId="3E39D216" w14:textId="4E5ACA6E" w:rsidR="001D0B6E" w:rsidRPr="00064B03" w:rsidDel="002C2BE5" w:rsidRDefault="001D0B6E" w:rsidP="0066434D">
            <w:pPr>
              <w:pStyle w:val="FHWABody"/>
              <w:rPr>
                <w:del w:id="2750" w:author="Soleimaniamiri, Saeid [US-IR]" w:date="2026-06-26T08:51:00Z" w16du:dateUtc="2026-06-26T12:51:00Z"/>
              </w:rPr>
            </w:pPr>
            <w:del w:id="2751" w:author="Soleimaniamiri, Saeid [US-IR]" w:date="2026-06-26T08:51:00Z" w16du:dateUtc="2026-06-26T12:51:00Z">
              <w:r w:rsidRPr="00064B03" w:rsidDel="002C2BE5">
                <w:delText>test</w:delText>
              </w:r>
            </w:del>
          </w:p>
        </w:tc>
        <w:tc>
          <w:tcPr>
            <w:tcW w:w="850" w:type="dxa"/>
            <w:tcPrChange w:id="2752" w:author="Soleimaniamiri, Saeid [US-IR]" w:date="2026-06-26T08:38:00Z" w16du:dateUtc="2026-06-26T12:38:00Z">
              <w:tcPr>
                <w:tcW w:w="983" w:type="dxa"/>
                <w:gridSpan w:val="3"/>
              </w:tcPr>
            </w:tcPrChange>
          </w:tcPr>
          <w:p w14:paraId="4B3D7E24" w14:textId="14B0648F" w:rsidR="001D0B6E" w:rsidRPr="00064B03" w:rsidDel="002C2BE5" w:rsidRDefault="001D0B6E">
            <w:pPr>
              <w:pStyle w:val="FHWABody"/>
              <w:jc w:val="right"/>
              <w:rPr>
                <w:del w:id="2753" w:author="Soleimaniamiri, Saeid [US-IR]" w:date="2026-06-26T08:51:00Z" w16du:dateUtc="2026-06-26T12:51:00Z"/>
              </w:rPr>
              <w:pPrChange w:id="2754" w:author="Bagwe, Gaurav R. [US-IN]" w:date="2026-06-25T18:42:00Z" w16du:dateUtc="2026-06-25T22:42:00Z">
                <w:pPr>
                  <w:pStyle w:val="FHWABody"/>
                </w:pPr>
              </w:pPrChange>
            </w:pPr>
            <w:del w:id="2755" w:author="Soleimaniamiri, Saeid [US-IR]" w:date="2026-06-26T08:51:00Z" w16du:dateUtc="2026-06-26T12:51:00Z">
              <w:r w:rsidRPr="00064B03" w:rsidDel="002C2BE5">
                <w:delText>2,782</w:delText>
              </w:r>
            </w:del>
          </w:p>
        </w:tc>
        <w:tc>
          <w:tcPr>
            <w:tcW w:w="1336" w:type="dxa"/>
            <w:tcPrChange w:id="2756" w:author="Soleimaniamiri, Saeid [US-IR]" w:date="2026-06-26T08:38:00Z" w16du:dateUtc="2026-06-26T12:38:00Z">
              <w:tcPr>
                <w:tcW w:w="887" w:type="dxa"/>
                <w:gridSpan w:val="3"/>
              </w:tcPr>
            </w:tcPrChange>
          </w:tcPr>
          <w:p w14:paraId="111D175A" w14:textId="5B4F7C96" w:rsidR="001D0B6E" w:rsidRPr="00064B03" w:rsidDel="002C2BE5" w:rsidRDefault="001D0B6E">
            <w:pPr>
              <w:pStyle w:val="FHWABody"/>
              <w:jc w:val="right"/>
              <w:rPr>
                <w:del w:id="2757" w:author="Soleimaniamiri, Saeid [US-IR]" w:date="2026-06-26T08:51:00Z" w16du:dateUtc="2026-06-26T12:51:00Z"/>
              </w:rPr>
              <w:pPrChange w:id="2758" w:author="Bagwe, Gaurav R. [US-IN]" w:date="2026-06-25T18:42:00Z" w16du:dateUtc="2026-06-25T22:42:00Z">
                <w:pPr>
                  <w:pStyle w:val="FHWABody"/>
                </w:pPr>
              </w:pPrChange>
            </w:pPr>
            <w:del w:id="2759" w:author="Soleimaniamiri, Saeid [US-IR]" w:date="2026-06-26T08:51:00Z" w16du:dateUtc="2026-06-26T12:51:00Z">
              <w:r w:rsidRPr="00064B03" w:rsidDel="002C2BE5">
                <w:delText>0.</w:delText>
              </w:r>
              <w:r w:rsidDel="002C2BE5">
                <w:delText>1353</w:delText>
              </w:r>
            </w:del>
            <w:ins w:id="2760" w:author="Bagwe, Gaurav R. [US-IN]" w:date="2026-06-25T17:35:00Z" w16du:dateUtc="2026-06-25T21:35:00Z">
              <w:del w:id="2761" w:author="Soleimaniamiri, Saeid [US-IR]" w:date="2026-06-26T08:51:00Z" w16du:dateUtc="2026-06-26T12:51:00Z">
                <w:r w:rsidR="00E33F15" w:rsidDel="002C2BE5">
                  <w:delText>4752</w:delText>
                </w:r>
              </w:del>
            </w:ins>
            <w:ins w:id="2762" w:author="Bagwe, Gaurav R. [US-IN]" w:date="2026-06-25T16:15:00Z" w16du:dateUtc="2026-06-25T20:15:00Z">
              <w:del w:id="2763" w:author="Soleimaniamiri, Saeid [US-IR]" w:date="2026-06-26T08:51:00Z" w16du:dateUtc="2026-06-26T12:51:00Z">
                <w:r w:rsidR="009A4DD5" w:rsidDel="002C2BE5">
                  <w:rPr>
                    <w:vertAlign w:val="superscript"/>
                  </w:rPr>
                  <w:delText>*</w:delText>
                </w:r>
                <w:r w:rsidR="0058506B" w:rsidDel="002C2BE5">
                  <w:delText xml:space="preserve"> </w:delText>
                </w:r>
              </w:del>
            </w:ins>
          </w:p>
        </w:tc>
        <w:tc>
          <w:tcPr>
            <w:tcW w:w="1256" w:type="dxa"/>
            <w:tcPrChange w:id="2764" w:author="Soleimaniamiri, Saeid [US-IR]" w:date="2026-06-26T08:38:00Z" w16du:dateUtc="2026-06-26T12:38:00Z">
              <w:tcPr>
                <w:tcW w:w="887" w:type="dxa"/>
                <w:gridSpan w:val="4"/>
              </w:tcPr>
            </w:tcPrChange>
          </w:tcPr>
          <w:p w14:paraId="24159D3B" w14:textId="66968AFE" w:rsidR="001D0B6E" w:rsidRPr="00064B03" w:rsidDel="002C2BE5" w:rsidRDefault="001D0B6E">
            <w:pPr>
              <w:pStyle w:val="FHWABody"/>
              <w:jc w:val="right"/>
              <w:rPr>
                <w:del w:id="2765" w:author="Soleimaniamiri, Saeid [US-IR]" w:date="2026-06-26T08:51:00Z" w16du:dateUtc="2026-06-26T12:51:00Z"/>
              </w:rPr>
              <w:pPrChange w:id="2766" w:author="Bagwe, Gaurav R. [US-IN]" w:date="2026-06-25T18:42:00Z" w16du:dateUtc="2026-06-25T22:42:00Z">
                <w:pPr>
                  <w:pStyle w:val="FHWABody"/>
                </w:pPr>
              </w:pPrChange>
            </w:pPr>
            <w:del w:id="2767" w:author="Soleimaniamiri, Saeid [US-IR]" w:date="2026-06-26T08:51:00Z" w16du:dateUtc="2026-06-26T12:51:00Z">
              <w:r w:rsidRPr="00064B03" w:rsidDel="002C2BE5">
                <w:delText>0.</w:delText>
              </w:r>
              <w:r w:rsidDel="002C2BE5">
                <w:delText>2383</w:delText>
              </w:r>
            </w:del>
            <w:ins w:id="2768" w:author="Bagwe, Gaurav R. [US-IN]" w:date="2026-06-25T17:35:00Z" w16du:dateUtc="2026-06-25T21:35:00Z">
              <w:del w:id="2769" w:author="Soleimaniamiri, Saeid [US-IR]" w:date="2026-06-26T08:51:00Z" w16du:dateUtc="2026-06-26T12:51:00Z">
                <w:r w:rsidR="00E33F15" w:rsidDel="002C2BE5">
                  <w:delText>6443</w:delText>
                </w:r>
              </w:del>
            </w:ins>
          </w:p>
        </w:tc>
        <w:tc>
          <w:tcPr>
            <w:tcW w:w="1256" w:type="dxa"/>
            <w:tcPrChange w:id="2770" w:author="Soleimaniamiri, Saeid [US-IR]" w:date="2026-06-26T08:38:00Z" w16du:dateUtc="2026-06-26T12:38:00Z">
              <w:tcPr>
                <w:tcW w:w="1107" w:type="dxa"/>
                <w:gridSpan w:val="3"/>
              </w:tcPr>
            </w:tcPrChange>
          </w:tcPr>
          <w:p w14:paraId="6C3DA97C" w14:textId="0F335001" w:rsidR="001D0B6E" w:rsidRPr="00064B03" w:rsidDel="002C2BE5" w:rsidRDefault="001D0B6E">
            <w:pPr>
              <w:pStyle w:val="FHWABody"/>
              <w:jc w:val="right"/>
              <w:rPr>
                <w:del w:id="2771" w:author="Soleimaniamiri, Saeid [US-IR]" w:date="2026-06-26T08:51:00Z" w16du:dateUtc="2026-06-26T12:51:00Z"/>
              </w:rPr>
              <w:pPrChange w:id="2772" w:author="Bagwe, Gaurav R. [US-IN]" w:date="2026-06-25T18:42:00Z" w16du:dateUtc="2026-06-25T22:42:00Z">
                <w:pPr>
                  <w:pStyle w:val="FHWABody"/>
                </w:pPr>
              </w:pPrChange>
            </w:pPr>
            <w:del w:id="2773" w:author="Soleimaniamiri, Saeid [US-IR]" w:date="2026-06-26T08:51:00Z" w16du:dateUtc="2026-06-26T12:51:00Z">
              <w:r w:rsidRPr="00064B03" w:rsidDel="002C2BE5">
                <w:delText>0.</w:delText>
              </w:r>
              <w:r w:rsidDel="002C2BE5">
                <w:delText>8020</w:delText>
              </w:r>
            </w:del>
            <w:ins w:id="2774" w:author="Bagwe, Gaurav R. [US-IN]" w:date="2026-06-25T17:36:00Z" w16du:dateUtc="2026-06-25T21:36:00Z">
              <w:del w:id="2775" w:author="Soleimaniamiri, Saeid [US-IR]" w:date="2026-06-26T08:51:00Z" w16du:dateUtc="2026-06-26T12:51:00Z">
                <w:r w:rsidR="008B2982" w:rsidDel="002C2BE5">
                  <w:delText>8031</w:delText>
                </w:r>
              </w:del>
            </w:ins>
          </w:p>
        </w:tc>
        <w:tc>
          <w:tcPr>
            <w:tcW w:w="1256" w:type="dxa"/>
            <w:tcPrChange w:id="2776" w:author="Soleimaniamiri, Saeid [US-IR]" w:date="2026-06-26T08:38:00Z" w16du:dateUtc="2026-06-26T12:38:00Z">
              <w:tcPr>
                <w:tcW w:w="1038" w:type="dxa"/>
                <w:gridSpan w:val="2"/>
              </w:tcPr>
            </w:tcPrChange>
          </w:tcPr>
          <w:p w14:paraId="149BFE13" w14:textId="23D4B437" w:rsidR="001D0B6E" w:rsidRPr="00064B03" w:rsidDel="002C2BE5" w:rsidRDefault="001D0B6E">
            <w:pPr>
              <w:pStyle w:val="FHWABody"/>
              <w:jc w:val="right"/>
              <w:rPr>
                <w:del w:id="2777" w:author="Soleimaniamiri, Saeid [US-IR]" w:date="2026-06-26T08:51:00Z" w16du:dateUtc="2026-06-26T12:51:00Z"/>
              </w:rPr>
              <w:pPrChange w:id="2778" w:author="Bagwe, Gaurav R. [US-IN]" w:date="2026-06-25T18:42:00Z" w16du:dateUtc="2026-06-25T22:42:00Z">
                <w:pPr>
                  <w:pStyle w:val="FHWABody"/>
                </w:pPr>
              </w:pPrChange>
            </w:pPr>
            <w:del w:id="2779" w:author="Soleimaniamiri, Saeid [US-IR]" w:date="2026-06-26T08:51:00Z" w16du:dateUtc="2026-06-26T12:51:00Z">
              <w:r w:rsidRPr="00064B03" w:rsidDel="002C2BE5">
                <w:delText>0.</w:delText>
              </w:r>
              <w:r w:rsidDel="002C2BE5">
                <w:delText>1399</w:delText>
              </w:r>
            </w:del>
            <w:ins w:id="2780" w:author="Bagwe, Gaurav R. [US-IN]" w:date="2026-06-25T17:36:00Z" w16du:dateUtc="2026-06-25T21:36:00Z">
              <w:del w:id="2781" w:author="Soleimaniamiri, Saeid [US-IR]" w:date="2026-06-26T08:51:00Z" w16du:dateUtc="2026-06-26T12:51:00Z">
                <w:r w:rsidR="00C45EC9" w:rsidDel="002C2BE5">
                  <w:delText>5379</w:delText>
                </w:r>
              </w:del>
            </w:ins>
          </w:p>
        </w:tc>
      </w:tr>
      <w:tr w:rsidR="001D0B6E" w:rsidRPr="00064B03" w:rsidDel="002C2BE5" w14:paraId="52BDBA97" w14:textId="0EBE6EF6" w:rsidTr="00B816F7">
        <w:tblPrEx>
          <w:tblPrExChange w:id="2782" w:author="Soleimaniamiri, Saeid [US-IR]" w:date="2026-06-26T08:38:00Z" w16du:dateUtc="2026-06-26T12:38:00Z">
            <w:tblPrEx>
              <w:jc w:val="center"/>
              <w:tblCellMar>
                <w:left w:w="58" w:type="dxa"/>
                <w:right w:w="58" w:type="dxa"/>
              </w:tblCellMar>
            </w:tblPrEx>
          </w:tblPrExChange>
        </w:tblPrEx>
        <w:trPr>
          <w:del w:id="2783" w:author="Soleimaniamiri, Saeid [US-IR]" w:date="2026-06-26T08:51:00Z"/>
          <w:trPrChange w:id="2784" w:author="Soleimaniamiri, Saeid [US-IR]" w:date="2026-06-26T08:38:00Z" w16du:dateUtc="2026-06-26T12:38:00Z">
            <w:trPr>
              <w:gridBefore w:val="1"/>
              <w:gridAfter w:val="0"/>
              <w:jc w:val="center"/>
            </w:trPr>
          </w:trPrChange>
        </w:trPr>
        <w:tc>
          <w:tcPr>
            <w:tcW w:w="1236" w:type="dxa"/>
            <w:vMerge/>
            <w:tcPrChange w:id="2785" w:author="Soleimaniamiri, Saeid [US-IR]" w:date="2026-06-26T08:38:00Z" w16du:dateUtc="2026-06-26T12:38:00Z">
              <w:tcPr>
                <w:tcW w:w="1280" w:type="dxa"/>
                <w:gridSpan w:val="2"/>
                <w:vMerge/>
              </w:tcPr>
            </w:tcPrChange>
          </w:tcPr>
          <w:p w14:paraId="19DA214B" w14:textId="09504289" w:rsidR="001D0B6E" w:rsidRPr="00064B03" w:rsidDel="002C2BE5" w:rsidRDefault="001D0B6E" w:rsidP="0066434D">
            <w:pPr>
              <w:pStyle w:val="FHWABody"/>
              <w:rPr>
                <w:del w:id="2786" w:author="Soleimaniamiri, Saeid [US-IR]" w:date="2026-06-26T08:51:00Z" w16du:dateUtc="2026-06-26T12:51:00Z"/>
              </w:rPr>
            </w:pPr>
          </w:p>
        </w:tc>
        <w:tc>
          <w:tcPr>
            <w:tcW w:w="1276" w:type="dxa"/>
            <w:tcPrChange w:id="2787" w:author="Soleimaniamiri, Saeid [US-IR]" w:date="2026-06-26T08:38:00Z" w16du:dateUtc="2026-06-26T12:38:00Z">
              <w:tcPr>
                <w:tcW w:w="1320" w:type="dxa"/>
                <w:gridSpan w:val="3"/>
              </w:tcPr>
            </w:tcPrChange>
          </w:tcPr>
          <w:p w14:paraId="603BECF9" w14:textId="334C87B3" w:rsidR="001D0B6E" w:rsidRPr="00064B03" w:rsidDel="002C2BE5" w:rsidRDefault="001D0B6E" w:rsidP="0066434D">
            <w:pPr>
              <w:pStyle w:val="FHWABody"/>
              <w:rPr>
                <w:del w:id="2788" w:author="Soleimaniamiri, Saeid [US-IR]" w:date="2026-06-26T08:51:00Z" w16du:dateUtc="2026-06-26T12:51:00Z"/>
              </w:rPr>
            </w:pPr>
            <w:del w:id="2789" w:author="Soleimaniamiri, Saeid [US-IR]" w:date="2026-06-26T08:51:00Z" w16du:dateUtc="2026-06-26T12:51:00Z">
              <w:r w:rsidRPr="00064B03" w:rsidDel="002C2BE5">
                <w:delText>CULane</w:delText>
              </w:r>
            </w:del>
          </w:p>
        </w:tc>
        <w:tc>
          <w:tcPr>
            <w:tcW w:w="597" w:type="dxa"/>
            <w:tcPrChange w:id="2790" w:author="Soleimaniamiri, Saeid [US-IR]" w:date="2026-06-26T08:38:00Z" w16du:dateUtc="2026-06-26T12:38:00Z">
              <w:tcPr>
                <w:tcW w:w="858" w:type="dxa"/>
                <w:gridSpan w:val="3"/>
              </w:tcPr>
            </w:tcPrChange>
          </w:tcPr>
          <w:p w14:paraId="75FEE52B" w14:textId="58937757" w:rsidR="001D0B6E" w:rsidRPr="00064B03" w:rsidDel="002C2BE5" w:rsidRDefault="001D0B6E" w:rsidP="0066434D">
            <w:pPr>
              <w:pStyle w:val="FHWABody"/>
              <w:rPr>
                <w:del w:id="2791" w:author="Soleimaniamiri, Saeid [US-IR]" w:date="2026-06-26T08:51:00Z" w16du:dateUtc="2026-06-26T12:51:00Z"/>
              </w:rPr>
            </w:pPr>
            <w:del w:id="2792" w:author="Soleimaniamiri, Saeid [US-IR]" w:date="2026-06-26T08:51:00Z" w16du:dateUtc="2026-06-26T12:51:00Z">
              <w:r w:rsidRPr="00064B03" w:rsidDel="002C2BE5">
                <w:delText>test</w:delText>
              </w:r>
            </w:del>
          </w:p>
        </w:tc>
        <w:tc>
          <w:tcPr>
            <w:tcW w:w="850" w:type="dxa"/>
            <w:tcPrChange w:id="2793" w:author="Soleimaniamiri, Saeid [US-IR]" w:date="2026-06-26T08:38:00Z" w16du:dateUtc="2026-06-26T12:38:00Z">
              <w:tcPr>
                <w:tcW w:w="983" w:type="dxa"/>
                <w:gridSpan w:val="3"/>
              </w:tcPr>
            </w:tcPrChange>
          </w:tcPr>
          <w:p w14:paraId="4EAAA538" w14:textId="02222754" w:rsidR="001D0B6E" w:rsidRPr="00064B03" w:rsidDel="002C2BE5" w:rsidRDefault="001D0B6E">
            <w:pPr>
              <w:pStyle w:val="FHWABody"/>
              <w:jc w:val="right"/>
              <w:rPr>
                <w:del w:id="2794" w:author="Soleimaniamiri, Saeid [US-IR]" w:date="2026-06-26T08:51:00Z" w16du:dateUtc="2026-06-26T12:51:00Z"/>
              </w:rPr>
              <w:pPrChange w:id="2795" w:author="Bagwe, Gaurav R. [US-IN]" w:date="2026-06-25T18:42:00Z" w16du:dateUtc="2026-06-25T22:42:00Z">
                <w:pPr>
                  <w:pStyle w:val="FHWABody"/>
                </w:pPr>
              </w:pPrChange>
            </w:pPr>
            <w:del w:id="2796" w:author="Soleimaniamiri, Saeid [US-IR]" w:date="2026-06-26T08:51:00Z" w16du:dateUtc="2026-06-26T12:51:00Z">
              <w:r w:rsidRPr="00064B03" w:rsidDel="002C2BE5">
                <w:delText>34,680</w:delText>
              </w:r>
            </w:del>
          </w:p>
        </w:tc>
        <w:tc>
          <w:tcPr>
            <w:tcW w:w="1336" w:type="dxa"/>
            <w:tcPrChange w:id="2797" w:author="Soleimaniamiri, Saeid [US-IR]" w:date="2026-06-26T08:38:00Z" w16du:dateUtc="2026-06-26T12:38:00Z">
              <w:tcPr>
                <w:tcW w:w="887" w:type="dxa"/>
                <w:gridSpan w:val="3"/>
              </w:tcPr>
            </w:tcPrChange>
          </w:tcPr>
          <w:p w14:paraId="03914644" w14:textId="329534CE" w:rsidR="001D0B6E" w:rsidRPr="009A4DD5" w:rsidDel="002C2BE5" w:rsidRDefault="001D0B6E">
            <w:pPr>
              <w:pStyle w:val="FHWABody"/>
              <w:jc w:val="right"/>
              <w:rPr>
                <w:del w:id="2798" w:author="Soleimaniamiri, Saeid [US-IR]" w:date="2026-06-26T08:51:00Z" w16du:dateUtc="2026-06-26T12:51:00Z"/>
                <w:vertAlign w:val="superscript"/>
                <w:rPrChange w:id="2799" w:author="Bagwe, Gaurav R. [US-IN]" w:date="2026-06-25T16:16:00Z" w16du:dateUtc="2026-06-25T20:16:00Z">
                  <w:rPr>
                    <w:del w:id="2800" w:author="Soleimaniamiri, Saeid [US-IR]" w:date="2026-06-26T08:51:00Z" w16du:dateUtc="2026-06-26T12:51:00Z"/>
                  </w:rPr>
                </w:rPrChange>
              </w:rPr>
              <w:pPrChange w:id="2801" w:author="Bagwe, Gaurav R. [US-IN]" w:date="2026-06-25T18:42:00Z" w16du:dateUtc="2026-06-25T22:42:00Z">
                <w:pPr>
                  <w:pStyle w:val="FHWABody"/>
                </w:pPr>
              </w:pPrChange>
            </w:pPr>
            <w:del w:id="2802" w:author="Soleimaniamiri, Saeid [US-IR]" w:date="2026-06-26T08:51:00Z" w16du:dateUtc="2026-06-26T12:51:00Z">
              <w:r w:rsidRPr="00064B03" w:rsidDel="002C2BE5">
                <w:delText>0.</w:delText>
              </w:r>
              <w:r w:rsidDel="002C2BE5">
                <w:delText>1961</w:delText>
              </w:r>
            </w:del>
            <w:ins w:id="2803" w:author="Bagwe, Gaurav R. [US-IN]" w:date="2026-06-25T17:35:00Z" w16du:dateUtc="2026-06-25T21:35:00Z">
              <w:del w:id="2804" w:author="Soleimaniamiri, Saeid [US-IR]" w:date="2026-06-26T08:51:00Z" w16du:dateUtc="2026-06-26T12:51:00Z">
                <w:r w:rsidR="00D02EAB" w:rsidDel="002C2BE5">
                  <w:delText>6393</w:delText>
                </w:r>
              </w:del>
            </w:ins>
            <w:ins w:id="2805" w:author="Bagwe, Gaurav R. [US-IN]" w:date="2026-06-25T16:16:00Z" w16du:dateUtc="2026-06-25T20:16:00Z">
              <w:del w:id="2806" w:author="Soleimaniamiri, Saeid [US-IR]" w:date="2026-06-26T08:51:00Z" w16du:dateUtc="2026-06-26T12:51:00Z">
                <w:r w:rsidR="009A4DD5" w:rsidDel="002C2BE5">
                  <w:rPr>
                    <w:vertAlign w:val="superscript"/>
                  </w:rPr>
                  <w:delText>*</w:delText>
                </w:r>
              </w:del>
            </w:ins>
          </w:p>
        </w:tc>
        <w:tc>
          <w:tcPr>
            <w:tcW w:w="1256" w:type="dxa"/>
            <w:tcPrChange w:id="2807" w:author="Soleimaniamiri, Saeid [US-IR]" w:date="2026-06-26T08:38:00Z" w16du:dateUtc="2026-06-26T12:38:00Z">
              <w:tcPr>
                <w:tcW w:w="887" w:type="dxa"/>
                <w:gridSpan w:val="4"/>
              </w:tcPr>
            </w:tcPrChange>
          </w:tcPr>
          <w:p w14:paraId="774147E9" w14:textId="2814B2F6" w:rsidR="001D0B6E" w:rsidRPr="00064B03" w:rsidDel="002C2BE5" w:rsidRDefault="001D0B6E">
            <w:pPr>
              <w:pStyle w:val="FHWABody"/>
              <w:jc w:val="right"/>
              <w:rPr>
                <w:del w:id="2808" w:author="Soleimaniamiri, Saeid [US-IR]" w:date="2026-06-26T08:51:00Z" w16du:dateUtc="2026-06-26T12:51:00Z"/>
              </w:rPr>
              <w:pPrChange w:id="2809" w:author="Bagwe, Gaurav R. [US-IN]" w:date="2026-06-25T18:42:00Z" w16du:dateUtc="2026-06-25T22:42:00Z">
                <w:pPr>
                  <w:pStyle w:val="FHWABody"/>
                </w:pPr>
              </w:pPrChange>
            </w:pPr>
            <w:del w:id="2810" w:author="Soleimaniamiri, Saeid [US-IR]" w:date="2026-06-26T08:51:00Z" w16du:dateUtc="2026-06-26T12:51:00Z">
              <w:r w:rsidRPr="00064B03" w:rsidDel="002C2BE5">
                <w:delText>0.</w:delText>
              </w:r>
              <w:r w:rsidDel="002C2BE5">
                <w:delText>3279</w:delText>
              </w:r>
            </w:del>
            <w:ins w:id="2811" w:author="Bagwe, Gaurav R. [US-IN]" w:date="2026-06-25T17:35:00Z" w16du:dateUtc="2026-06-25T21:35:00Z">
              <w:del w:id="2812" w:author="Soleimaniamiri, Saeid [US-IR]" w:date="2026-06-26T08:51:00Z" w16du:dateUtc="2026-06-26T12:51:00Z">
                <w:r w:rsidR="008B51C4" w:rsidDel="002C2BE5">
                  <w:delText>7799</w:delText>
                </w:r>
              </w:del>
            </w:ins>
          </w:p>
        </w:tc>
        <w:tc>
          <w:tcPr>
            <w:tcW w:w="1256" w:type="dxa"/>
            <w:tcPrChange w:id="2813" w:author="Soleimaniamiri, Saeid [US-IR]" w:date="2026-06-26T08:38:00Z" w16du:dateUtc="2026-06-26T12:38:00Z">
              <w:tcPr>
                <w:tcW w:w="1107" w:type="dxa"/>
                <w:gridSpan w:val="3"/>
              </w:tcPr>
            </w:tcPrChange>
          </w:tcPr>
          <w:p w14:paraId="1E70B21A" w14:textId="3F2F5DE0" w:rsidR="001D0B6E" w:rsidRPr="00064B03" w:rsidDel="002C2BE5" w:rsidRDefault="001D0B6E">
            <w:pPr>
              <w:pStyle w:val="FHWABody"/>
              <w:jc w:val="right"/>
              <w:rPr>
                <w:del w:id="2814" w:author="Soleimaniamiri, Saeid [US-IR]" w:date="2026-06-26T08:51:00Z" w16du:dateUtc="2026-06-26T12:51:00Z"/>
              </w:rPr>
              <w:pPrChange w:id="2815" w:author="Bagwe, Gaurav R. [US-IN]" w:date="2026-06-25T18:42:00Z" w16du:dateUtc="2026-06-25T22:42:00Z">
                <w:pPr>
                  <w:pStyle w:val="FHWABody"/>
                </w:pPr>
              </w:pPrChange>
            </w:pPr>
            <w:del w:id="2816" w:author="Soleimaniamiri, Saeid [US-IR]" w:date="2026-06-26T08:51:00Z" w16du:dateUtc="2026-06-26T12:51:00Z">
              <w:r w:rsidRPr="00064B03" w:rsidDel="002C2BE5">
                <w:delText>0.</w:delText>
              </w:r>
              <w:r w:rsidDel="002C2BE5">
                <w:delText>8060</w:delText>
              </w:r>
            </w:del>
            <w:ins w:id="2817" w:author="Bagwe, Gaurav R. [US-IN]" w:date="2026-06-25T17:35:00Z" w16du:dateUtc="2026-06-25T21:35:00Z">
              <w:del w:id="2818" w:author="Soleimaniamiri, Saeid [US-IR]" w:date="2026-06-26T08:51:00Z" w16du:dateUtc="2026-06-26T12:51:00Z">
                <w:r w:rsidR="00FE75A1" w:rsidDel="002C2BE5">
                  <w:delText>8340</w:delText>
                </w:r>
              </w:del>
            </w:ins>
          </w:p>
        </w:tc>
        <w:tc>
          <w:tcPr>
            <w:tcW w:w="1256" w:type="dxa"/>
            <w:tcPrChange w:id="2819" w:author="Soleimaniamiri, Saeid [US-IR]" w:date="2026-06-26T08:38:00Z" w16du:dateUtc="2026-06-26T12:38:00Z">
              <w:tcPr>
                <w:tcW w:w="1038" w:type="dxa"/>
                <w:gridSpan w:val="2"/>
              </w:tcPr>
            </w:tcPrChange>
          </w:tcPr>
          <w:p w14:paraId="646D5E0B" w14:textId="0FB45437" w:rsidR="001D0B6E" w:rsidRPr="00064B03" w:rsidDel="002C2BE5" w:rsidRDefault="001D0B6E">
            <w:pPr>
              <w:pStyle w:val="FHWABody"/>
              <w:jc w:val="right"/>
              <w:rPr>
                <w:del w:id="2820" w:author="Soleimaniamiri, Saeid [US-IR]" w:date="2026-06-26T08:51:00Z" w16du:dateUtc="2026-06-26T12:51:00Z"/>
              </w:rPr>
              <w:pPrChange w:id="2821" w:author="Bagwe, Gaurav R. [US-IN]" w:date="2026-06-25T18:42:00Z" w16du:dateUtc="2026-06-25T22:42:00Z">
                <w:pPr>
                  <w:pStyle w:val="FHWABody"/>
                </w:pPr>
              </w:pPrChange>
            </w:pPr>
            <w:del w:id="2822" w:author="Soleimaniamiri, Saeid [US-IR]" w:date="2026-06-26T08:51:00Z" w16du:dateUtc="2026-06-26T12:51:00Z">
              <w:r w:rsidRPr="00064B03" w:rsidDel="002C2BE5">
                <w:delText>0.</w:delText>
              </w:r>
              <w:r w:rsidDel="002C2BE5">
                <w:delText>2039</w:delText>
              </w:r>
            </w:del>
            <w:ins w:id="2823" w:author="Bagwe, Gaurav R. [US-IN]" w:date="2026-06-25T17:35:00Z" w16du:dateUtc="2026-06-25T21:35:00Z">
              <w:del w:id="2824" w:author="Soleimaniamiri, Saeid [US-IR]" w:date="2026-06-26T08:51:00Z" w16du:dateUtc="2026-06-26T12:51:00Z">
                <w:r w:rsidR="00C47AEC" w:rsidDel="002C2BE5">
                  <w:delText>7325</w:delText>
                </w:r>
              </w:del>
            </w:ins>
          </w:p>
        </w:tc>
      </w:tr>
      <w:tr w:rsidR="001D0B6E" w:rsidRPr="00064B03" w:rsidDel="002C2BE5" w14:paraId="22B59DDC" w14:textId="0974D9BB" w:rsidTr="00B816F7">
        <w:tblPrEx>
          <w:tblPrExChange w:id="2825" w:author="Soleimaniamiri, Saeid [US-IR]" w:date="2026-06-26T08:38:00Z" w16du:dateUtc="2026-06-26T12:38:00Z">
            <w:tblPrEx>
              <w:jc w:val="center"/>
              <w:tblCellMar>
                <w:left w:w="58" w:type="dxa"/>
                <w:right w:w="58" w:type="dxa"/>
              </w:tblCellMar>
            </w:tblPrEx>
          </w:tblPrExChange>
        </w:tblPrEx>
        <w:trPr>
          <w:del w:id="2826" w:author="Soleimaniamiri, Saeid [US-IR]" w:date="2026-06-26T08:51:00Z"/>
          <w:trPrChange w:id="2827" w:author="Soleimaniamiri, Saeid [US-IR]" w:date="2026-06-26T08:38:00Z" w16du:dateUtc="2026-06-26T12:38:00Z">
            <w:trPr>
              <w:gridBefore w:val="1"/>
              <w:gridAfter w:val="0"/>
              <w:jc w:val="center"/>
            </w:trPr>
          </w:trPrChange>
        </w:trPr>
        <w:tc>
          <w:tcPr>
            <w:tcW w:w="1236" w:type="dxa"/>
            <w:vMerge/>
            <w:tcPrChange w:id="2828" w:author="Soleimaniamiri, Saeid [US-IR]" w:date="2026-06-26T08:38:00Z" w16du:dateUtc="2026-06-26T12:38:00Z">
              <w:tcPr>
                <w:tcW w:w="1280" w:type="dxa"/>
                <w:gridSpan w:val="2"/>
                <w:vMerge/>
              </w:tcPr>
            </w:tcPrChange>
          </w:tcPr>
          <w:p w14:paraId="53AC1097" w14:textId="33DFAFB9" w:rsidR="001D0B6E" w:rsidRPr="00064B03" w:rsidDel="002C2BE5" w:rsidRDefault="001D0B6E" w:rsidP="0066434D">
            <w:pPr>
              <w:pStyle w:val="FHWABody"/>
              <w:rPr>
                <w:del w:id="2829" w:author="Soleimaniamiri, Saeid [US-IR]" w:date="2026-06-26T08:51:00Z" w16du:dateUtc="2026-06-26T12:51:00Z"/>
              </w:rPr>
            </w:pPr>
          </w:p>
        </w:tc>
        <w:tc>
          <w:tcPr>
            <w:tcW w:w="1276" w:type="dxa"/>
            <w:tcPrChange w:id="2830" w:author="Soleimaniamiri, Saeid [US-IR]" w:date="2026-06-26T08:38:00Z" w16du:dateUtc="2026-06-26T12:38:00Z">
              <w:tcPr>
                <w:tcW w:w="1320" w:type="dxa"/>
                <w:gridSpan w:val="3"/>
              </w:tcPr>
            </w:tcPrChange>
          </w:tcPr>
          <w:p w14:paraId="0B05539D" w14:textId="6DD63303" w:rsidR="001D0B6E" w:rsidRPr="00064B03" w:rsidDel="002C2BE5" w:rsidRDefault="001D0B6E" w:rsidP="0066434D">
            <w:pPr>
              <w:pStyle w:val="FHWABody"/>
              <w:rPr>
                <w:del w:id="2831" w:author="Soleimaniamiri, Saeid [US-IR]" w:date="2026-06-26T08:51:00Z" w16du:dateUtc="2026-06-26T12:51:00Z"/>
              </w:rPr>
            </w:pPr>
            <w:del w:id="2832" w:author="Soleimaniamiri, Saeid [US-IR]" w:date="2026-06-26T08:51:00Z" w16du:dateUtc="2026-06-26T12:51:00Z">
              <w:r w:rsidRPr="00064B03" w:rsidDel="002C2BE5">
                <w:delText>CurveLanes</w:delText>
              </w:r>
            </w:del>
          </w:p>
        </w:tc>
        <w:tc>
          <w:tcPr>
            <w:tcW w:w="597" w:type="dxa"/>
            <w:tcPrChange w:id="2833" w:author="Soleimaniamiri, Saeid [US-IR]" w:date="2026-06-26T08:38:00Z" w16du:dateUtc="2026-06-26T12:38:00Z">
              <w:tcPr>
                <w:tcW w:w="858" w:type="dxa"/>
                <w:gridSpan w:val="3"/>
              </w:tcPr>
            </w:tcPrChange>
          </w:tcPr>
          <w:p w14:paraId="666570F2" w14:textId="5AAB6EF5" w:rsidR="001D0B6E" w:rsidRPr="00064B03" w:rsidDel="002C2BE5" w:rsidRDefault="001D0B6E" w:rsidP="0066434D">
            <w:pPr>
              <w:pStyle w:val="FHWABody"/>
              <w:rPr>
                <w:del w:id="2834" w:author="Soleimaniamiri, Saeid [US-IR]" w:date="2026-06-26T08:51:00Z" w16du:dateUtc="2026-06-26T12:51:00Z"/>
              </w:rPr>
            </w:pPr>
            <w:del w:id="2835" w:author="Soleimaniamiri, Saeid [US-IR]" w:date="2026-06-26T08:51:00Z" w16du:dateUtc="2026-06-26T12:51:00Z">
              <w:r w:rsidRPr="00064B03" w:rsidDel="002C2BE5">
                <w:delText>valid</w:delText>
              </w:r>
            </w:del>
          </w:p>
        </w:tc>
        <w:tc>
          <w:tcPr>
            <w:tcW w:w="850" w:type="dxa"/>
            <w:tcPrChange w:id="2836" w:author="Soleimaniamiri, Saeid [US-IR]" w:date="2026-06-26T08:38:00Z" w16du:dateUtc="2026-06-26T12:38:00Z">
              <w:tcPr>
                <w:tcW w:w="983" w:type="dxa"/>
                <w:gridSpan w:val="3"/>
              </w:tcPr>
            </w:tcPrChange>
          </w:tcPr>
          <w:p w14:paraId="5CAAD59E" w14:textId="2ECD4B0F" w:rsidR="001D0B6E" w:rsidRPr="00064B03" w:rsidDel="002C2BE5" w:rsidRDefault="001D0B6E">
            <w:pPr>
              <w:pStyle w:val="FHWABody"/>
              <w:jc w:val="right"/>
              <w:rPr>
                <w:del w:id="2837" w:author="Soleimaniamiri, Saeid [US-IR]" w:date="2026-06-26T08:51:00Z" w16du:dateUtc="2026-06-26T12:51:00Z"/>
              </w:rPr>
              <w:pPrChange w:id="2838" w:author="Bagwe, Gaurav R. [US-IN]" w:date="2026-06-25T18:42:00Z" w16du:dateUtc="2026-06-25T22:42:00Z">
                <w:pPr>
                  <w:pStyle w:val="FHWABody"/>
                </w:pPr>
              </w:pPrChange>
            </w:pPr>
            <w:del w:id="2839" w:author="Soleimaniamiri, Saeid [US-IR]" w:date="2026-06-26T08:51:00Z" w16du:dateUtc="2026-06-26T12:51:00Z">
              <w:r w:rsidRPr="00064B03" w:rsidDel="002C2BE5">
                <w:delText>20,000</w:delText>
              </w:r>
            </w:del>
          </w:p>
        </w:tc>
        <w:tc>
          <w:tcPr>
            <w:tcW w:w="1336" w:type="dxa"/>
            <w:tcPrChange w:id="2840" w:author="Soleimaniamiri, Saeid [US-IR]" w:date="2026-06-26T08:38:00Z" w16du:dateUtc="2026-06-26T12:38:00Z">
              <w:tcPr>
                <w:tcW w:w="887" w:type="dxa"/>
                <w:gridSpan w:val="3"/>
              </w:tcPr>
            </w:tcPrChange>
          </w:tcPr>
          <w:p w14:paraId="20D20935" w14:textId="403BE797" w:rsidR="001D0B6E" w:rsidRPr="009A4DD5" w:rsidDel="002C2BE5" w:rsidRDefault="001D0B6E">
            <w:pPr>
              <w:pStyle w:val="FHWABody"/>
              <w:jc w:val="right"/>
              <w:rPr>
                <w:del w:id="2841" w:author="Soleimaniamiri, Saeid [US-IR]" w:date="2026-06-26T08:51:00Z" w16du:dateUtc="2026-06-26T12:51:00Z"/>
                <w:vertAlign w:val="superscript"/>
                <w:rPrChange w:id="2842" w:author="Bagwe, Gaurav R. [US-IN]" w:date="2026-06-25T16:16:00Z" w16du:dateUtc="2026-06-25T20:16:00Z">
                  <w:rPr>
                    <w:del w:id="2843" w:author="Soleimaniamiri, Saeid [US-IR]" w:date="2026-06-26T08:51:00Z" w16du:dateUtc="2026-06-26T12:51:00Z"/>
                  </w:rPr>
                </w:rPrChange>
              </w:rPr>
              <w:pPrChange w:id="2844" w:author="Bagwe, Gaurav R. [US-IN]" w:date="2026-06-25T18:42:00Z" w16du:dateUtc="2026-06-25T22:42:00Z">
                <w:pPr>
                  <w:pStyle w:val="FHWABody"/>
                </w:pPr>
              </w:pPrChange>
            </w:pPr>
            <w:del w:id="2845" w:author="Soleimaniamiri, Saeid [US-IR]" w:date="2026-06-26T08:51:00Z" w16du:dateUtc="2026-06-26T12:51:00Z">
              <w:r w:rsidRPr="00064B03" w:rsidDel="002C2BE5">
                <w:delText>0.</w:delText>
              </w:r>
              <w:r w:rsidDel="002C2BE5">
                <w:delText>1374</w:delText>
              </w:r>
            </w:del>
            <w:ins w:id="2846" w:author="Bagwe, Gaurav R. [US-IN]" w:date="2026-06-25T17:02:00Z" w16du:dateUtc="2026-06-25T21:02:00Z">
              <w:del w:id="2847" w:author="Soleimaniamiri, Saeid [US-IR]" w:date="2026-06-26T08:51:00Z" w16du:dateUtc="2026-06-26T12:51:00Z">
                <w:r w:rsidR="005E1594" w:rsidDel="002C2BE5">
                  <w:delText>4757</w:delText>
                </w:r>
              </w:del>
            </w:ins>
            <w:ins w:id="2848" w:author="Bagwe, Gaurav R. [US-IN]" w:date="2026-06-25T16:16:00Z" w16du:dateUtc="2026-06-25T20:16:00Z">
              <w:del w:id="2849" w:author="Soleimaniamiri, Saeid [US-IR]" w:date="2026-06-26T08:51:00Z" w16du:dateUtc="2026-06-26T12:51:00Z">
                <w:r w:rsidR="009A4DD5" w:rsidDel="002C2BE5">
                  <w:rPr>
                    <w:vertAlign w:val="superscript"/>
                  </w:rPr>
                  <w:delText>*</w:delText>
                </w:r>
              </w:del>
            </w:ins>
          </w:p>
        </w:tc>
        <w:tc>
          <w:tcPr>
            <w:tcW w:w="1256" w:type="dxa"/>
            <w:tcPrChange w:id="2850" w:author="Soleimaniamiri, Saeid [US-IR]" w:date="2026-06-26T08:38:00Z" w16du:dateUtc="2026-06-26T12:38:00Z">
              <w:tcPr>
                <w:tcW w:w="887" w:type="dxa"/>
                <w:gridSpan w:val="4"/>
              </w:tcPr>
            </w:tcPrChange>
          </w:tcPr>
          <w:p w14:paraId="34B804EE" w14:textId="6EC31F8F" w:rsidR="001D0B6E" w:rsidRPr="00064B03" w:rsidDel="002C2BE5" w:rsidRDefault="001D0B6E">
            <w:pPr>
              <w:pStyle w:val="FHWABody"/>
              <w:jc w:val="right"/>
              <w:rPr>
                <w:del w:id="2851" w:author="Soleimaniamiri, Saeid [US-IR]" w:date="2026-06-26T08:51:00Z" w16du:dateUtc="2026-06-26T12:51:00Z"/>
              </w:rPr>
              <w:pPrChange w:id="2852" w:author="Bagwe, Gaurav R. [US-IN]" w:date="2026-06-25T18:42:00Z" w16du:dateUtc="2026-06-25T22:42:00Z">
                <w:pPr>
                  <w:pStyle w:val="FHWABody"/>
                </w:pPr>
              </w:pPrChange>
            </w:pPr>
            <w:del w:id="2853" w:author="Soleimaniamiri, Saeid [US-IR]" w:date="2026-06-26T08:51:00Z" w16du:dateUtc="2026-06-26T12:51:00Z">
              <w:r w:rsidRPr="00064B03" w:rsidDel="002C2BE5">
                <w:delText>0.</w:delText>
              </w:r>
              <w:r w:rsidDel="002C2BE5">
                <w:delText>2416</w:delText>
              </w:r>
            </w:del>
            <w:ins w:id="2854" w:author="Bagwe, Gaurav R. [US-IN]" w:date="2026-06-25T17:02:00Z" w16du:dateUtc="2026-06-25T21:02:00Z">
              <w:del w:id="2855" w:author="Soleimaniamiri, Saeid [US-IR]" w:date="2026-06-26T08:51:00Z" w16du:dateUtc="2026-06-26T12:51:00Z">
                <w:r w:rsidR="006A06E0" w:rsidDel="002C2BE5">
                  <w:delText>6447</w:delText>
                </w:r>
              </w:del>
            </w:ins>
          </w:p>
        </w:tc>
        <w:tc>
          <w:tcPr>
            <w:tcW w:w="1256" w:type="dxa"/>
            <w:tcPrChange w:id="2856" w:author="Soleimaniamiri, Saeid [US-IR]" w:date="2026-06-26T08:38:00Z" w16du:dateUtc="2026-06-26T12:38:00Z">
              <w:tcPr>
                <w:tcW w:w="1107" w:type="dxa"/>
                <w:gridSpan w:val="3"/>
              </w:tcPr>
            </w:tcPrChange>
          </w:tcPr>
          <w:p w14:paraId="12A1EDAA" w14:textId="3EFE7E21" w:rsidR="001D0B6E" w:rsidRPr="00064B03" w:rsidDel="002C2BE5" w:rsidRDefault="001D0B6E">
            <w:pPr>
              <w:pStyle w:val="FHWABody"/>
              <w:jc w:val="right"/>
              <w:rPr>
                <w:del w:id="2857" w:author="Soleimaniamiri, Saeid [US-IR]" w:date="2026-06-26T08:51:00Z" w16du:dateUtc="2026-06-26T12:51:00Z"/>
              </w:rPr>
              <w:pPrChange w:id="2858" w:author="Bagwe, Gaurav R. [US-IN]" w:date="2026-06-25T18:42:00Z" w16du:dateUtc="2026-06-25T22:42:00Z">
                <w:pPr>
                  <w:pStyle w:val="FHWABody"/>
                </w:pPr>
              </w:pPrChange>
            </w:pPr>
            <w:del w:id="2859" w:author="Soleimaniamiri, Saeid [US-IR]" w:date="2026-06-26T08:51:00Z" w16du:dateUtc="2026-06-26T12:51:00Z">
              <w:r w:rsidRPr="00064B03" w:rsidDel="002C2BE5">
                <w:delText>0.</w:delText>
              </w:r>
              <w:r w:rsidDel="002C2BE5">
                <w:delText>8015</w:delText>
              </w:r>
            </w:del>
            <w:ins w:id="2860" w:author="Bagwe, Gaurav R. [US-IN]" w:date="2026-06-25T17:02:00Z" w16du:dateUtc="2026-06-25T21:02:00Z">
              <w:del w:id="2861" w:author="Soleimaniamiri, Saeid [US-IR]" w:date="2026-06-26T08:51:00Z" w16du:dateUtc="2026-06-26T12:51:00Z">
                <w:r w:rsidR="00D66651" w:rsidDel="002C2BE5">
                  <w:delText>8249</w:delText>
                </w:r>
              </w:del>
            </w:ins>
          </w:p>
        </w:tc>
        <w:tc>
          <w:tcPr>
            <w:tcW w:w="1256" w:type="dxa"/>
            <w:tcPrChange w:id="2862" w:author="Soleimaniamiri, Saeid [US-IR]" w:date="2026-06-26T08:38:00Z" w16du:dateUtc="2026-06-26T12:38:00Z">
              <w:tcPr>
                <w:tcW w:w="1038" w:type="dxa"/>
                <w:gridSpan w:val="2"/>
              </w:tcPr>
            </w:tcPrChange>
          </w:tcPr>
          <w:p w14:paraId="69274602" w14:textId="70DC93D7" w:rsidR="001D0B6E" w:rsidRPr="00064B03" w:rsidDel="002C2BE5" w:rsidRDefault="001D0B6E">
            <w:pPr>
              <w:pStyle w:val="FHWABody"/>
              <w:jc w:val="right"/>
              <w:rPr>
                <w:del w:id="2863" w:author="Soleimaniamiri, Saeid [US-IR]" w:date="2026-06-26T08:51:00Z" w16du:dateUtc="2026-06-26T12:51:00Z"/>
              </w:rPr>
              <w:pPrChange w:id="2864" w:author="Bagwe, Gaurav R. [US-IN]" w:date="2026-06-25T18:42:00Z" w16du:dateUtc="2026-06-25T22:42:00Z">
                <w:pPr>
                  <w:pStyle w:val="FHWABody"/>
                </w:pPr>
              </w:pPrChange>
            </w:pPr>
            <w:del w:id="2865" w:author="Soleimaniamiri, Saeid [US-IR]" w:date="2026-06-26T08:51:00Z" w16du:dateUtc="2026-06-26T12:51:00Z">
              <w:r w:rsidRPr="00064B03" w:rsidDel="002C2BE5">
                <w:delText>0.</w:delText>
              </w:r>
              <w:r w:rsidDel="002C2BE5">
                <w:delText>1422</w:delText>
              </w:r>
            </w:del>
            <w:ins w:id="2866" w:author="Bagwe, Gaurav R. [US-IN]" w:date="2026-06-25T17:02:00Z" w16du:dateUtc="2026-06-25T21:02:00Z">
              <w:del w:id="2867" w:author="Soleimaniamiri, Saeid [US-IR]" w:date="2026-06-26T08:51:00Z" w16du:dateUtc="2026-06-26T12:51:00Z">
                <w:r w:rsidR="00D66651" w:rsidDel="002C2BE5">
                  <w:delText>5</w:delText>
                </w:r>
                <w:r w:rsidR="00EE5791" w:rsidDel="002C2BE5">
                  <w:delText>292</w:delText>
                </w:r>
              </w:del>
            </w:ins>
          </w:p>
        </w:tc>
      </w:tr>
      <w:tr w:rsidR="001D0B6E" w:rsidRPr="00064B03" w:rsidDel="002C2BE5" w14:paraId="6770026D" w14:textId="56B51EAF" w:rsidTr="00B816F7">
        <w:tblPrEx>
          <w:tblPrExChange w:id="2868" w:author="Soleimaniamiri, Saeid [US-IR]" w:date="2026-06-26T08:38:00Z" w16du:dateUtc="2026-06-26T12:38:00Z">
            <w:tblPrEx>
              <w:jc w:val="center"/>
              <w:tblCellMar>
                <w:left w:w="58" w:type="dxa"/>
                <w:right w:w="58" w:type="dxa"/>
              </w:tblCellMar>
            </w:tblPrEx>
          </w:tblPrExChange>
        </w:tblPrEx>
        <w:trPr>
          <w:del w:id="2869" w:author="Soleimaniamiri, Saeid [US-IR]" w:date="2026-06-26T08:51:00Z"/>
          <w:trPrChange w:id="2870" w:author="Soleimaniamiri, Saeid [US-IR]" w:date="2026-06-26T08:38:00Z" w16du:dateUtc="2026-06-26T12:38:00Z">
            <w:trPr>
              <w:gridBefore w:val="1"/>
              <w:gridAfter w:val="0"/>
              <w:jc w:val="center"/>
            </w:trPr>
          </w:trPrChange>
        </w:trPr>
        <w:tc>
          <w:tcPr>
            <w:tcW w:w="1236" w:type="dxa"/>
            <w:vMerge/>
            <w:tcPrChange w:id="2871" w:author="Soleimaniamiri, Saeid [US-IR]" w:date="2026-06-26T08:38:00Z" w16du:dateUtc="2026-06-26T12:38:00Z">
              <w:tcPr>
                <w:tcW w:w="1280" w:type="dxa"/>
                <w:gridSpan w:val="2"/>
                <w:vMerge/>
              </w:tcPr>
            </w:tcPrChange>
          </w:tcPr>
          <w:p w14:paraId="2C75C050" w14:textId="5358ADC6" w:rsidR="001D0B6E" w:rsidRPr="00064B03" w:rsidDel="002C2BE5" w:rsidRDefault="001D0B6E" w:rsidP="0066434D">
            <w:pPr>
              <w:pStyle w:val="FHWABody"/>
              <w:rPr>
                <w:del w:id="2872" w:author="Soleimaniamiri, Saeid [US-IR]" w:date="2026-06-26T08:51:00Z" w16du:dateUtc="2026-06-26T12:51:00Z"/>
              </w:rPr>
            </w:pPr>
          </w:p>
        </w:tc>
        <w:tc>
          <w:tcPr>
            <w:tcW w:w="1276" w:type="dxa"/>
            <w:tcPrChange w:id="2873" w:author="Soleimaniamiri, Saeid [US-IR]" w:date="2026-06-26T08:38:00Z" w16du:dateUtc="2026-06-26T12:38:00Z">
              <w:tcPr>
                <w:tcW w:w="1320" w:type="dxa"/>
                <w:gridSpan w:val="3"/>
              </w:tcPr>
            </w:tcPrChange>
          </w:tcPr>
          <w:p w14:paraId="3C5F8A2A" w14:textId="454BD662" w:rsidR="001D0B6E" w:rsidRPr="00064B03" w:rsidDel="002C2BE5" w:rsidRDefault="001D0B6E" w:rsidP="0066434D">
            <w:pPr>
              <w:pStyle w:val="FHWABody"/>
              <w:rPr>
                <w:del w:id="2874" w:author="Soleimaniamiri, Saeid [US-IR]" w:date="2026-06-26T08:51:00Z" w16du:dateUtc="2026-06-26T12:51:00Z"/>
              </w:rPr>
            </w:pPr>
            <w:del w:id="2875" w:author="Soleimaniamiri, Saeid [US-IR]" w:date="2026-06-26T08:51:00Z" w16du:dateUtc="2026-06-26T12:51:00Z">
              <w:r w:rsidRPr="00064B03" w:rsidDel="002C2BE5">
                <w:delText>BDD100K-Lane</w:delText>
              </w:r>
            </w:del>
          </w:p>
        </w:tc>
        <w:tc>
          <w:tcPr>
            <w:tcW w:w="597" w:type="dxa"/>
            <w:tcPrChange w:id="2876" w:author="Soleimaniamiri, Saeid [US-IR]" w:date="2026-06-26T08:38:00Z" w16du:dateUtc="2026-06-26T12:38:00Z">
              <w:tcPr>
                <w:tcW w:w="858" w:type="dxa"/>
                <w:gridSpan w:val="3"/>
              </w:tcPr>
            </w:tcPrChange>
          </w:tcPr>
          <w:p w14:paraId="38444393" w14:textId="1BAF9832" w:rsidR="001D0B6E" w:rsidRPr="00064B03" w:rsidDel="002C2BE5" w:rsidRDefault="001D0B6E" w:rsidP="0066434D">
            <w:pPr>
              <w:pStyle w:val="FHWABody"/>
              <w:rPr>
                <w:del w:id="2877" w:author="Soleimaniamiri, Saeid [US-IR]" w:date="2026-06-26T08:51:00Z" w16du:dateUtc="2026-06-26T12:51:00Z"/>
              </w:rPr>
            </w:pPr>
            <w:del w:id="2878" w:author="Soleimaniamiri, Saeid [US-IR]" w:date="2026-06-26T08:51:00Z" w16du:dateUtc="2026-06-26T12:51:00Z">
              <w:r w:rsidRPr="00064B03" w:rsidDel="002C2BE5">
                <w:delText>valid</w:delText>
              </w:r>
            </w:del>
          </w:p>
        </w:tc>
        <w:tc>
          <w:tcPr>
            <w:tcW w:w="850" w:type="dxa"/>
            <w:tcPrChange w:id="2879" w:author="Soleimaniamiri, Saeid [US-IR]" w:date="2026-06-26T08:38:00Z" w16du:dateUtc="2026-06-26T12:38:00Z">
              <w:tcPr>
                <w:tcW w:w="983" w:type="dxa"/>
                <w:gridSpan w:val="3"/>
              </w:tcPr>
            </w:tcPrChange>
          </w:tcPr>
          <w:p w14:paraId="2DE141D5" w14:textId="3D41376D" w:rsidR="001D0B6E" w:rsidRPr="00064B03" w:rsidDel="002C2BE5" w:rsidRDefault="001D0B6E">
            <w:pPr>
              <w:pStyle w:val="FHWABody"/>
              <w:jc w:val="right"/>
              <w:rPr>
                <w:del w:id="2880" w:author="Soleimaniamiri, Saeid [US-IR]" w:date="2026-06-26T08:51:00Z" w16du:dateUtc="2026-06-26T12:51:00Z"/>
              </w:rPr>
              <w:pPrChange w:id="2881" w:author="Bagwe, Gaurav R. [US-IN]" w:date="2026-06-25T18:42:00Z" w16du:dateUtc="2026-06-25T22:42:00Z">
                <w:pPr>
                  <w:pStyle w:val="FHWABody"/>
                </w:pPr>
              </w:pPrChange>
            </w:pPr>
            <w:del w:id="2882" w:author="Soleimaniamiri, Saeid [US-IR]" w:date="2026-06-26T08:51:00Z" w16du:dateUtc="2026-06-26T12:51:00Z">
              <w:r w:rsidRPr="00064B03" w:rsidDel="002C2BE5">
                <w:delText>10,000</w:delText>
              </w:r>
            </w:del>
          </w:p>
        </w:tc>
        <w:tc>
          <w:tcPr>
            <w:tcW w:w="1336" w:type="dxa"/>
            <w:tcPrChange w:id="2883" w:author="Soleimaniamiri, Saeid [US-IR]" w:date="2026-06-26T08:38:00Z" w16du:dateUtc="2026-06-26T12:38:00Z">
              <w:tcPr>
                <w:tcW w:w="887" w:type="dxa"/>
                <w:gridSpan w:val="3"/>
              </w:tcPr>
            </w:tcPrChange>
          </w:tcPr>
          <w:p w14:paraId="35A763A4" w14:textId="1B7F95F7" w:rsidR="001D0B6E" w:rsidRPr="000A5524" w:rsidDel="002C2BE5" w:rsidRDefault="001D0B6E">
            <w:pPr>
              <w:pStyle w:val="FHWABody"/>
              <w:jc w:val="right"/>
              <w:rPr>
                <w:del w:id="2884" w:author="Soleimaniamiri, Saeid [US-IR]" w:date="2026-06-26T08:51:00Z" w16du:dateUtc="2026-06-26T12:51:00Z"/>
                <w:vertAlign w:val="superscript"/>
                <w:rPrChange w:id="2885" w:author="Bagwe, Gaurav R. [US-IN]" w:date="2026-06-25T16:16:00Z" w16du:dateUtc="2026-06-25T20:16:00Z">
                  <w:rPr>
                    <w:del w:id="2886" w:author="Soleimaniamiri, Saeid [US-IR]" w:date="2026-06-26T08:51:00Z" w16du:dateUtc="2026-06-26T12:51:00Z"/>
                  </w:rPr>
                </w:rPrChange>
              </w:rPr>
              <w:pPrChange w:id="2887" w:author="Bagwe, Gaurav R. [US-IN]" w:date="2026-06-25T18:42:00Z" w16du:dateUtc="2026-06-25T22:42:00Z">
                <w:pPr>
                  <w:pStyle w:val="FHWABody"/>
                </w:pPr>
              </w:pPrChange>
            </w:pPr>
            <w:del w:id="2888" w:author="Soleimaniamiri, Saeid [US-IR]" w:date="2026-06-26T08:51:00Z" w16du:dateUtc="2026-06-26T12:51:00Z">
              <w:r w:rsidRPr="00064B03" w:rsidDel="002C2BE5">
                <w:delText>0.</w:delText>
              </w:r>
              <w:r w:rsidDel="002C2BE5">
                <w:delText>1232</w:delText>
              </w:r>
            </w:del>
            <w:ins w:id="2889" w:author="Bagwe, Gaurav R. [US-IN]" w:date="2026-06-25T16:29:00Z" w16du:dateUtc="2026-06-25T20:29:00Z">
              <w:del w:id="2890" w:author="Soleimaniamiri, Saeid [US-IR]" w:date="2026-06-26T08:51:00Z" w16du:dateUtc="2026-06-26T12:51:00Z">
                <w:r w:rsidR="00395F54" w:rsidDel="002C2BE5">
                  <w:delText>2226</w:delText>
                </w:r>
              </w:del>
            </w:ins>
            <w:ins w:id="2891" w:author="Bagwe, Gaurav R. [US-IN]" w:date="2026-06-25T16:16:00Z" w16du:dateUtc="2026-06-25T20:16:00Z">
              <w:del w:id="2892" w:author="Soleimaniamiri, Saeid [US-IR]" w:date="2026-06-26T08:51:00Z" w16du:dateUtc="2026-06-26T12:51:00Z">
                <w:r w:rsidR="00242D81" w:rsidDel="002C2BE5">
                  <w:rPr>
                    <w:vertAlign w:val="superscript"/>
                  </w:rPr>
                  <w:delText>*</w:delText>
                </w:r>
              </w:del>
            </w:ins>
          </w:p>
        </w:tc>
        <w:tc>
          <w:tcPr>
            <w:tcW w:w="1256" w:type="dxa"/>
            <w:tcPrChange w:id="2893" w:author="Soleimaniamiri, Saeid [US-IR]" w:date="2026-06-26T08:38:00Z" w16du:dateUtc="2026-06-26T12:38:00Z">
              <w:tcPr>
                <w:tcW w:w="887" w:type="dxa"/>
                <w:gridSpan w:val="4"/>
              </w:tcPr>
            </w:tcPrChange>
          </w:tcPr>
          <w:p w14:paraId="71A66D8E" w14:textId="4566EE84" w:rsidR="001D0B6E" w:rsidRPr="00064B03" w:rsidDel="002C2BE5" w:rsidRDefault="001D0B6E">
            <w:pPr>
              <w:pStyle w:val="FHWABody"/>
              <w:jc w:val="right"/>
              <w:rPr>
                <w:del w:id="2894" w:author="Soleimaniamiri, Saeid [US-IR]" w:date="2026-06-26T08:51:00Z" w16du:dateUtc="2026-06-26T12:51:00Z"/>
              </w:rPr>
              <w:pPrChange w:id="2895" w:author="Bagwe, Gaurav R. [US-IN]" w:date="2026-06-25T18:42:00Z" w16du:dateUtc="2026-06-25T22:42:00Z">
                <w:pPr>
                  <w:pStyle w:val="FHWABody"/>
                </w:pPr>
              </w:pPrChange>
            </w:pPr>
            <w:del w:id="2896" w:author="Soleimaniamiri, Saeid [US-IR]" w:date="2026-06-26T08:51:00Z" w16du:dateUtc="2026-06-26T12:51:00Z">
              <w:r w:rsidRPr="00064B03" w:rsidDel="002C2BE5">
                <w:delText>0.</w:delText>
              </w:r>
              <w:r w:rsidDel="002C2BE5">
                <w:delText>2193</w:delText>
              </w:r>
            </w:del>
            <w:ins w:id="2897" w:author="Bagwe, Gaurav R. [US-IN]" w:date="2026-06-25T16:29:00Z" w16du:dateUtc="2026-06-25T20:29:00Z">
              <w:del w:id="2898" w:author="Soleimaniamiri, Saeid [US-IR]" w:date="2026-06-26T08:51:00Z" w16du:dateUtc="2026-06-26T12:51:00Z">
                <w:r w:rsidR="00692FFB" w:rsidDel="002C2BE5">
                  <w:delText>3641</w:delText>
                </w:r>
              </w:del>
            </w:ins>
          </w:p>
        </w:tc>
        <w:tc>
          <w:tcPr>
            <w:tcW w:w="1256" w:type="dxa"/>
            <w:tcPrChange w:id="2899" w:author="Soleimaniamiri, Saeid [US-IR]" w:date="2026-06-26T08:38:00Z" w16du:dateUtc="2026-06-26T12:38:00Z">
              <w:tcPr>
                <w:tcW w:w="1107" w:type="dxa"/>
                <w:gridSpan w:val="3"/>
              </w:tcPr>
            </w:tcPrChange>
          </w:tcPr>
          <w:p w14:paraId="18C5DEC5" w14:textId="55594805" w:rsidR="001D0B6E" w:rsidRPr="00064B03" w:rsidDel="002C2BE5" w:rsidRDefault="001D0B6E">
            <w:pPr>
              <w:pStyle w:val="FHWABody"/>
              <w:jc w:val="right"/>
              <w:rPr>
                <w:del w:id="2900" w:author="Soleimaniamiri, Saeid [US-IR]" w:date="2026-06-26T08:51:00Z" w16du:dateUtc="2026-06-26T12:51:00Z"/>
              </w:rPr>
              <w:pPrChange w:id="2901" w:author="Bagwe, Gaurav R. [US-IN]" w:date="2026-06-25T18:42:00Z" w16du:dateUtc="2026-06-25T22:42:00Z">
                <w:pPr>
                  <w:pStyle w:val="FHWABody"/>
                </w:pPr>
              </w:pPrChange>
            </w:pPr>
            <w:del w:id="2902" w:author="Soleimaniamiri, Saeid [US-IR]" w:date="2026-06-26T08:51:00Z" w16du:dateUtc="2026-06-26T12:51:00Z">
              <w:r w:rsidRPr="00064B03" w:rsidDel="002C2BE5">
                <w:delText>0.2</w:delText>
              </w:r>
              <w:r w:rsidDel="002C2BE5">
                <w:delText>525</w:delText>
              </w:r>
            </w:del>
            <w:ins w:id="2903" w:author="Bagwe, Gaurav R. [US-IN]" w:date="2026-06-25T16:29:00Z" w16du:dateUtc="2026-06-25T20:29:00Z">
              <w:del w:id="2904" w:author="Soleimaniamiri, Saeid [US-IR]" w:date="2026-06-26T08:51:00Z" w16du:dateUtc="2026-06-26T12:51:00Z">
                <w:r w:rsidR="00AB115C" w:rsidDel="002C2BE5">
                  <w:delText>3705</w:delText>
                </w:r>
              </w:del>
            </w:ins>
          </w:p>
        </w:tc>
        <w:tc>
          <w:tcPr>
            <w:tcW w:w="1256" w:type="dxa"/>
            <w:tcPrChange w:id="2905" w:author="Soleimaniamiri, Saeid [US-IR]" w:date="2026-06-26T08:38:00Z" w16du:dateUtc="2026-06-26T12:38:00Z">
              <w:tcPr>
                <w:tcW w:w="1038" w:type="dxa"/>
                <w:gridSpan w:val="2"/>
              </w:tcPr>
            </w:tcPrChange>
          </w:tcPr>
          <w:p w14:paraId="79FFDA8B" w14:textId="0EA859D7" w:rsidR="001D0B6E" w:rsidRPr="00064B03" w:rsidDel="002C2BE5" w:rsidRDefault="001D0B6E">
            <w:pPr>
              <w:pStyle w:val="FHWABody"/>
              <w:jc w:val="right"/>
              <w:rPr>
                <w:del w:id="2906" w:author="Soleimaniamiri, Saeid [US-IR]" w:date="2026-06-26T08:51:00Z" w16du:dateUtc="2026-06-26T12:51:00Z"/>
              </w:rPr>
              <w:pPrChange w:id="2907" w:author="Bagwe, Gaurav R. [US-IN]" w:date="2026-06-25T18:42:00Z" w16du:dateUtc="2026-06-25T22:42:00Z">
                <w:pPr>
                  <w:pStyle w:val="FHWABody"/>
                </w:pPr>
              </w:pPrChange>
            </w:pPr>
            <w:del w:id="2908" w:author="Soleimaniamiri, Saeid [US-IR]" w:date="2026-06-26T08:51:00Z" w16du:dateUtc="2026-06-26T12:51:00Z">
              <w:r w:rsidRPr="00064B03" w:rsidDel="002C2BE5">
                <w:delText>0.</w:delText>
              </w:r>
              <w:r w:rsidRPr="007720B2" w:rsidDel="002C2BE5">
                <w:delText>1938</w:delText>
              </w:r>
            </w:del>
            <w:ins w:id="2909" w:author="Bagwe, Gaurav R. [US-IN]" w:date="2026-06-25T16:30:00Z" w16du:dateUtc="2026-06-25T20:30:00Z">
              <w:del w:id="2910" w:author="Soleimaniamiri, Saeid [US-IR]" w:date="2026-06-26T08:51:00Z" w16du:dateUtc="2026-06-26T12:51:00Z">
                <w:r w:rsidR="004E36F0" w:rsidDel="002C2BE5">
                  <w:delText>3579</w:delText>
                </w:r>
              </w:del>
            </w:ins>
          </w:p>
        </w:tc>
      </w:tr>
      <w:tr w:rsidR="00B6689C" w:rsidRPr="00064B03" w:rsidDel="002C2BE5" w14:paraId="13862694" w14:textId="1786E5DF" w:rsidTr="00B816F7">
        <w:tblPrEx>
          <w:tblPrExChange w:id="2911" w:author="Soleimaniamiri, Saeid [US-IR]" w:date="2026-06-26T08:38:00Z" w16du:dateUtc="2026-06-26T12:38:00Z">
            <w:tblPrEx>
              <w:jc w:val="center"/>
              <w:tblCellMar>
                <w:left w:w="58" w:type="dxa"/>
                <w:right w:w="58" w:type="dxa"/>
              </w:tblCellMar>
            </w:tblPrEx>
          </w:tblPrExChange>
        </w:tblPrEx>
        <w:trPr>
          <w:del w:id="2912" w:author="Soleimaniamiri, Saeid [US-IR]" w:date="2026-06-26T08:51:00Z"/>
          <w:trPrChange w:id="2913" w:author="Soleimaniamiri, Saeid [US-IR]" w:date="2026-06-26T08:38:00Z" w16du:dateUtc="2026-06-26T12:38:00Z">
            <w:trPr>
              <w:gridBefore w:val="1"/>
              <w:gridAfter w:val="0"/>
              <w:jc w:val="center"/>
            </w:trPr>
          </w:trPrChange>
        </w:trPr>
        <w:tc>
          <w:tcPr>
            <w:tcW w:w="1236" w:type="dxa"/>
            <w:vMerge w:val="restart"/>
            <w:tcPrChange w:id="2914" w:author="Soleimaniamiri, Saeid [US-IR]" w:date="2026-06-26T08:38:00Z" w16du:dateUtc="2026-06-26T12:38:00Z">
              <w:tcPr>
                <w:tcW w:w="1280" w:type="dxa"/>
                <w:gridSpan w:val="2"/>
                <w:vMerge w:val="restart"/>
              </w:tcPr>
            </w:tcPrChange>
          </w:tcPr>
          <w:p w14:paraId="4F19FA38" w14:textId="7DC96703" w:rsidR="00B6689C" w:rsidRPr="00064B03" w:rsidDel="002C2BE5" w:rsidRDefault="00B6689C" w:rsidP="0066434D">
            <w:pPr>
              <w:pStyle w:val="FHWABody"/>
              <w:rPr>
                <w:del w:id="2915" w:author="Soleimaniamiri, Saeid [US-IR]" w:date="2026-06-26T08:51:00Z" w16du:dateUtc="2026-06-26T12:51:00Z"/>
              </w:rPr>
            </w:pPr>
            <w:del w:id="2916" w:author="Soleimaniamiri, Saeid [US-IR]" w:date="2026-06-26T08:51:00Z" w16du:dateUtc="2026-06-26T12:51:00Z">
              <w:r w:rsidDel="002C2BE5">
                <w:delText>SCNN</w:delText>
              </w:r>
            </w:del>
          </w:p>
        </w:tc>
        <w:tc>
          <w:tcPr>
            <w:tcW w:w="1276" w:type="dxa"/>
            <w:tcPrChange w:id="2917" w:author="Soleimaniamiri, Saeid [US-IR]" w:date="2026-06-26T08:38:00Z" w16du:dateUtc="2026-06-26T12:38:00Z">
              <w:tcPr>
                <w:tcW w:w="1320" w:type="dxa"/>
                <w:gridSpan w:val="3"/>
              </w:tcPr>
            </w:tcPrChange>
          </w:tcPr>
          <w:p w14:paraId="32A12264" w14:textId="3976695F" w:rsidR="00B6689C" w:rsidRPr="00064B03" w:rsidDel="002C2BE5" w:rsidRDefault="00B6689C" w:rsidP="0066434D">
            <w:pPr>
              <w:pStyle w:val="FHWABody"/>
              <w:rPr>
                <w:del w:id="2918" w:author="Soleimaniamiri, Saeid [US-IR]" w:date="2026-06-26T08:51:00Z" w16du:dateUtc="2026-06-26T12:51:00Z"/>
              </w:rPr>
            </w:pPr>
            <w:del w:id="2919" w:author="Soleimaniamiri, Saeid [US-IR]" w:date="2026-06-26T08:51:00Z" w16du:dateUtc="2026-06-26T12:51:00Z">
              <w:r w:rsidRPr="00064B03" w:rsidDel="002C2BE5">
                <w:delText>TuSimple</w:delText>
              </w:r>
            </w:del>
          </w:p>
        </w:tc>
        <w:tc>
          <w:tcPr>
            <w:tcW w:w="597" w:type="dxa"/>
            <w:tcPrChange w:id="2920" w:author="Soleimaniamiri, Saeid [US-IR]" w:date="2026-06-26T08:38:00Z" w16du:dateUtc="2026-06-26T12:38:00Z">
              <w:tcPr>
                <w:tcW w:w="858" w:type="dxa"/>
                <w:gridSpan w:val="3"/>
              </w:tcPr>
            </w:tcPrChange>
          </w:tcPr>
          <w:p w14:paraId="6AB12D51" w14:textId="5AF1CF03" w:rsidR="00B6689C" w:rsidRPr="00064B03" w:rsidDel="002C2BE5" w:rsidRDefault="00B6689C" w:rsidP="0066434D">
            <w:pPr>
              <w:pStyle w:val="FHWABody"/>
              <w:rPr>
                <w:del w:id="2921" w:author="Soleimaniamiri, Saeid [US-IR]" w:date="2026-06-26T08:51:00Z" w16du:dateUtc="2026-06-26T12:51:00Z"/>
              </w:rPr>
            </w:pPr>
            <w:del w:id="2922" w:author="Soleimaniamiri, Saeid [US-IR]" w:date="2026-06-26T08:51:00Z" w16du:dateUtc="2026-06-26T12:51:00Z">
              <w:r w:rsidRPr="00064B03" w:rsidDel="002C2BE5">
                <w:delText>test</w:delText>
              </w:r>
            </w:del>
          </w:p>
        </w:tc>
        <w:tc>
          <w:tcPr>
            <w:tcW w:w="850" w:type="dxa"/>
            <w:tcPrChange w:id="2923" w:author="Soleimaniamiri, Saeid [US-IR]" w:date="2026-06-26T08:38:00Z" w16du:dateUtc="2026-06-26T12:38:00Z">
              <w:tcPr>
                <w:tcW w:w="983" w:type="dxa"/>
                <w:gridSpan w:val="3"/>
              </w:tcPr>
            </w:tcPrChange>
          </w:tcPr>
          <w:p w14:paraId="2A247835" w14:textId="475A7ADD" w:rsidR="00B6689C" w:rsidRPr="00064B03" w:rsidDel="002C2BE5" w:rsidRDefault="00B6689C">
            <w:pPr>
              <w:pStyle w:val="FHWABody"/>
              <w:jc w:val="right"/>
              <w:rPr>
                <w:del w:id="2924" w:author="Soleimaniamiri, Saeid [US-IR]" w:date="2026-06-26T08:51:00Z" w16du:dateUtc="2026-06-26T12:51:00Z"/>
              </w:rPr>
              <w:pPrChange w:id="2925" w:author="Bagwe, Gaurav R. [US-IN]" w:date="2026-06-25T18:42:00Z" w16du:dateUtc="2026-06-25T22:42:00Z">
                <w:pPr>
                  <w:pStyle w:val="FHWABody"/>
                </w:pPr>
              </w:pPrChange>
            </w:pPr>
            <w:del w:id="2926" w:author="Soleimaniamiri, Saeid [US-IR]" w:date="2026-06-26T08:51:00Z" w16du:dateUtc="2026-06-26T12:51:00Z">
              <w:r w:rsidRPr="00064B03" w:rsidDel="002C2BE5">
                <w:delText>2,782</w:delText>
              </w:r>
            </w:del>
          </w:p>
        </w:tc>
        <w:tc>
          <w:tcPr>
            <w:tcW w:w="1336" w:type="dxa"/>
            <w:tcPrChange w:id="2927" w:author="Soleimaniamiri, Saeid [US-IR]" w:date="2026-06-26T08:38:00Z" w16du:dateUtc="2026-06-26T12:38:00Z">
              <w:tcPr>
                <w:tcW w:w="887" w:type="dxa"/>
                <w:gridSpan w:val="3"/>
              </w:tcPr>
            </w:tcPrChange>
          </w:tcPr>
          <w:p w14:paraId="542465CA" w14:textId="47804541" w:rsidR="00B6689C" w:rsidRPr="00064B03" w:rsidDel="002C2BE5" w:rsidRDefault="00B6689C">
            <w:pPr>
              <w:pStyle w:val="FHWABody"/>
              <w:jc w:val="right"/>
              <w:rPr>
                <w:del w:id="2928" w:author="Soleimaniamiri, Saeid [US-IR]" w:date="2026-06-26T08:51:00Z" w16du:dateUtc="2026-06-26T12:51:00Z"/>
              </w:rPr>
              <w:pPrChange w:id="2929" w:author="Bagwe, Gaurav R. [US-IN]" w:date="2026-06-25T18:42:00Z" w16du:dateUtc="2026-06-25T22:42:00Z">
                <w:pPr>
                  <w:pStyle w:val="FHWABody"/>
                </w:pPr>
              </w:pPrChange>
            </w:pPr>
            <w:del w:id="2930" w:author="Soleimaniamiri, Saeid [US-IR]" w:date="2026-06-26T08:51:00Z" w16du:dateUtc="2026-06-26T12:51:00Z">
              <w:r w:rsidDel="002C2BE5">
                <w:delText>—0.0629</w:delText>
              </w:r>
            </w:del>
          </w:p>
        </w:tc>
        <w:tc>
          <w:tcPr>
            <w:tcW w:w="1256" w:type="dxa"/>
            <w:tcPrChange w:id="2931" w:author="Soleimaniamiri, Saeid [US-IR]" w:date="2026-06-26T08:38:00Z" w16du:dateUtc="2026-06-26T12:38:00Z">
              <w:tcPr>
                <w:tcW w:w="887" w:type="dxa"/>
                <w:gridSpan w:val="4"/>
              </w:tcPr>
            </w:tcPrChange>
          </w:tcPr>
          <w:p w14:paraId="1361DCBD" w14:textId="21D1B899" w:rsidR="00B6689C" w:rsidRPr="00064B03" w:rsidDel="002C2BE5" w:rsidRDefault="00B6689C">
            <w:pPr>
              <w:pStyle w:val="FHWABody"/>
              <w:jc w:val="right"/>
              <w:rPr>
                <w:del w:id="2932" w:author="Soleimaniamiri, Saeid [US-IR]" w:date="2026-06-26T08:51:00Z" w16du:dateUtc="2026-06-26T12:51:00Z"/>
              </w:rPr>
              <w:pPrChange w:id="2933" w:author="Bagwe, Gaurav R. [US-IN]" w:date="2026-06-25T18:42:00Z" w16du:dateUtc="2026-06-25T22:42:00Z">
                <w:pPr>
                  <w:pStyle w:val="FHWABody"/>
                </w:pPr>
              </w:pPrChange>
            </w:pPr>
            <w:del w:id="2934" w:author="Soleimaniamiri, Saeid [US-IR]" w:date="2026-06-26T08:51:00Z" w16du:dateUtc="2026-06-26T12:51:00Z">
              <w:r w:rsidDel="002C2BE5">
                <w:delText>—0.1183</w:delText>
              </w:r>
            </w:del>
          </w:p>
        </w:tc>
        <w:tc>
          <w:tcPr>
            <w:tcW w:w="1256" w:type="dxa"/>
            <w:tcPrChange w:id="2935" w:author="Soleimaniamiri, Saeid [US-IR]" w:date="2026-06-26T08:38:00Z" w16du:dateUtc="2026-06-26T12:38:00Z">
              <w:tcPr>
                <w:tcW w:w="1107" w:type="dxa"/>
                <w:gridSpan w:val="3"/>
              </w:tcPr>
            </w:tcPrChange>
          </w:tcPr>
          <w:p w14:paraId="2C5DF6C8" w14:textId="5580E6CF" w:rsidR="00B6689C" w:rsidRPr="00064B03" w:rsidDel="002C2BE5" w:rsidRDefault="00B6689C">
            <w:pPr>
              <w:pStyle w:val="FHWABody"/>
              <w:jc w:val="right"/>
              <w:rPr>
                <w:del w:id="2936" w:author="Soleimaniamiri, Saeid [US-IR]" w:date="2026-06-26T08:51:00Z" w16du:dateUtc="2026-06-26T12:51:00Z"/>
              </w:rPr>
              <w:pPrChange w:id="2937" w:author="Bagwe, Gaurav R. [US-IN]" w:date="2026-06-25T18:42:00Z" w16du:dateUtc="2026-06-25T22:42:00Z">
                <w:pPr>
                  <w:pStyle w:val="FHWABody"/>
                </w:pPr>
              </w:pPrChange>
            </w:pPr>
            <w:del w:id="2938" w:author="Soleimaniamiri, Saeid [US-IR]" w:date="2026-06-26T08:51:00Z" w16du:dateUtc="2026-06-26T12:51:00Z">
              <w:r w:rsidDel="002C2BE5">
                <w:delText>—0.0953</w:delText>
              </w:r>
            </w:del>
          </w:p>
        </w:tc>
        <w:tc>
          <w:tcPr>
            <w:tcW w:w="1256" w:type="dxa"/>
            <w:tcPrChange w:id="2939" w:author="Soleimaniamiri, Saeid [US-IR]" w:date="2026-06-26T08:38:00Z" w16du:dateUtc="2026-06-26T12:38:00Z">
              <w:tcPr>
                <w:tcW w:w="1038" w:type="dxa"/>
                <w:gridSpan w:val="2"/>
              </w:tcPr>
            </w:tcPrChange>
          </w:tcPr>
          <w:p w14:paraId="2BD1325F" w14:textId="1C05FB5D" w:rsidR="00B6689C" w:rsidRPr="00064B03" w:rsidDel="002C2BE5" w:rsidRDefault="00B6689C">
            <w:pPr>
              <w:pStyle w:val="FHWABody"/>
              <w:jc w:val="right"/>
              <w:rPr>
                <w:del w:id="2940" w:author="Soleimaniamiri, Saeid [US-IR]" w:date="2026-06-26T08:51:00Z" w16du:dateUtc="2026-06-26T12:51:00Z"/>
              </w:rPr>
              <w:pPrChange w:id="2941" w:author="Bagwe, Gaurav R. [US-IN]" w:date="2026-06-25T18:42:00Z" w16du:dateUtc="2026-06-25T22:42:00Z">
                <w:pPr>
                  <w:pStyle w:val="FHWABody"/>
                </w:pPr>
              </w:pPrChange>
            </w:pPr>
            <w:del w:id="2942" w:author="Soleimaniamiri, Saeid [US-IR]" w:date="2026-06-26T08:51:00Z" w16du:dateUtc="2026-06-26T12:51:00Z">
              <w:r w:rsidDel="002C2BE5">
                <w:delText>—0.1560</w:delText>
              </w:r>
            </w:del>
          </w:p>
        </w:tc>
      </w:tr>
      <w:tr w:rsidR="00B6689C" w:rsidRPr="00064B03" w:rsidDel="002C2BE5" w14:paraId="55882452" w14:textId="58C6E3C4" w:rsidTr="00B816F7">
        <w:tblPrEx>
          <w:tblPrExChange w:id="2943" w:author="Soleimaniamiri, Saeid [US-IR]" w:date="2026-06-26T08:38:00Z" w16du:dateUtc="2026-06-26T12:38:00Z">
            <w:tblPrEx>
              <w:jc w:val="center"/>
              <w:tblCellMar>
                <w:left w:w="58" w:type="dxa"/>
                <w:right w:w="58" w:type="dxa"/>
              </w:tblCellMar>
            </w:tblPrEx>
          </w:tblPrExChange>
        </w:tblPrEx>
        <w:trPr>
          <w:del w:id="2944" w:author="Soleimaniamiri, Saeid [US-IR]" w:date="2026-06-26T08:51:00Z"/>
          <w:trPrChange w:id="2945" w:author="Soleimaniamiri, Saeid [US-IR]" w:date="2026-06-26T08:38:00Z" w16du:dateUtc="2026-06-26T12:38:00Z">
            <w:trPr>
              <w:gridBefore w:val="1"/>
              <w:gridAfter w:val="0"/>
              <w:jc w:val="center"/>
            </w:trPr>
          </w:trPrChange>
        </w:trPr>
        <w:tc>
          <w:tcPr>
            <w:tcW w:w="1236" w:type="dxa"/>
            <w:vMerge/>
            <w:tcPrChange w:id="2946" w:author="Soleimaniamiri, Saeid [US-IR]" w:date="2026-06-26T08:38:00Z" w16du:dateUtc="2026-06-26T12:38:00Z">
              <w:tcPr>
                <w:tcW w:w="1280" w:type="dxa"/>
                <w:gridSpan w:val="2"/>
                <w:vMerge/>
              </w:tcPr>
            </w:tcPrChange>
          </w:tcPr>
          <w:p w14:paraId="1C82BADC" w14:textId="1B585F16" w:rsidR="00B6689C" w:rsidRPr="00064B03" w:rsidDel="002C2BE5" w:rsidRDefault="00B6689C" w:rsidP="0066434D">
            <w:pPr>
              <w:pStyle w:val="FHWABody"/>
              <w:rPr>
                <w:del w:id="2947" w:author="Soleimaniamiri, Saeid [US-IR]" w:date="2026-06-26T08:51:00Z" w16du:dateUtc="2026-06-26T12:51:00Z"/>
              </w:rPr>
            </w:pPr>
          </w:p>
        </w:tc>
        <w:tc>
          <w:tcPr>
            <w:tcW w:w="1276" w:type="dxa"/>
            <w:tcPrChange w:id="2948" w:author="Soleimaniamiri, Saeid [US-IR]" w:date="2026-06-26T08:38:00Z" w16du:dateUtc="2026-06-26T12:38:00Z">
              <w:tcPr>
                <w:tcW w:w="1320" w:type="dxa"/>
                <w:gridSpan w:val="3"/>
              </w:tcPr>
            </w:tcPrChange>
          </w:tcPr>
          <w:p w14:paraId="5E473B26" w14:textId="6B10FBF0" w:rsidR="00B6689C" w:rsidRPr="00064B03" w:rsidDel="002C2BE5" w:rsidRDefault="00B6689C" w:rsidP="0066434D">
            <w:pPr>
              <w:pStyle w:val="FHWABody"/>
              <w:rPr>
                <w:del w:id="2949" w:author="Soleimaniamiri, Saeid [US-IR]" w:date="2026-06-26T08:51:00Z" w16du:dateUtc="2026-06-26T12:51:00Z"/>
              </w:rPr>
            </w:pPr>
            <w:del w:id="2950" w:author="Soleimaniamiri, Saeid [US-IR]" w:date="2026-06-26T08:51:00Z" w16du:dateUtc="2026-06-26T12:51:00Z">
              <w:r w:rsidRPr="00064B03" w:rsidDel="002C2BE5">
                <w:delText>CULane</w:delText>
              </w:r>
            </w:del>
          </w:p>
        </w:tc>
        <w:tc>
          <w:tcPr>
            <w:tcW w:w="597" w:type="dxa"/>
            <w:tcPrChange w:id="2951" w:author="Soleimaniamiri, Saeid [US-IR]" w:date="2026-06-26T08:38:00Z" w16du:dateUtc="2026-06-26T12:38:00Z">
              <w:tcPr>
                <w:tcW w:w="858" w:type="dxa"/>
                <w:gridSpan w:val="3"/>
              </w:tcPr>
            </w:tcPrChange>
          </w:tcPr>
          <w:p w14:paraId="6DB5079B" w14:textId="1F367BDF" w:rsidR="00B6689C" w:rsidRPr="00064B03" w:rsidDel="002C2BE5" w:rsidRDefault="00B6689C" w:rsidP="0066434D">
            <w:pPr>
              <w:pStyle w:val="FHWABody"/>
              <w:rPr>
                <w:del w:id="2952" w:author="Soleimaniamiri, Saeid [US-IR]" w:date="2026-06-26T08:51:00Z" w16du:dateUtc="2026-06-26T12:51:00Z"/>
              </w:rPr>
            </w:pPr>
            <w:del w:id="2953" w:author="Soleimaniamiri, Saeid [US-IR]" w:date="2026-06-26T08:51:00Z" w16du:dateUtc="2026-06-26T12:51:00Z">
              <w:r w:rsidRPr="00064B03" w:rsidDel="002C2BE5">
                <w:delText>test</w:delText>
              </w:r>
            </w:del>
          </w:p>
        </w:tc>
        <w:tc>
          <w:tcPr>
            <w:tcW w:w="850" w:type="dxa"/>
            <w:tcPrChange w:id="2954" w:author="Soleimaniamiri, Saeid [US-IR]" w:date="2026-06-26T08:38:00Z" w16du:dateUtc="2026-06-26T12:38:00Z">
              <w:tcPr>
                <w:tcW w:w="983" w:type="dxa"/>
                <w:gridSpan w:val="3"/>
              </w:tcPr>
            </w:tcPrChange>
          </w:tcPr>
          <w:p w14:paraId="54F1A73D" w14:textId="57FA6BC1" w:rsidR="00B6689C" w:rsidRPr="00064B03" w:rsidDel="002C2BE5" w:rsidRDefault="00B6689C">
            <w:pPr>
              <w:pStyle w:val="FHWABody"/>
              <w:jc w:val="right"/>
              <w:rPr>
                <w:del w:id="2955" w:author="Soleimaniamiri, Saeid [US-IR]" w:date="2026-06-26T08:51:00Z" w16du:dateUtc="2026-06-26T12:51:00Z"/>
              </w:rPr>
              <w:pPrChange w:id="2956" w:author="Bagwe, Gaurav R. [US-IN]" w:date="2026-06-25T18:42:00Z" w16du:dateUtc="2026-06-25T22:42:00Z">
                <w:pPr>
                  <w:pStyle w:val="FHWABody"/>
                </w:pPr>
              </w:pPrChange>
            </w:pPr>
            <w:del w:id="2957" w:author="Soleimaniamiri, Saeid [US-IR]" w:date="2026-06-26T08:51:00Z" w16du:dateUtc="2026-06-26T12:51:00Z">
              <w:r w:rsidRPr="00064B03" w:rsidDel="002C2BE5">
                <w:delText>34,680</w:delText>
              </w:r>
            </w:del>
          </w:p>
        </w:tc>
        <w:tc>
          <w:tcPr>
            <w:tcW w:w="1336" w:type="dxa"/>
            <w:tcPrChange w:id="2958" w:author="Soleimaniamiri, Saeid [US-IR]" w:date="2026-06-26T08:38:00Z" w16du:dateUtc="2026-06-26T12:38:00Z">
              <w:tcPr>
                <w:tcW w:w="887" w:type="dxa"/>
                <w:gridSpan w:val="3"/>
              </w:tcPr>
            </w:tcPrChange>
          </w:tcPr>
          <w:p w14:paraId="55A9B895" w14:textId="7955327C" w:rsidR="00B6689C" w:rsidRPr="00064B03" w:rsidDel="002C2BE5" w:rsidRDefault="00B6689C">
            <w:pPr>
              <w:pStyle w:val="FHWABody"/>
              <w:jc w:val="right"/>
              <w:rPr>
                <w:del w:id="2959" w:author="Soleimaniamiri, Saeid [US-IR]" w:date="2026-06-26T08:51:00Z" w16du:dateUtc="2026-06-26T12:51:00Z"/>
              </w:rPr>
              <w:pPrChange w:id="2960" w:author="Bagwe, Gaurav R. [US-IN]" w:date="2026-06-25T18:42:00Z" w16du:dateUtc="2026-06-25T22:42:00Z">
                <w:pPr>
                  <w:pStyle w:val="FHWABody"/>
                </w:pPr>
              </w:pPrChange>
            </w:pPr>
            <w:del w:id="2961" w:author="Soleimaniamiri, Saeid [US-IR]" w:date="2026-06-26T08:51:00Z" w16du:dateUtc="2026-06-26T12:51:00Z">
              <w:r w:rsidRPr="00EB2BBB" w:rsidDel="002C2BE5">
                <w:delText>0.4656</w:delText>
              </w:r>
            </w:del>
          </w:p>
        </w:tc>
        <w:tc>
          <w:tcPr>
            <w:tcW w:w="1256" w:type="dxa"/>
            <w:tcPrChange w:id="2962" w:author="Soleimaniamiri, Saeid [US-IR]" w:date="2026-06-26T08:38:00Z" w16du:dateUtc="2026-06-26T12:38:00Z">
              <w:tcPr>
                <w:tcW w:w="887" w:type="dxa"/>
                <w:gridSpan w:val="4"/>
              </w:tcPr>
            </w:tcPrChange>
          </w:tcPr>
          <w:p w14:paraId="6B1B1BC5" w14:textId="1ED1DCAF" w:rsidR="00B6689C" w:rsidRPr="00064B03" w:rsidDel="002C2BE5" w:rsidRDefault="00B6689C">
            <w:pPr>
              <w:pStyle w:val="FHWABody"/>
              <w:jc w:val="right"/>
              <w:rPr>
                <w:del w:id="2963" w:author="Soleimaniamiri, Saeid [US-IR]" w:date="2026-06-26T08:51:00Z" w16du:dateUtc="2026-06-26T12:51:00Z"/>
              </w:rPr>
              <w:pPrChange w:id="2964" w:author="Bagwe, Gaurav R. [US-IN]" w:date="2026-06-25T18:42:00Z" w16du:dateUtc="2026-06-25T22:42:00Z">
                <w:pPr>
                  <w:pStyle w:val="FHWABody"/>
                </w:pPr>
              </w:pPrChange>
            </w:pPr>
            <w:del w:id="2965" w:author="Soleimaniamiri, Saeid [US-IR]" w:date="2026-06-26T08:51:00Z" w16du:dateUtc="2026-06-26T12:51:00Z">
              <w:r w:rsidRPr="00EB2BBB" w:rsidDel="002C2BE5">
                <w:delText>0.6354</w:delText>
              </w:r>
            </w:del>
          </w:p>
        </w:tc>
        <w:tc>
          <w:tcPr>
            <w:tcW w:w="1256" w:type="dxa"/>
            <w:tcPrChange w:id="2966" w:author="Soleimaniamiri, Saeid [US-IR]" w:date="2026-06-26T08:38:00Z" w16du:dateUtc="2026-06-26T12:38:00Z">
              <w:tcPr>
                <w:tcW w:w="1107" w:type="dxa"/>
                <w:gridSpan w:val="3"/>
              </w:tcPr>
            </w:tcPrChange>
          </w:tcPr>
          <w:p w14:paraId="0A054723" w14:textId="08D713C4" w:rsidR="00B6689C" w:rsidRPr="00064B03" w:rsidDel="002C2BE5" w:rsidRDefault="00B6689C">
            <w:pPr>
              <w:pStyle w:val="FHWABody"/>
              <w:jc w:val="right"/>
              <w:rPr>
                <w:del w:id="2967" w:author="Soleimaniamiri, Saeid [US-IR]" w:date="2026-06-26T08:51:00Z" w16du:dateUtc="2026-06-26T12:51:00Z"/>
              </w:rPr>
              <w:pPrChange w:id="2968" w:author="Bagwe, Gaurav R. [US-IN]" w:date="2026-06-25T18:42:00Z" w16du:dateUtc="2026-06-25T22:42:00Z">
                <w:pPr>
                  <w:pStyle w:val="FHWABody"/>
                </w:pPr>
              </w:pPrChange>
            </w:pPr>
            <w:del w:id="2969" w:author="Soleimaniamiri, Saeid [US-IR]" w:date="2026-06-26T08:51:00Z" w16du:dateUtc="2026-06-26T12:51:00Z">
              <w:r w:rsidRPr="00EB2BBB" w:rsidDel="002C2BE5">
                <w:delText>0.5977</w:delText>
              </w:r>
            </w:del>
          </w:p>
        </w:tc>
        <w:tc>
          <w:tcPr>
            <w:tcW w:w="1256" w:type="dxa"/>
            <w:tcPrChange w:id="2970" w:author="Soleimaniamiri, Saeid [US-IR]" w:date="2026-06-26T08:38:00Z" w16du:dateUtc="2026-06-26T12:38:00Z">
              <w:tcPr>
                <w:tcW w:w="1038" w:type="dxa"/>
                <w:gridSpan w:val="2"/>
              </w:tcPr>
            </w:tcPrChange>
          </w:tcPr>
          <w:p w14:paraId="0786B2DB" w14:textId="1D73ABBB" w:rsidR="00B6689C" w:rsidRPr="00064B03" w:rsidDel="002C2BE5" w:rsidRDefault="00B6689C">
            <w:pPr>
              <w:pStyle w:val="FHWABody"/>
              <w:jc w:val="right"/>
              <w:rPr>
                <w:del w:id="2971" w:author="Soleimaniamiri, Saeid [US-IR]" w:date="2026-06-26T08:51:00Z" w16du:dateUtc="2026-06-26T12:51:00Z"/>
              </w:rPr>
              <w:pPrChange w:id="2972" w:author="Bagwe, Gaurav R. [US-IN]" w:date="2026-06-25T18:42:00Z" w16du:dateUtc="2026-06-25T22:42:00Z">
                <w:pPr>
                  <w:pStyle w:val="FHWABody"/>
                </w:pPr>
              </w:pPrChange>
            </w:pPr>
            <w:del w:id="2973" w:author="Soleimaniamiri, Saeid [US-IR]" w:date="2026-06-26T08:51:00Z" w16du:dateUtc="2026-06-26T12:51:00Z">
              <w:r w:rsidRPr="00EE30C6" w:rsidDel="002C2BE5">
                <w:delText>0.6781</w:delText>
              </w:r>
            </w:del>
          </w:p>
        </w:tc>
      </w:tr>
      <w:tr w:rsidR="00B6689C" w:rsidRPr="00064B03" w:rsidDel="002C2BE5" w14:paraId="12E66C17" w14:textId="5EE09639" w:rsidTr="00B816F7">
        <w:tblPrEx>
          <w:tblPrExChange w:id="2974" w:author="Soleimaniamiri, Saeid [US-IR]" w:date="2026-06-26T08:38:00Z" w16du:dateUtc="2026-06-26T12:38:00Z">
            <w:tblPrEx>
              <w:jc w:val="center"/>
              <w:tblCellMar>
                <w:left w:w="58" w:type="dxa"/>
                <w:right w:w="58" w:type="dxa"/>
              </w:tblCellMar>
            </w:tblPrEx>
          </w:tblPrExChange>
        </w:tblPrEx>
        <w:trPr>
          <w:del w:id="2975" w:author="Soleimaniamiri, Saeid [US-IR]" w:date="2026-06-26T08:51:00Z"/>
          <w:trPrChange w:id="2976" w:author="Soleimaniamiri, Saeid [US-IR]" w:date="2026-06-26T08:38:00Z" w16du:dateUtc="2026-06-26T12:38:00Z">
            <w:trPr>
              <w:gridBefore w:val="1"/>
              <w:gridAfter w:val="0"/>
              <w:jc w:val="center"/>
            </w:trPr>
          </w:trPrChange>
        </w:trPr>
        <w:tc>
          <w:tcPr>
            <w:tcW w:w="1236" w:type="dxa"/>
            <w:vMerge/>
            <w:tcPrChange w:id="2977" w:author="Soleimaniamiri, Saeid [US-IR]" w:date="2026-06-26T08:38:00Z" w16du:dateUtc="2026-06-26T12:38:00Z">
              <w:tcPr>
                <w:tcW w:w="1280" w:type="dxa"/>
                <w:gridSpan w:val="2"/>
                <w:vMerge/>
              </w:tcPr>
            </w:tcPrChange>
          </w:tcPr>
          <w:p w14:paraId="62E6306F" w14:textId="2319D005" w:rsidR="00B6689C" w:rsidRPr="00064B03" w:rsidDel="002C2BE5" w:rsidRDefault="00B6689C" w:rsidP="0066434D">
            <w:pPr>
              <w:pStyle w:val="FHWABody"/>
              <w:rPr>
                <w:del w:id="2978" w:author="Soleimaniamiri, Saeid [US-IR]" w:date="2026-06-26T08:51:00Z" w16du:dateUtc="2026-06-26T12:51:00Z"/>
              </w:rPr>
            </w:pPr>
          </w:p>
        </w:tc>
        <w:tc>
          <w:tcPr>
            <w:tcW w:w="1276" w:type="dxa"/>
            <w:tcPrChange w:id="2979" w:author="Soleimaniamiri, Saeid [US-IR]" w:date="2026-06-26T08:38:00Z" w16du:dateUtc="2026-06-26T12:38:00Z">
              <w:tcPr>
                <w:tcW w:w="1320" w:type="dxa"/>
                <w:gridSpan w:val="3"/>
              </w:tcPr>
            </w:tcPrChange>
          </w:tcPr>
          <w:p w14:paraId="33DCF994" w14:textId="3DA191BE" w:rsidR="00B6689C" w:rsidRPr="00064B03" w:rsidDel="002C2BE5" w:rsidRDefault="00B6689C" w:rsidP="0066434D">
            <w:pPr>
              <w:pStyle w:val="FHWABody"/>
              <w:rPr>
                <w:del w:id="2980" w:author="Soleimaniamiri, Saeid [US-IR]" w:date="2026-06-26T08:51:00Z" w16du:dateUtc="2026-06-26T12:51:00Z"/>
              </w:rPr>
            </w:pPr>
            <w:del w:id="2981" w:author="Soleimaniamiri, Saeid [US-IR]" w:date="2026-06-26T08:51:00Z" w16du:dateUtc="2026-06-26T12:51:00Z">
              <w:r w:rsidRPr="00064B03" w:rsidDel="002C2BE5">
                <w:delText>CurveLanes</w:delText>
              </w:r>
            </w:del>
          </w:p>
        </w:tc>
        <w:tc>
          <w:tcPr>
            <w:tcW w:w="597" w:type="dxa"/>
            <w:tcPrChange w:id="2982" w:author="Soleimaniamiri, Saeid [US-IR]" w:date="2026-06-26T08:38:00Z" w16du:dateUtc="2026-06-26T12:38:00Z">
              <w:tcPr>
                <w:tcW w:w="858" w:type="dxa"/>
                <w:gridSpan w:val="3"/>
              </w:tcPr>
            </w:tcPrChange>
          </w:tcPr>
          <w:p w14:paraId="3F5F61C8" w14:textId="7797C3B2" w:rsidR="00B6689C" w:rsidRPr="00064B03" w:rsidDel="002C2BE5" w:rsidRDefault="00B6689C" w:rsidP="0066434D">
            <w:pPr>
              <w:pStyle w:val="FHWABody"/>
              <w:rPr>
                <w:del w:id="2983" w:author="Soleimaniamiri, Saeid [US-IR]" w:date="2026-06-26T08:51:00Z" w16du:dateUtc="2026-06-26T12:51:00Z"/>
              </w:rPr>
            </w:pPr>
            <w:del w:id="2984" w:author="Soleimaniamiri, Saeid [US-IR]" w:date="2026-06-26T08:51:00Z" w16du:dateUtc="2026-06-26T12:51:00Z">
              <w:r w:rsidRPr="00064B03" w:rsidDel="002C2BE5">
                <w:delText>valid</w:delText>
              </w:r>
            </w:del>
          </w:p>
        </w:tc>
        <w:tc>
          <w:tcPr>
            <w:tcW w:w="850" w:type="dxa"/>
            <w:tcPrChange w:id="2985" w:author="Soleimaniamiri, Saeid [US-IR]" w:date="2026-06-26T08:38:00Z" w16du:dateUtc="2026-06-26T12:38:00Z">
              <w:tcPr>
                <w:tcW w:w="983" w:type="dxa"/>
                <w:gridSpan w:val="3"/>
              </w:tcPr>
            </w:tcPrChange>
          </w:tcPr>
          <w:p w14:paraId="49370647" w14:textId="464ADAEB" w:rsidR="00B6689C" w:rsidRPr="00064B03" w:rsidDel="002C2BE5" w:rsidRDefault="00B6689C">
            <w:pPr>
              <w:pStyle w:val="FHWABody"/>
              <w:jc w:val="right"/>
              <w:rPr>
                <w:del w:id="2986" w:author="Soleimaniamiri, Saeid [US-IR]" w:date="2026-06-26T08:51:00Z" w16du:dateUtc="2026-06-26T12:51:00Z"/>
              </w:rPr>
              <w:pPrChange w:id="2987" w:author="Bagwe, Gaurav R. [US-IN]" w:date="2026-06-25T18:42:00Z" w16du:dateUtc="2026-06-25T22:42:00Z">
                <w:pPr>
                  <w:pStyle w:val="FHWABody"/>
                </w:pPr>
              </w:pPrChange>
            </w:pPr>
            <w:del w:id="2988" w:author="Soleimaniamiri, Saeid [US-IR]" w:date="2026-06-26T08:51:00Z" w16du:dateUtc="2026-06-26T12:51:00Z">
              <w:r w:rsidRPr="00064B03" w:rsidDel="002C2BE5">
                <w:delText>20,000</w:delText>
              </w:r>
            </w:del>
          </w:p>
        </w:tc>
        <w:tc>
          <w:tcPr>
            <w:tcW w:w="1336" w:type="dxa"/>
            <w:tcPrChange w:id="2989" w:author="Soleimaniamiri, Saeid [US-IR]" w:date="2026-06-26T08:38:00Z" w16du:dateUtc="2026-06-26T12:38:00Z">
              <w:tcPr>
                <w:tcW w:w="887" w:type="dxa"/>
                <w:gridSpan w:val="3"/>
              </w:tcPr>
            </w:tcPrChange>
          </w:tcPr>
          <w:p w14:paraId="5EF8BCB7" w14:textId="37DD7742" w:rsidR="00B6689C" w:rsidRPr="00064B03" w:rsidDel="002C2BE5" w:rsidRDefault="00B6689C">
            <w:pPr>
              <w:pStyle w:val="FHWABody"/>
              <w:jc w:val="right"/>
              <w:rPr>
                <w:del w:id="2990" w:author="Soleimaniamiri, Saeid [US-IR]" w:date="2026-06-26T08:51:00Z" w16du:dateUtc="2026-06-26T12:51:00Z"/>
              </w:rPr>
              <w:pPrChange w:id="2991" w:author="Bagwe, Gaurav R. [US-IN]" w:date="2026-06-25T18:42:00Z" w16du:dateUtc="2026-06-25T22:42:00Z">
                <w:pPr>
                  <w:pStyle w:val="FHWABody"/>
                </w:pPr>
              </w:pPrChange>
            </w:pPr>
            <w:del w:id="2992" w:author="Soleimaniamiri, Saeid [US-IR]" w:date="2026-06-26T08:51:00Z" w16du:dateUtc="2026-06-26T12:51:00Z">
              <w:r w:rsidRPr="00F543E3" w:rsidDel="002C2BE5">
                <w:delText>0.</w:delText>
              </w:r>
              <w:r w:rsidDel="002C2BE5">
                <w:delText>2000</w:delText>
              </w:r>
            </w:del>
          </w:p>
        </w:tc>
        <w:tc>
          <w:tcPr>
            <w:tcW w:w="1256" w:type="dxa"/>
            <w:tcPrChange w:id="2993" w:author="Soleimaniamiri, Saeid [US-IR]" w:date="2026-06-26T08:38:00Z" w16du:dateUtc="2026-06-26T12:38:00Z">
              <w:tcPr>
                <w:tcW w:w="887" w:type="dxa"/>
                <w:gridSpan w:val="4"/>
              </w:tcPr>
            </w:tcPrChange>
          </w:tcPr>
          <w:p w14:paraId="076C9A0A" w14:textId="76FB5576" w:rsidR="00B6689C" w:rsidRPr="00064B03" w:rsidDel="002C2BE5" w:rsidRDefault="00B6689C">
            <w:pPr>
              <w:pStyle w:val="FHWABody"/>
              <w:jc w:val="right"/>
              <w:rPr>
                <w:del w:id="2994" w:author="Soleimaniamiri, Saeid [US-IR]" w:date="2026-06-26T08:51:00Z" w16du:dateUtc="2026-06-26T12:51:00Z"/>
              </w:rPr>
              <w:pPrChange w:id="2995" w:author="Bagwe, Gaurav R. [US-IN]" w:date="2026-06-25T18:42:00Z" w16du:dateUtc="2026-06-25T22:42:00Z">
                <w:pPr>
                  <w:pStyle w:val="FHWABody"/>
                </w:pPr>
              </w:pPrChange>
            </w:pPr>
            <w:del w:id="2996" w:author="Soleimaniamiri, Saeid [US-IR]" w:date="2026-06-26T08:51:00Z" w16du:dateUtc="2026-06-26T12:51:00Z">
              <w:r w:rsidDel="002C2BE5">
                <w:delText>0.3333</w:delText>
              </w:r>
            </w:del>
          </w:p>
        </w:tc>
        <w:tc>
          <w:tcPr>
            <w:tcW w:w="1256" w:type="dxa"/>
            <w:tcPrChange w:id="2997" w:author="Soleimaniamiri, Saeid [US-IR]" w:date="2026-06-26T08:38:00Z" w16du:dateUtc="2026-06-26T12:38:00Z">
              <w:tcPr>
                <w:tcW w:w="1107" w:type="dxa"/>
                <w:gridSpan w:val="3"/>
              </w:tcPr>
            </w:tcPrChange>
          </w:tcPr>
          <w:p w14:paraId="6C5E3823" w14:textId="643DB734" w:rsidR="00B6689C" w:rsidRPr="00064B03" w:rsidDel="002C2BE5" w:rsidRDefault="00B6689C">
            <w:pPr>
              <w:pStyle w:val="FHWABody"/>
              <w:jc w:val="right"/>
              <w:rPr>
                <w:del w:id="2998" w:author="Soleimaniamiri, Saeid [US-IR]" w:date="2026-06-26T08:51:00Z" w16du:dateUtc="2026-06-26T12:51:00Z"/>
              </w:rPr>
              <w:pPrChange w:id="2999" w:author="Bagwe, Gaurav R. [US-IN]" w:date="2026-06-25T18:42:00Z" w16du:dateUtc="2026-06-25T22:42:00Z">
                <w:pPr>
                  <w:pStyle w:val="FHWABody"/>
                </w:pPr>
              </w:pPrChange>
            </w:pPr>
            <w:del w:id="3000" w:author="Soleimaniamiri, Saeid [US-IR]" w:date="2026-06-26T08:51:00Z" w16du:dateUtc="2026-06-26T12:51:00Z">
              <w:r w:rsidRPr="00E162AD" w:rsidDel="002C2BE5">
                <w:delText>0.3537</w:delText>
              </w:r>
            </w:del>
          </w:p>
        </w:tc>
        <w:tc>
          <w:tcPr>
            <w:tcW w:w="1256" w:type="dxa"/>
            <w:tcPrChange w:id="3001" w:author="Soleimaniamiri, Saeid [US-IR]" w:date="2026-06-26T08:38:00Z" w16du:dateUtc="2026-06-26T12:38:00Z">
              <w:tcPr>
                <w:tcW w:w="1038" w:type="dxa"/>
                <w:gridSpan w:val="2"/>
              </w:tcPr>
            </w:tcPrChange>
          </w:tcPr>
          <w:p w14:paraId="759C93FE" w14:textId="508FEF18" w:rsidR="00B6689C" w:rsidRPr="00064B03" w:rsidDel="002C2BE5" w:rsidRDefault="00B6689C">
            <w:pPr>
              <w:pStyle w:val="FHWABody"/>
              <w:jc w:val="right"/>
              <w:rPr>
                <w:del w:id="3002" w:author="Soleimaniamiri, Saeid [US-IR]" w:date="2026-06-26T08:51:00Z" w16du:dateUtc="2026-06-26T12:51:00Z"/>
              </w:rPr>
              <w:pPrChange w:id="3003" w:author="Bagwe, Gaurav R. [US-IN]" w:date="2026-06-25T18:42:00Z" w16du:dateUtc="2026-06-25T22:42:00Z">
                <w:pPr>
                  <w:pStyle w:val="FHWABody"/>
                </w:pPr>
              </w:pPrChange>
            </w:pPr>
            <w:del w:id="3004" w:author="Soleimaniamiri, Saeid [US-IR]" w:date="2026-06-26T08:51:00Z" w16du:dateUtc="2026-06-26T12:51:00Z">
              <w:r w:rsidRPr="00E162AD" w:rsidDel="002C2BE5">
                <w:delText>0.3151</w:delText>
              </w:r>
            </w:del>
          </w:p>
        </w:tc>
      </w:tr>
      <w:tr w:rsidR="00B6689C" w:rsidRPr="00064B03" w:rsidDel="002C2BE5" w14:paraId="787CE8FB" w14:textId="318DB8DC" w:rsidTr="00B816F7">
        <w:tblPrEx>
          <w:tblPrExChange w:id="3005" w:author="Soleimaniamiri, Saeid [US-IR]" w:date="2026-06-26T08:38:00Z" w16du:dateUtc="2026-06-26T12:38:00Z">
            <w:tblPrEx>
              <w:jc w:val="center"/>
              <w:tblCellMar>
                <w:left w:w="58" w:type="dxa"/>
                <w:right w:w="58" w:type="dxa"/>
              </w:tblCellMar>
            </w:tblPrEx>
          </w:tblPrExChange>
        </w:tblPrEx>
        <w:trPr>
          <w:del w:id="3006" w:author="Soleimaniamiri, Saeid [US-IR]" w:date="2026-06-26T08:51:00Z"/>
          <w:trPrChange w:id="3007" w:author="Soleimaniamiri, Saeid [US-IR]" w:date="2026-06-26T08:38:00Z" w16du:dateUtc="2026-06-26T12:38:00Z">
            <w:trPr>
              <w:gridBefore w:val="1"/>
              <w:gridAfter w:val="0"/>
              <w:jc w:val="center"/>
            </w:trPr>
          </w:trPrChange>
        </w:trPr>
        <w:tc>
          <w:tcPr>
            <w:tcW w:w="1236" w:type="dxa"/>
            <w:vMerge/>
            <w:tcPrChange w:id="3008" w:author="Soleimaniamiri, Saeid [US-IR]" w:date="2026-06-26T08:38:00Z" w16du:dateUtc="2026-06-26T12:38:00Z">
              <w:tcPr>
                <w:tcW w:w="1280" w:type="dxa"/>
                <w:gridSpan w:val="2"/>
                <w:vMerge/>
              </w:tcPr>
            </w:tcPrChange>
          </w:tcPr>
          <w:p w14:paraId="2CCD68BA" w14:textId="38F2D44D" w:rsidR="00B6689C" w:rsidRPr="00064B03" w:rsidDel="002C2BE5" w:rsidRDefault="00B6689C" w:rsidP="0066434D">
            <w:pPr>
              <w:pStyle w:val="FHWABody"/>
              <w:rPr>
                <w:del w:id="3009" w:author="Soleimaniamiri, Saeid [US-IR]" w:date="2026-06-26T08:51:00Z" w16du:dateUtc="2026-06-26T12:51:00Z"/>
              </w:rPr>
            </w:pPr>
          </w:p>
        </w:tc>
        <w:tc>
          <w:tcPr>
            <w:tcW w:w="1276" w:type="dxa"/>
            <w:tcPrChange w:id="3010" w:author="Soleimaniamiri, Saeid [US-IR]" w:date="2026-06-26T08:38:00Z" w16du:dateUtc="2026-06-26T12:38:00Z">
              <w:tcPr>
                <w:tcW w:w="1320" w:type="dxa"/>
                <w:gridSpan w:val="3"/>
              </w:tcPr>
            </w:tcPrChange>
          </w:tcPr>
          <w:p w14:paraId="5F376E27" w14:textId="37CFEBCD" w:rsidR="00B6689C" w:rsidRPr="00064B03" w:rsidDel="002C2BE5" w:rsidRDefault="00B6689C" w:rsidP="0066434D">
            <w:pPr>
              <w:pStyle w:val="FHWABody"/>
              <w:rPr>
                <w:del w:id="3011" w:author="Soleimaniamiri, Saeid [US-IR]" w:date="2026-06-26T08:51:00Z" w16du:dateUtc="2026-06-26T12:51:00Z"/>
              </w:rPr>
            </w:pPr>
            <w:commentRangeStart w:id="3012"/>
            <w:commentRangeStart w:id="3013"/>
            <w:del w:id="3014" w:author="Soleimaniamiri, Saeid [US-IR]" w:date="2026-06-26T08:51:00Z" w16du:dateUtc="2026-06-26T12:51:00Z">
              <w:r w:rsidRPr="00064B03" w:rsidDel="002C2BE5">
                <w:delText>BDD100K-Lane</w:delText>
              </w:r>
            </w:del>
          </w:p>
        </w:tc>
        <w:tc>
          <w:tcPr>
            <w:tcW w:w="597" w:type="dxa"/>
            <w:tcPrChange w:id="3015" w:author="Soleimaniamiri, Saeid [US-IR]" w:date="2026-06-26T08:38:00Z" w16du:dateUtc="2026-06-26T12:38:00Z">
              <w:tcPr>
                <w:tcW w:w="858" w:type="dxa"/>
                <w:gridSpan w:val="3"/>
              </w:tcPr>
            </w:tcPrChange>
          </w:tcPr>
          <w:p w14:paraId="6C89AC0D" w14:textId="16A29AE8" w:rsidR="00B6689C" w:rsidRPr="00064B03" w:rsidDel="002C2BE5" w:rsidRDefault="00B6689C" w:rsidP="0066434D">
            <w:pPr>
              <w:pStyle w:val="FHWABody"/>
              <w:rPr>
                <w:del w:id="3016" w:author="Soleimaniamiri, Saeid [US-IR]" w:date="2026-06-26T08:51:00Z" w16du:dateUtc="2026-06-26T12:51:00Z"/>
              </w:rPr>
            </w:pPr>
            <w:del w:id="3017" w:author="Soleimaniamiri, Saeid [US-IR]" w:date="2026-06-26T08:51:00Z" w16du:dateUtc="2026-06-26T12:51:00Z">
              <w:r w:rsidRPr="00064B03" w:rsidDel="002C2BE5">
                <w:delText>valid</w:delText>
              </w:r>
            </w:del>
          </w:p>
        </w:tc>
        <w:tc>
          <w:tcPr>
            <w:tcW w:w="850" w:type="dxa"/>
            <w:tcPrChange w:id="3018" w:author="Soleimaniamiri, Saeid [US-IR]" w:date="2026-06-26T08:38:00Z" w16du:dateUtc="2026-06-26T12:38:00Z">
              <w:tcPr>
                <w:tcW w:w="983" w:type="dxa"/>
                <w:gridSpan w:val="3"/>
              </w:tcPr>
            </w:tcPrChange>
          </w:tcPr>
          <w:p w14:paraId="789A5F69" w14:textId="3DB9F14C" w:rsidR="00B6689C" w:rsidRPr="00064B03" w:rsidDel="002C2BE5" w:rsidRDefault="00B6689C">
            <w:pPr>
              <w:pStyle w:val="FHWABody"/>
              <w:jc w:val="right"/>
              <w:rPr>
                <w:del w:id="3019" w:author="Soleimaniamiri, Saeid [US-IR]" w:date="2026-06-26T08:51:00Z" w16du:dateUtc="2026-06-26T12:51:00Z"/>
              </w:rPr>
              <w:pPrChange w:id="3020" w:author="Bagwe, Gaurav R. [US-IN]" w:date="2026-06-25T18:42:00Z" w16du:dateUtc="2026-06-25T22:42:00Z">
                <w:pPr>
                  <w:pStyle w:val="FHWABody"/>
                </w:pPr>
              </w:pPrChange>
            </w:pPr>
            <w:del w:id="3021" w:author="Soleimaniamiri, Saeid [US-IR]" w:date="2026-06-26T08:51:00Z" w16du:dateUtc="2026-06-26T12:51:00Z">
              <w:r w:rsidRPr="00064B03" w:rsidDel="002C2BE5">
                <w:delText>10,000</w:delText>
              </w:r>
            </w:del>
          </w:p>
        </w:tc>
        <w:tc>
          <w:tcPr>
            <w:tcW w:w="1336" w:type="dxa"/>
            <w:tcPrChange w:id="3022" w:author="Soleimaniamiri, Saeid [US-IR]" w:date="2026-06-26T08:38:00Z" w16du:dateUtc="2026-06-26T12:38:00Z">
              <w:tcPr>
                <w:tcW w:w="887" w:type="dxa"/>
                <w:gridSpan w:val="3"/>
              </w:tcPr>
            </w:tcPrChange>
          </w:tcPr>
          <w:p w14:paraId="554B468A" w14:textId="1780FF7D" w:rsidR="00B6689C" w:rsidRPr="00064B03" w:rsidDel="002C2BE5" w:rsidRDefault="00B6689C">
            <w:pPr>
              <w:pStyle w:val="FHWABody"/>
              <w:jc w:val="right"/>
              <w:rPr>
                <w:del w:id="3023" w:author="Soleimaniamiri, Saeid [US-IR]" w:date="2026-06-26T08:51:00Z" w16du:dateUtc="2026-06-26T12:51:00Z"/>
              </w:rPr>
              <w:pPrChange w:id="3024" w:author="Bagwe, Gaurav R. [US-IN]" w:date="2026-06-25T18:42:00Z" w16du:dateUtc="2026-06-25T22:42:00Z">
                <w:pPr>
                  <w:pStyle w:val="FHWABody"/>
                </w:pPr>
              </w:pPrChange>
            </w:pPr>
            <w:del w:id="3025" w:author="Soleimaniamiri, Saeid [US-IR]" w:date="2026-06-26T08:51:00Z" w16du:dateUtc="2026-06-26T12:51:00Z">
              <w:r w:rsidRPr="00E162AD" w:rsidDel="002C2BE5">
                <w:delText>0.5396</w:delText>
              </w:r>
            </w:del>
          </w:p>
        </w:tc>
        <w:tc>
          <w:tcPr>
            <w:tcW w:w="1256" w:type="dxa"/>
            <w:tcPrChange w:id="3026" w:author="Soleimaniamiri, Saeid [US-IR]" w:date="2026-06-26T08:38:00Z" w16du:dateUtc="2026-06-26T12:38:00Z">
              <w:tcPr>
                <w:tcW w:w="887" w:type="dxa"/>
                <w:gridSpan w:val="4"/>
              </w:tcPr>
            </w:tcPrChange>
          </w:tcPr>
          <w:p w14:paraId="43DDFEAA" w14:textId="133F2EB5" w:rsidR="00B6689C" w:rsidRPr="00064B03" w:rsidDel="002C2BE5" w:rsidRDefault="00B6689C">
            <w:pPr>
              <w:pStyle w:val="FHWABody"/>
              <w:jc w:val="right"/>
              <w:rPr>
                <w:del w:id="3027" w:author="Soleimaniamiri, Saeid [US-IR]" w:date="2026-06-26T08:51:00Z" w16du:dateUtc="2026-06-26T12:51:00Z"/>
              </w:rPr>
              <w:pPrChange w:id="3028" w:author="Bagwe, Gaurav R. [US-IN]" w:date="2026-06-25T18:42:00Z" w16du:dateUtc="2026-06-25T22:42:00Z">
                <w:pPr>
                  <w:pStyle w:val="FHWABody"/>
                </w:pPr>
              </w:pPrChange>
            </w:pPr>
            <w:del w:id="3029" w:author="Soleimaniamiri, Saeid [US-IR]" w:date="2026-06-26T08:51:00Z" w16du:dateUtc="2026-06-26T12:51:00Z">
              <w:r w:rsidDel="002C2BE5">
                <w:delText>0.7010</w:delText>
              </w:r>
            </w:del>
          </w:p>
        </w:tc>
        <w:tc>
          <w:tcPr>
            <w:tcW w:w="1256" w:type="dxa"/>
            <w:tcPrChange w:id="3030" w:author="Soleimaniamiri, Saeid [US-IR]" w:date="2026-06-26T08:38:00Z" w16du:dateUtc="2026-06-26T12:38:00Z">
              <w:tcPr>
                <w:tcW w:w="1107" w:type="dxa"/>
                <w:gridSpan w:val="3"/>
              </w:tcPr>
            </w:tcPrChange>
          </w:tcPr>
          <w:p w14:paraId="367F9421" w14:textId="75876D11" w:rsidR="00B6689C" w:rsidRPr="00064B03" w:rsidDel="002C2BE5" w:rsidRDefault="00B6689C">
            <w:pPr>
              <w:pStyle w:val="FHWABody"/>
              <w:jc w:val="right"/>
              <w:rPr>
                <w:del w:id="3031" w:author="Soleimaniamiri, Saeid [US-IR]" w:date="2026-06-26T08:51:00Z" w16du:dateUtc="2026-06-26T12:51:00Z"/>
              </w:rPr>
              <w:pPrChange w:id="3032" w:author="Bagwe, Gaurav R. [US-IN]" w:date="2026-06-25T18:42:00Z" w16du:dateUtc="2026-06-25T22:42:00Z">
                <w:pPr>
                  <w:pStyle w:val="FHWABody"/>
                </w:pPr>
              </w:pPrChange>
            </w:pPr>
            <w:del w:id="3033" w:author="Soleimaniamiri, Saeid [US-IR]" w:date="2026-06-26T08:51:00Z" w16du:dateUtc="2026-06-26T12:51:00Z">
              <w:r w:rsidDel="002C2BE5">
                <w:delText>0.6529</w:delText>
              </w:r>
            </w:del>
          </w:p>
        </w:tc>
        <w:tc>
          <w:tcPr>
            <w:tcW w:w="1256" w:type="dxa"/>
            <w:tcPrChange w:id="3034" w:author="Soleimaniamiri, Saeid [US-IR]" w:date="2026-06-26T08:38:00Z" w16du:dateUtc="2026-06-26T12:38:00Z">
              <w:tcPr>
                <w:tcW w:w="1038" w:type="dxa"/>
                <w:gridSpan w:val="2"/>
              </w:tcPr>
            </w:tcPrChange>
          </w:tcPr>
          <w:p w14:paraId="57627DB2" w14:textId="551A4331" w:rsidR="00B6689C" w:rsidRPr="00064B03" w:rsidDel="002C2BE5" w:rsidRDefault="00B6689C">
            <w:pPr>
              <w:pStyle w:val="FHWABody"/>
              <w:jc w:val="right"/>
              <w:rPr>
                <w:del w:id="3035" w:author="Soleimaniamiri, Saeid [US-IR]" w:date="2026-06-26T08:51:00Z" w16du:dateUtc="2026-06-26T12:51:00Z"/>
              </w:rPr>
              <w:pPrChange w:id="3036" w:author="Bagwe, Gaurav R. [US-IN]" w:date="2026-06-25T18:42:00Z" w16du:dateUtc="2026-06-25T22:42:00Z">
                <w:pPr>
                  <w:pStyle w:val="FHWABody"/>
                </w:pPr>
              </w:pPrChange>
            </w:pPr>
            <w:del w:id="3037" w:author="Soleimaniamiri, Saeid [US-IR]" w:date="2026-06-26T08:51:00Z" w16du:dateUtc="2026-06-26T12:51:00Z">
              <w:r w:rsidDel="002C2BE5">
                <w:delText>0.7567</w:delText>
              </w:r>
              <w:commentRangeEnd w:id="3012"/>
              <w:r w:rsidR="00647D91" w:rsidRPr="00064B03" w:rsidDel="002C2BE5">
                <w:rPr>
                  <w:rStyle w:val="CommentReference"/>
                  <w:sz w:val="24"/>
                  <w:szCs w:val="24"/>
                </w:rPr>
                <w:commentReference w:id="3012"/>
              </w:r>
              <w:commentRangeEnd w:id="3013"/>
              <w:r w:rsidR="00D03DDA" w:rsidRPr="00064B03" w:rsidDel="002C2BE5">
                <w:rPr>
                  <w:rStyle w:val="CommentReference"/>
                  <w:sz w:val="24"/>
                  <w:szCs w:val="24"/>
                </w:rPr>
                <w:commentReference w:id="3013"/>
              </w:r>
            </w:del>
          </w:p>
        </w:tc>
      </w:tr>
    </w:tbl>
    <w:p w14:paraId="49799A19" w14:textId="0B59AE48" w:rsidR="00715450" w:rsidDel="002C2BE5" w:rsidRDefault="00715450">
      <w:pPr>
        <w:pStyle w:val="FHWACaptionTable"/>
        <w:rPr>
          <w:ins w:id="3039" w:author="Bedsole, Lisa K. [US-US]" w:date="2026-06-24T10:52:00Z" w16du:dateUtc="2026-06-24T14:52:00Z"/>
          <w:del w:id="3040" w:author="Soleimaniamiri, Saeid [US-IR]" w:date="2026-06-26T08:51:00Z" w16du:dateUtc="2026-06-26T12:51:00Z"/>
        </w:rPr>
        <w:pPrChange w:id="3041" w:author="Bedsole, Lisa K. [US-US]" w:date="2026-06-24T10:52:00Z" w16du:dateUtc="2026-06-24T14:52:00Z">
          <w:pPr/>
        </w:pPrChange>
      </w:pPr>
      <w:ins w:id="3042" w:author="Bedsole, Lisa K. [US-US]" w:date="2026-06-24T10:52:00Z" w16du:dateUtc="2026-06-24T14:52:00Z">
        <w:del w:id="3043" w:author="Soleimaniamiri, Saeid [US-IR]" w:date="2026-06-26T08:51:00Z" w16du:dateUtc="2026-06-26T12:51:00Z">
          <w:r w:rsidDel="002C2BE5">
            <w:delText xml:space="preserve">Table </w:delText>
          </w:r>
          <w:r w:rsidDel="002C2BE5">
            <w:fldChar w:fldCharType="begin"/>
          </w:r>
          <w:r w:rsidDel="002C2BE5">
            <w:delInstrText xml:space="preserve"> SEQ Table \* ARABIC </w:delInstrText>
          </w:r>
        </w:del>
      </w:ins>
      <w:del w:id="3044" w:author="Soleimaniamiri, Saeid [US-IR]" w:date="2026-06-26T08:51:00Z" w16du:dateUtc="2026-06-26T12:51:00Z">
        <w:r w:rsidDel="002C2BE5">
          <w:fldChar w:fldCharType="separate"/>
        </w:r>
      </w:del>
      <w:ins w:id="3045" w:author="Bedsole, Lisa K. [US-US]" w:date="2026-06-24T10:52:00Z" w16du:dateUtc="2026-06-24T14:52:00Z">
        <w:del w:id="3046" w:author="Soleimaniamiri, Saeid [US-IR]" w:date="2026-06-26T08:51:00Z" w16du:dateUtc="2026-06-26T12:51:00Z">
          <w:r w:rsidDel="002C2BE5">
            <w:rPr>
              <w:noProof/>
            </w:rPr>
            <w:delText>15</w:delText>
          </w:r>
          <w:r w:rsidDel="002C2BE5">
            <w:fldChar w:fldCharType="end"/>
          </w:r>
          <w:r w:rsidRPr="00715450" w:rsidDel="002C2BE5">
            <w:rPr>
              <w:b w:val="0"/>
              <w:bCs w:val="0"/>
              <w:highlight w:val="yellow"/>
              <w:rPrChange w:id="3047" w:author="Bedsole, Lisa K. [US-US]" w:date="2026-06-24T10:52:00Z" w16du:dateUtc="2026-06-24T14:52:00Z">
                <w:rPr>
                  <w:b/>
                  <w:bCs/>
                </w:rPr>
              </w:rPrChange>
            </w:rPr>
            <w:delText>. [insert caption]</w:delText>
          </w:r>
        </w:del>
      </w:ins>
    </w:p>
    <w:tbl>
      <w:tblPr>
        <w:tblStyle w:val="FHWATableNormal"/>
        <w:tblW w:w="8360" w:type="dxa"/>
        <w:tblLook w:val="04A0" w:firstRow="1" w:lastRow="0" w:firstColumn="1" w:lastColumn="0" w:noHBand="0" w:noVBand="1"/>
        <w:tblPrChange w:id="3048" w:author="Bedsole, Lisa K. [US-US]" w:date="2026-06-24T10:52:00Z" w16du:dateUtc="2026-06-24T14:52:00Z">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280"/>
        <w:gridCol w:w="1320"/>
        <w:gridCol w:w="858"/>
        <w:gridCol w:w="983"/>
        <w:gridCol w:w="887"/>
        <w:gridCol w:w="887"/>
        <w:gridCol w:w="1107"/>
        <w:gridCol w:w="1038"/>
        <w:tblGridChange w:id="3049">
          <w:tblGrid>
            <w:gridCol w:w="5"/>
            <w:gridCol w:w="1275"/>
            <w:gridCol w:w="5"/>
            <w:gridCol w:w="1315"/>
            <w:gridCol w:w="5"/>
            <w:gridCol w:w="853"/>
            <w:gridCol w:w="5"/>
            <w:gridCol w:w="978"/>
            <w:gridCol w:w="5"/>
            <w:gridCol w:w="882"/>
            <w:gridCol w:w="5"/>
            <w:gridCol w:w="882"/>
            <w:gridCol w:w="5"/>
            <w:gridCol w:w="1102"/>
            <w:gridCol w:w="5"/>
            <w:gridCol w:w="1033"/>
            <w:gridCol w:w="5"/>
          </w:tblGrid>
        </w:tblGridChange>
      </w:tblGrid>
      <w:tr w:rsidR="00F22569" w:rsidRPr="00064B03" w:rsidDel="002C2BE5" w14:paraId="684DBF88" w14:textId="40F9F006" w:rsidTr="00715450">
        <w:trPr>
          <w:cnfStyle w:val="100000000000" w:firstRow="1" w:lastRow="0" w:firstColumn="0" w:lastColumn="0" w:oddVBand="0" w:evenVBand="0" w:oddHBand="0" w:evenHBand="0" w:firstRowFirstColumn="0" w:firstRowLastColumn="0" w:lastRowFirstColumn="0" w:lastRowLastColumn="0"/>
          <w:del w:id="3050" w:author="Soleimaniamiri, Saeid [US-IR]" w:date="2026-06-26T08:51:00Z"/>
          <w:trPrChange w:id="3051" w:author="Bedsole, Lisa K. [US-US]" w:date="2026-06-24T10:52:00Z" w16du:dateUtc="2026-06-24T14:52:00Z">
            <w:trPr>
              <w:gridAfter w:val="0"/>
            </w:trPr>
          </w:trPrChange>
        </w:trPr>
        <w:tc>
          <w:tcPr>
            <w:tcW w:w="1280" w:type="dxa"/>
            <w:hideMark/>
            <w:tcPrChange w:id="3052" w:author="Bedsole, Lisa K. [US-US]" w:date="2026-06-24T10:52:00Z" w16du:dateUtc="2026-06-24T14:52:00Z">
              <w:tcPr>
                <w:tcW w:w="1280"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52275A24"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53" w:author="Soleimaniamiri, Saeid [US-IR]" w:date="2026-06-26T08:51:00Z" w16du:dateUtc="2026-06-26T12:51:00Z"/>
              </w:rPr>
            </w:pPr>
            <w:del w:id="3054" w:author="Soleimaniamiri, Saeid [US-IR]" w:date="2026-06-26T08:51:00Z" w16du:dateUtc="2026-06-26T12:51:00Z">
              <w:r w:rsidRPr="00064B03" w:rsidDel="002C2BE5">
                <w:rPr>
                  <w:bCs/>
                </w:rPr>
                <w:delText>Model</w:delText>
              </w:r>
            </w:del>
          </w:p>
        </w:tc>
        <w:tc>
          <w:tcPr>
            <w:tcW w:w="1320" w:type="dxa"/>
            <w:hideMark/>
            <w:tcPrChange w:id="3055" w:author="Bedsole, Lisa K. [US-US]" w:date="2026-06-24T10:52:00Z" w16du:dateUtc="2026-06-24T14:52:00Z">
              <w:tcPr>
                <w:tcW w:w="1320"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4AB9FEB4"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56" w:author="Soleimaniamiri, Saeid [US-IR]" w:date="2026-06-26T08:51:00Z" w16du:dateUtc="2026-06-26T12:51:00Z"/>
              </w:rPr>
            </w:pPr>
            <w:del w:id="3057" w:author="Soleimaniamiri, Saeid [US-IR]" w:date="2026-06-26T08:51:00Z" w16du:dateUtc="2026-06-26T12:51:00Z">
              <w:r w:rsidRPr="00064B03" w:rsidDel="002C2BE5">
                <w:rPr>
                  <w:bCs/>
                </w:rPr>
                <w:delText>Dataset</w:delText>
              </w:r>
            </w:del>
          </w:p>
        </w:tc>
        <w:tc>
          <w:tcPr>
            <w:tcW w:w="858" w:type="dxa"/>
            <w:hideMark/>
            <w:tcPrChange w:id="3058" w:author="Bedsole, Lisa K. [US-US]" w:date="2026-06-24T10:52:00Z" w16du:dateUtc="2026-06-24T14:52:00Z">
              <w:tcPr>
                <w:tcW w:w="858"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5C6D213F"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59" w:author="Soleimaniamiri, Saeid [US-IR]" w:date="2026-06-26T08:51:00Z" w16du:dateUtc="2026-06-26T12:51:00Z"/>
              </w:rPr>
            </w:pPr>
            <w:del w:id="3060" w:author="Soleimaniamiri, Saeid [US-IR]" w:date="2026-06-26T08:51:00Z" w16du:dateUtc="2026-06-26T12:51:00Z">
              <w:r w:rsidRPr="00064B03" w:rsidDel="002C2BE5">
                <w:rPr>
                  <w:bCs/>
                </w:rPr>
                <w:delText>Split</w:delText>
              </w:r>
            </w:del>
          </w:p>
        </w:tc>
        <w:tc>
          <w:tcPr>
            <w:tcW w:w="983" w:type="dxa"/>
            <w:hideMark/>
            <w:tcPrChange w:id="3061" w:author="Bedsole, Lisa K. [US-US]" w:date="2026-06-24T10:52:00Z" w16du:dateUtc="2026-06-24T14:52:00Z">
              <w:tcPr>
                <w:tcW w:w="983"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61A15044"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62" w:author="Soleimaniamiri, Saeid [US-IR]" w:date="2026-06-26T08:51:00Z" w16du:dateUtc="2026-06-26T12:51:00Z"/>
              </w:rPr>
            </w:pPr>
            <w:del w:id="3063" w:author="Soleimaniamiri, Saeid [US-IR]" w:date="2026-06-26T08:51:00Z" w16du:dateUtc="2026-06-26T12:51:00Z">
              <w:r w:rsidRPr="00064B03" w:rsidDel="002C2BE5">
                <w:rPr>
                  <w:bCs/>
                </w:rPr>
                <w:delText>Images</w:delText>
              </w:r>
            </w:del>
          </w:p>
        </w:tc>
        <w:tc>
          <w:tcPr>
            <w:tcW w:w="887" w:type="dxa"/>
            <w:hideMark/>
            <w:tcPrChange w:id="3064" w:author="Bedsole, Lisa K. [US-US]" w:date="2026-06-24T10:52:00Z" w16du:dateUtc="2026-06-24T14:52:00Z">
              <w:tcPr>
                <w:tcW w:w="887"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4912D81"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65" w:author="Soleimaniamiri, Saeid [US-IR]" w:date="2026-06-26T08:51:00Z" w16du:dateUtc="2026-06-26T12:51:00Z"/>
              </w:rPr>
            </w:pPr>
            <w:del w:id="3066" w:author="Soleimaniamiri, Saeid [US-IR]" w:date="2026-06-26T08:51:00Z" w16du:dateUtc="2026-06-26T12:51:00Z">
              <w:r w:rsidRPr="00064B03" w:rsidDel="002C2BE5">
                <w:rPr>
                  <w:bCs/>
                </w:rPr>
                <w:delText>IoU</w:delText>
              </w:r>
            </w:del>
          </w:p>
        </w:tc>
        <w:tc>
          <w:tcPr>
            <w:tcW w:w="887" w:type="dxa"/>
            <w:hideMark/>
            <w:tcPrChange w:id="3067" w:author="Bedsole, Lisa K. [US-US]" w:date="2026-06-24T10:52:00Z" w16du:dateUtc="2026-06-24T14:52:00Z">
              <w:tcPr>
                <w:tcW w:w="887"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508B5773"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68" w:author="Soleimaniamiri, Saeid [US-IR]" w:date="2026-06-26T08:51:00Z" w16du:dateUtc="2026-06-26T12:51:00Z"/>
              </w:rPr>
            </w:pPr>
            <w:del w:id="3069" w:author="Soleimaniamiri, Saeid [US-IR]" w:date="2026-06-26T08:51:00Z" w16du:dateUtc="2026-06-26T12:51:00Z">
              <w:r w:rsidRPr="00064B03" w:rsidDel="002C2BE5">
                <w:rPr>
                  <w:bCs/>
                </w:rPr>
                <w:delText>F1</w:delText>
              </w:r>
            </w:del>
          </w:p>
        </w:tc>
        <w:tc>
          <w:tcPr>
            <w:tcW w:w="1107" w:type="dxa"/>
            <w:hideMark/>
            <w:tcPrChange w:id="3070" w:author="Bedsole, Lisa K. [US-US]" w:date="2026-06-24T10:52:00Z" w16du:dateUtc="2026-06-24T14:52:00Z">
              <w:tcPr>
                <w:tcW w:w="1107"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0CA6A95A"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71" w:author="Soleimaniamiri, Saeid [US-IR]" w:date="2026-06-26T08:51:00Z" w16du:dateUtc="2026-06-26T12:51:00Z"/>
              </w:rPr>
            </w:pPr>
            <w:del w:id="3072" w:author="Soleimaniamiri, Saeid [US-IR]" w:date="2026-06-26T08:51:00Z" w16du:dateUtc="2026-06-26T12:51:00Z">
              <w:r w:rsidRPr="00064B03" w:rsidDel="002C2BE5">
                <w:rPr>
                  <w:bCs/>
                </w:rPr>
                <w:delText>Precision</w:delText>
              </w:r>
            </w:del>
          </w:p>
        </w:tc>
        <w:tc>
          <w:tcPr>
            <w:tcW w:w="1038" w:type="dxa"/>
            <w:hideMark/>
            <w:tcPrChange w:id="3073" w:author="Bedsole, Lisa K. [US-US]" w:date="2026-06-24T10:52:00Z" w16du:dateUtc="2026-06-24T14:52:00Z">
              <w:tcPr>
                <w:tcW w:w="1038" w:type="dxa"/>
                <w:gridSpan w:val="2"/>
                <w:tcBorders>
                  <w:top w:val="single" w:sz="12" w:space="0" w:color="000000"/>
                  <w:left w:val="nil"/>
                  <w:bottom w:val="single" w:sz="4" w:space="0" w:color="000000"/>
                  <w:right w:val="nil"/>
                </w:tcBorders>
                <w:tcMar>
                  <w:top w:w="80" w:type="dxa"/>
                  <w:left w:w="80" w:type="dxa"/>
                  <w:bottom w:w="80" w:type="dxa"/>
                  <w:right w:w="80" w:type="dxa"/>
                </w:tcMar>
                <w:vAlign w:val="center"/>
                <w:hideMark/>
              </w:tcPr>
            </w:tcPrChange>
          </w:tcPr>
          <w:p w14:paraId="70BB9B9D" w14:textId="77777777" w:rsidR="00F22569" w:rsidRPr="00064B03" w:rsidDel="002C2BE5" w:rsidRDefault="00F22569">
            <w:pPr>
              <w:pStyle w:val="FHWABody"/>
              <w:cnfStyle w:val="100000000000" w:firstRow="1" w:lastRow="0" w:firstColumn="0" w:lastColumn="0" w:oddVBand="0" w:evenVBand="0" w:oddHBand="0" w:evenHBand="0" w:firstRowFirstColumn="0" w:firstRowLastColumn="0" w:lastRowFirstColumn="0" w:lastRowLastColumn="0"/>
              <w:rPr>
                <w:del w:id="3074" w:author="Soleimaniamiri, Saeid [US-IR]" w:date="2026-06-26T08:51:00Z" w16du:dateUtc="2026-06-26T12:51:00Z"/>
              </w:rPr>
            </w:pPr>
            <w:del w:id="3075" w:author="Soleimaniamiri, Saeid [US-IR]" w:date="2026-06-26T08:51:00Z" w16du:dateUtc="2026-06-26T12:51:00Z">
              <w:r w:rsidRPr="00064B03" w:rsidDel="002C2BE5">
                <w:rPr>
                  <w:bCs/>
                </w:rPr>
                <w:delText>Recall</w:delText>
              </w:r>
            </w:del>
          </w:p>
        </w:tc>
      </w:tr>
      <w:tr w:rsidR="00F22569" w:rsidRPr="00064B03" w:rsidDel="002C2BE5" w14:paraId="5BB40B94" w14:textId="4F0C8292" w:rsidTr="00715450">
        <w:trPr>
          <w:del w:id="3076" w:author="Soleimaniamiri, Saeid [US-IR]" w:date="2026-06-26T08:51:00Z"/>
          <w:trPrChange w:id="3077" w:author="Bedsole, Lisa K. [US-US]" w:date="2026-06-24T10:52:00Z" w16du:dateUtc="2026-06-24T14:52:00Z">
            <w:trPr>
              <w:gridAfter w:val="0"/>
            </w:trPr>
          </w:trPrChange>
        </w:trPr>
        <w:tc>
          <w:tcPr>
            <w:tcW w:w="1280" w:type="dxa"/>
            <w:vMerge w:val="restart"/>
            <w:hideMark/>
            <w:tcPrChange w:id="3078" w:author="Bedsole, Lisa K. [US-US]" w:date="2026-06-24T10:52:00Z" w16du:dateUtc="2026-06-24T14:52:00Z">
              <w:tcPr>
                <w:tcW w:w="1280" w:type="dxa"/>
                <w:gridSpan w:val="2"/>
                <w:vMerge w:val="restart"/>
                <w:tcBorders>
                  <w:top w:val="nil"/>
                  <w:left w:val="nil"/>
                  <w:right w:val="nil"/>
                </w:tcBorders>
                <w:tcMar>
                  <w:top w:w="80" w:type="dxa"/>
                  <w:left w:w="80" w:type="dxa"/>
                  <w:bottom w:w="80" w:type="dxa"/>
                  <w:right w:w="80" w:type="dxa"/>
                </w:tcMar>
                <w:vAlign w:val="center"/>
                <w:hideMark/>
              </w:tcPr>
            </w:tcPrChange>
          </w:tcPr>
          <w:p w14:paraId="09B9BB05" w14:textId="03E46129" w:rsidR="00F22569" w:rsidRPr="00064B03" w:rsidDel="002C2BE5" w:rsidRDefault="00870BE8">
            <w:pPr>
              <w:pStyle w:val="FHWABody"/>
              <w:rPr>
                <w:del w:id="3079" w:author="Soleimaniamiri, Saeid [US-IR]" w:date="2026-06-26T08:51:00Z" w16du:dateUtc="2026-06-26T12:51:00Z"/>
              </w:rPr>
            </w:pPr>
            <w:del w:id="3080" w:author="Soleimaniamiri, Saeid [US-IR]" w:date="2026-06-26T08:51:00Z" w16du:dateUtc="2026-06-26T12:51:00Z">
              <w:r w:rsidDel="002C2BE5">
                <w:delText>CLRerNet</w:delText>
              </w:r>
            </w:del>
          </w:p>
        </w:tc>
        <w:tc>
          <w:tcPr>
            <w:tcW w:w="1320" w:type="dxa"/>
            <w:hideMark/>
            <w:tcPrChange w:id="3081"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354876E6" w14:textId="77777777" w:rsidR="00F22569" w:rsidRPr="00064B03" w:rsidDel="002C2BE5" w:rsidRDefault="00F22569">
            <w:pPr>
              <w:pStyle w:val="FHWABody"/>
              <w:rPr>
                <w:del w:id="3082" w:author="Soleimaniamiri, Saeid [US-IR]" w:date="2026-06-26T08:51:00Z" w16du:dateUtc="2026-06-26T12:51:00Z"/>
              </w:rPr>
            </w:pPr>
            <w:del w:id="3083" w:author="Soleimaniamiri, Saeid [US-IR]" w:date="2026-06-26T08:51:00Z" w16du:dateUtc="2026-06-26T12:51:00Z">
              <w:r w:rsidRPr="00064B03" w:rsidDel="002C2BE5">
                <w:delText>TuSimple</w:delText>
              </w:r>
            </w:del>
          </w:p>
        </w:tc>
        <w:tc>
          <w:tcPr>
            <w:tcW w:w="858" w:type="dxa"/>
            <w:hideMark/>
            <w:tcPrChange w:id="3084"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3806255B" w14:textId="77777777" w:rsidR="00F22569" w:rsidRPr="00064B03" w:rsidDel="002C2BE5" w:rsidRDefault="00F22569">
            <w:pPr>
              <w:pStyle w:val="FHWABody"/>
              <w:rPr>
                <w:del w:id="3085" w:author="Soleimaniamiri, Saeid [US-IR]" w:date="2026-06-26T08:51:00Z" w16du:dateUtc="2026-06-26T12:51:00Z"/>
              </w:rPr>
            </w:pPr>
            <w:del w:id="3086" w:author="Soleimaniamiri, Saeid [US-IR]" w:date="2026-06-26T08:51:00Z" w16du:dateUtc="2026-06-26T12:51:00Z">
              <w:r w:rsidRPr="00064B03" w:rsidDel="002C2BE5">
                <w:delText>test</w:delText>
              </w:r>
            </w:del>
          </w:p>
        </w:tc>
        <w:tc>
          <w:tcPr>
            <w:tcW w:w="983" w:type="dxa"/>
            <w:hideMark/>
            <w:tcPrChange w:id="3087"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5ED3D8B1" w14:textId="77777777" w:rsidR="00F22569" w:rsidRPr="00064B03" w:rsidDel="002C2BE5" w:rsidRDefault="00F22569">
            <w:pPr>
              <w:pStyle w:val="FHWABody"/>
              <w:rPr>
                <w:del w:id="3088" w:author="Soleimaniamiri, Saeid [US-IR]" w:date="2026-06-26T08:51:00Z" w16du:dateUtc="2026-06-26T12:51:00Z"/>
              </w:rPr>
            </w:pPr>
            <w:del w:id="3089" w:author="Soleimaniamiri, Saeid [US-IR]" w:date="2026-06-26T08:51:00Z" w16du:dateUtc="2026-06-26T12:51:00Z">
              <w:r w:rsidRPr="00064B03" w:rsidDel="002C2BE5">
                <w:delText>2,782</w:delText>
              </w:r>
            </w:del>
          </w:p>
        </w:tc>
        <w:tc>
          <w:tcPr>
            <w:tcW w:w="887" w:type="dxa"/>
            <w:hideMark/>
            <w:tcPrChange w:id="3090"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002CE6D4" w14:textId="12C91B74" w:rsidR="00F22569" w:rsidRPr="00064B03" w:rsidDel="002C2BE5" w:rsidRDefault="00F22569">
            <w:pPr>
              <w:pStyle w:val="FHWABody"/>
              <w:rPr>
                <w:del w:id="3091" w:author="Soleimaniamiri, Saeid [US-IR]" w:date="2026-06-26T08:51:00Z" w16du:dateUtc="2026-06-26T12:51:00Z"/>
              </w:rPr>
            </w:pPr>
            <w:del w:id="3092" w:author="Soleimaniamiri, Saeid [US-IR]" w:date="2026-06-26T08:51:00Z" w16du:dateUtc="2026-06-26T12:51:00Z">
              <w:r w:rsidRPr="00064B03" w:rsidDel="002C2BE5">
                <w:delText>0.</w:delText>
              </w:r>
              <w:r w:rsidR="004C2131" w:rsidDel="002C2BE5">
                <w:delText>135</w:delText>
              </w:r>
              <w:r w:rsidR="001D4197" w:rsidDel="002C2BE5">
                <w:delText>3</w:delText>
              </w:r>
            </w:del>
          </w:p>
        </w:tc>
        <w:tc>
          <w:tcPr>
            <w:tcW w:w="887" w:type="dxa"/>
            <w:hideMark/>
            <w:tcPrChange w:id="3093"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55A01567" w14:textId="0ADD7626" w:rsidR="00F22569" w:rsidRPr="00064B03" w:rsidDel="002C2BE5" w:rsidRDefault="00F22569">
            <w:pPr>
              <w:pStyle w:val="FHWABody"/>
              <w:rPr>
                <w:del w:id="3094" w:author="Soleimaniamiri, Saeid [US-IR]" w:date="2026-06-26T08:51:00Z" w16du:dateUtc="2026-06-26T12:51:00Z"/>
              </w:rPr>
            </w:pPr>
            <w:del w:id="3095" w:author="Soleimaniamiri, Saeid [US-IR]" w:date="2026-06-26T08:51:00Z" w16du:dateUtc="2026-06-26T12:51:00Z">
              <w:r w:rsidRPr="00064B03" w:rsidDel="002C2BE5">
                <w:delText>0.</w:delText>
              </w:r>
              <w:r w:rsidR="0099780A" w:rsidDel="002C2BE5">
                <w:delText>2383</w:delText>
              </w:r>
            </w:del>
          </w:p>
        </w:tc>
        <w:tc>
          <w:tcPr>
            <w:tcW w:w="1107" w:type="dxa"/>
            <w:hideMark/>
            <w:tcPrChange w:id="3096"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hideMark/>
              </w:tcPr>
            </w:tcPrChange>
          </w:tcPr>
          <w:p w14:paraId="7961E7B5" w14:textId="63340524" w:rsidR="00F22569" w:rsidRPr="00064B03" w:rsidDel="002C2BE5" w:rsidRDefault="00F22569">
            <w:pPr>
              <w:pStyle w:val="FHWABody"/>
              <w:rPr>
                <w:del w:id="3097" w:author="Soleimaniamiri, Saeid [US-IR]" w:date="2026-06-26T08:51:00Z" w16du:dateUtc="2026-06-26T12:51:00Z"/>
              </w:rPr>
            </w:pPr>
            <w:del w:id="3098" w:author="Soleimaniamiri, Saeid [US-IR]" w:date="2026-06-26T08:51:00Z" w16du:dateUtc="2026-06-26T12:51:00Z">
              <w:r w:rsidRPr="00064B03" w:rsidDel="002C2BE5">
                <w:delText>0.</w:delText>
              </w:r>
              <w:r w:rsidR="00CF514B" w:rsidDel="002C2BE5">
                <w:delText>802</w:delText>
              </w:r>
              <w:r w:rsidR="002B4146" w:rsidDel="002C2BE5">
                <w:delText>0</w:delText>
              </w:r>
            </w:del>
          </w:p>
        </w:tc>
        <w:tc>
          <w:tcPr>
            <w:tcW w:w="1038" w:type="dxa"/>
            <w:hideMark/>
            <w:tcPrChange w:id="3099"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3C030A6F" w14:textId="11CA7914" w:rsidR="00F22569" w:rsidRPr="00064B03" w:rsidDel="002C2BE5" w:rsidRDefault="00F22569">
            <w:pPr>
              <w:pStyle w:val="FHWABody"/>
              <w:rPr>
                <w:del w:id="3100" w:author="Soleimaniamiri, Saeid [US-IR]" w:date="2026-06-26T08:51:00Z" w16du:dateUtc="2026-06-26T12:51:00Z"/>
              </w:rPr>
            </w:pPr>
            <w:del w:id="3101" w:author="Soleimaniamiri, Saeid [US-IR]" w:date="2026-06-26T08:51:00Z" w16du:dateUtc="2026-06-26T12:51:00Z">
              <w:r w:rsidRPr="00064B03" w:rsidDel="002C2BE5">
                <w:delText>0.</w:delText>
              </w:r>
              <w:r w:rsidR="006C07D3" w:rsidDel="002C2BE5">
                <w:delText>1399</w:delText>
              </w:r>
            </w:del>
          </w:p>
        </w:tc>
      </w:tr>
      <w:tr w:rsidR="00F22569" w:rsidRPr="00064B03" w:rsidDel="002C2BE5" w14:paraId="75FAC0A6" w14:textId="04307429" w:rsidTr="00715450">
        <w:trPr>
          <w:del w:id="3102" w:author="Soleimaniamiri, Saeid [US-IR]" w:date="2026-06-26T08:51:00Z"/>
          <w:trPrChange w:id="3103" w:author="Bedsole, Lisa K. [US-US]" w:date="2026-06-24T10:52:00Z" w16du:dateUtc="2026-06-24T14:52:00Z">
            <w:trPr>
              <w:gridAfter w:val="0"/>
            </w:trPr>
          </w:trPrChange>
        </w:trPr>
        <w:tc>
          <w:tcPr>
            <w:tcW w:w="1280" w:type="dxa"/>
            <w:vMerge/>
            <w:hideMark/>
            <w:tcPrChange w:id="3104" w:author="Bedsole, Lisa K. [US-US]" w:date="2026-06-24T10:52:00Z" w16du:dateUtc="2026-06-24T14:52:00Z">
              <w:tcPr>
                <w:tcW w:w="1280" w:type="dxa"/>
                <w:gridSpan w:val="2"/>
                <w:vMerge/>
                <w:tcBorders>
                  <w:left w:val="nil"/>
                  <w:right w:val="nil"/>
                </w:tcBorders>
                <w:tcMar>
                  <w:top w:w="80" w:type="dxa"/>
                  <w:left w:w="80" w:type="dxa"/>
                  <w:bottom w:w="80" w:type="dxa"/>
                  <w:right w:w="80" w:type="dxa"/>
                </w:tcMar>
                <w:vAlign w:val="center"/>
                <w:hideMark/>
              </w:tcPr>
            </w:tcPrChange>
          </w:tcPr>
          <w:p w14:paraId="252D2301" w14:textId="77777777" w:rsidR="00F22569" w:rsidRPr="00064B03" w:rsidDel="002C2BE5" w:rsidRDefault="00F22569">
            <w:pPr>
              <w:pStyle w:val="FHWABody"/>
              <w:rPr>
                <w:del w:id="3105" w:author="Soleimaniamiri, Saeid [US-IR]" w:date="2026-06-26T08:51:00Z" w16du:dateUtc="2026-06-26T12:51:00Z"/>
              </w:rPr>
            </w:pPr>
          </w:p>
        </w:tc>
        <w:tc>
          <w:tcPr>
            <w:tcW w:w="1320" w:type="dxa"/>
            <w:hideMark/>
            <w:tcPrChange w:id="3106"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4FA4A8F7" w14:textId="77777777" w:rsidR="00F22569" w:rsidRPr="00064B03" w:rsidDel="002C2BE5" w:rsidRDefault="00F22569">
            <w:pPr>
              <w:pStyle w:val="FHWABody"/>
              <w:rPr>
                <w:del w:id="3107" w:author="Soleimaniamiri, Saeid [US-IR]" w:date="2026-06-26T08:51:00Z" w16du:dateUtc="2026-06-26T12:51:00Z"/>
              </w:rPr>
            </w:pPr>
            <w:del w:id="3108" w:author="Soleimaniamiri, Saeid [US-IR]" w:date="2026-06-26T08:51:00Z" w16du:dateUtc="2026-06-26T12:51:00Z">
              <w:r w:rsidRPr="00064B03" w:rsidDel="002C2BE5">
                <w:delText>CULane</w:delText>
              </w:r>
            </w:del>
          </w:p>
        </w:tc>
        <w:tc>
          <w:tcPr>
            <w:tcW w:w="858" w:type="dxa"/>
            <w:hideMark/>
            <w:tcPrChange w:id="3109"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7AF2F022" w14:textId="77777777" w:rsidR="00F22569" w:rsidRPr="00064B03" w:rsidDel="002C2BE5" w:rsidRDefault="00F22569">
            <w:pPr>
              <w:pStyle w:val="FHWABody"/>
              <w:rPr>
                <w:del w:id="3110" w:author="Soleimaniamiri, Saeid [US-IR]" w:date="2026-06-26T08:51:00Z" w16du:dateUtc="2026-06-26T12:51:00Z"/>
              </w:rPr>
            </w:pPr>
            <w:del w:id="3111" w:author="Soleimaniamiri, Saeid [US-IR]" w:date="2026-06-26T08:51:00Z" w16du:dateUtc="2026-06-26T12:51:00Z">
              <w:r w:rsidRPr="00064B03" w:rsidDel="002C2BE5">
                <w:delText>test</w:delText>
              </w:r>
            </w:del>
          </w:p>
        </w:tc>
        <w:tc>
          <w:tcPr>
            <w:tcW w:w="983" w:type="dxa"/>
            <w:hideMark/>
            <w:tcPrChange w:id="3112"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54F3317A" w14:textId="77777777" w:rsidR="00F22569" w:rsidRPr="00064B03" w:rsidDel="002C2BE5" w:rsidRDefault="00F22569">
            <w:pPr>
              <w:pStyle w:val="FHWABody"/>
              <w:rPr>
                <w:del w:id="3113" w:author="Soleimaniamiri, Saeid [US-IR]" w:date="2026-06-26T08:51:00Z" w16du:dateUtc="2026-06-26T12:51:00Z"/>
              </w:rPr>
            </w:pPr>
            <w:del w:id="3114" w:author="Soleimaniamiri, Saeid [US-IR]" w:date="2026-06-26T08:51:00Z" w16du:dateUtc="2026-06-26T12:51:00Z">
              <w:r w:rsidRPr="00064B03" w:rsidDel="002C2BE5">
                <w:delText>34,680</w:delText>
              </w:r>
            </w:del>
          </w:p>
        </w:tc>
        <w:tc>
          <w:tcPr>
            <w:tcW w:w="887" w:type="dxa"/>
            <w:hideMark/>
            <w:tcPrChange w:id="3115"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10BDE92B" w14:textId="0CED451E" w:rsidR="00F22569" w:rsidRPr="00064B03" w:rsidDel="002C2BE5" w:rsidRDefault="00F22569">
            <w:pPr>
              <w:pStyle w:val="FHWABody"/>
              <w:rPr>
                <w:del w:id="3116" w:author="Soleimaniamiri, Saeid [US-IR]" w:date="2026-06-26T08:51:00Z" w16du:dateUtc="2026-06-26T12:51:00Z"/>
              </w:rPr>
            </w:pPr>
            <w:del w:id="3117" w:author="Soleimaniamiri, Saeid [US-IR]" w:date="2026-06-26T08:51:00Z" w16du:dateUtc="2026-06-26T12:51:00Z">
              <w:r w:rsidRPr="00064B03" w:rsidDel="002C2BE5">
                <w:delText>0.</w:delText>
              </w:r>
              <w:r w:rsidR="00B6323B" w:rsidDel="002C2BE5">
                <w:delText>1961</w:delText>
              </w:r>
            </w:del>
          </w:p>
        </w:tc>
        <w:tc>
          <w:tcPr>
            <w:tcW w:w="887" w:type="dxa"/>
            <w:hideMark/>
            <w:tcPrChange w:id="3118"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60A6D3E9" w14:textId="53663035" w:rsidR="00F22569" w:rsidRPr="00064B03" w:rsidDel="002C2BE5" w:rsidRDefault="00F22569">
            <w:pPr>
              <w:pStyle w:val="FHWABody"/>
              <w:rPr>
                <w:del w:id="3119" w:author="Soleimaniamiri, Saeid [US-IR]" w:date="2026-06-26T08:51:00Z" w16du:dateUtc="2026-06-26T12:51:00Z"/>
              </w:rPr>
            </w:pPr>
            <w:del w:id="3120" w:author="Soleimaniamiri, Saeid [US-IR]" w:date="2026-06-26T08:51:00Z" w16du:dateUtc="2026-06-26T12:51:00Z">
              <w:r w:rsidRPr="00064B03" w:rsidDel="002C2BE5">
                <w:delText>0.</w:delText>
              </w:r>
              <w:r w:rsidR="007D3341" w:rsidDel="002C2BE5">
                <w:delText>327</w:delText>
              </w:r>
              <w:r w:rsidR="009E4F46" w:rsidDel="002C2BE5">
                <w:delText>9</w:delText>
              </w:r>
            </w:del>
          </w:p>
        </w:tc>
        <w:tc>
          <w:tcPr>
            <w:tcW w:w="1107" w:type="dxa"/>
            <w:hideMark/>
            <w:tcPrChange w:id="3121"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hideMark/>
              </w:tcPr>
            </w:tcPrChange>
          </w:tcPr>
          <w:p w14:paraId="7B1C81CF" w14:textId="499FE499" w:rsidR="00F22569" w:rsidRPr="00064B03" w:rsidDel="002C2BE5" w:rsidRDefault="00F22569">
            <w:pPr>
              <w:pStyle w:val="FHWABody"/>
              <w:rPr>
                <w:del w:id="3122" w:author="Soleimaniamiri, Saeid [US-IR]" w:date="2026-06-26T08:51:00Z" w16du:dateUtc="2026-06-26T12:51:00Z"/>
              </w:rPr>
            </w:pPr>
            <w:del w:id="3123" w:author="Soleimaniamiri, Saeid [US-IR]" w:date="2026-06-26T08:51:00Z" w16du:dateUtc="2026-06-26T12:51:00Z">
              <w:r w:rsidRPr="00064B03" w:rsidDel="002C2BE5">
                <w:delText>0.</w:delText>
              </w:r>
              <w:r w:rsidR="001D48DA" w:rsidDel="002C2BE5">
                <w:delText>8060</w:delText>
              </w:r>
            </w:del>
          </w:p>
        </w:tc>
        <w:tc>
          <w:tcPr>
            <w:tcW w:w="1038" w:type="dxa"/>
            <w:hideMark/>
            <w:tcPrChange w:id="3124"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0FACDF2F" w14:textId="283BF224" w:rsidR="00F22569" w:rsidRPr="00064B03" w:rsidDel="002C2BE5" w:rsidRDefault="00F22569">
            <w:pPr>
              <w:pStyle w:val="FHWABody"/>
              <w:rPr>
                <w:del w:id="3125" w:author="Soleimaniamiri, Saeid [US-IR]" w:date="2026-06-26T08:51:00Z" w16du:dateUtc="2026-06-26T12:51:00Z"/>
              </w:rPr>
            </w:pPr>
            <w:del w:id="3126" w:author="Soleimaniamiri, Saeid [US-IR]" w:date="2026-06-26T08:51:00Z" w16du:dateUtc="2026-06-26T12:51:00Z">
              <w:r w:rsidRPr="00064B03" w:rsidDel="002C2BE5">
                <w:delText>0.</w:delText>
              </w:r>
              <w:r w:rsidR="00EE0BA8" w:rsidDel="002C2BE5">
                <w:delText>20</w:delText>
              </w:r>
              <w:r w:rsidR="001D48DA" w:rsidDel="002C2BE5">
                <w:delText>39</w:delText>
              </w:r>
            </w:del>
          </w:p>
        </w:tc>
      </w:tr>
      <w:tr w:rsidR="00F22569" w:rsidRPr="00064B03" w:rsidDel="002C2BE5" w14:paraId="741B52A9" w14:textId="39B30807" w:rsidTr="00715450">
        <w:trPr>
          <w:del w:id="3127" w:author="Soleimaniamiri, Saeid [US-IR]" w:date="2026-06-26T08:51:00Z"/>
          <w:trPrChange w:id="3128" w:author="Bedsole, Lisa K. [US-US]" w:date="2026-06-24T10:52:00Z" w16du:dateUtc="2026-06-24T14:52:00Z">
            <w:trPr>
              <w:gridAfter w:val="0"/>
            </w:trPr>
          </w:trPrChange>
        </w:trPr>
        <w:tc>
          <w:tcPr>
            <w:tcW w:w="1280" w:type="dxa"/>
            <w:vMerge/>
            <w:hideMark/>
            <w:tcPrChange w:id="3129" w:author="Bedsole, Lisa K. [US-US]" w:date="2026-06-24T10:52:00Z" w16du:dateUtc="2026-06-24T14:52:00Z">
              <w:tcPr>
                <w:tcW w:w="1280" w:type="dxa"/>
                <w:gridSpan w:val="2"/>
                <w:vMerge/>
                <w:tcBorders>
                  <w:left w:val="nil"/>
                  <w:right w:val="nil"/>
                </w:tcBorders>
                <w:tcMar>
                  <w:top w:w="80" w:type="dxa"/>
                  <w:left w:w="80" w:type="dxa"/>
                  <w:bottom w:w="80" w:type="dxa"/>
                  <w:right w:w="80" w:type="dxa"/>
                </w:tcMar>
                <w:vAlign w:val="center"/>
                <w:hideMark/>
              </w:tcPr>
            </w:tcPrChange>
          </w:tcPr>
          <w:p w14:paraId="2FBD9173" w14:textId="77777777" w:rsidR="00F22569" w:rsidRPr="00064B03" w:rsidDel="002C2BE5" w:rsidRDefault="00F22569">
            <w:pPr>
              <w:pStyle w:val="FHWABody"/>
              <w:rPr>
                <w:del w:id="3130" w:author="Soleimaniamiri, Saeid [US-IR]" w:date="2026-06-26T08:51:00Z" w16du:dateUtc="2026-06-26T12:51:00Z"/>
              </w:rPr>
            </w:pPr>
          </w:p>
        </w:tc>
        <w:tc>
          <w:tcPr>
            <w:tcW w:w="1320" w:type="dxa"/>
            <w:hideMark/>
            <w:tcPrChange w:id="3131"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1681A70C" w14:textId="77777777" w:rsidR="00F22569" w:rsidRPr="00064B03" w:rsidDel="002C2BE5" w:rsidRDefault="00F22569">
            <w:pPr>
              <w:pStyle w:val="FHWABody"/>
              <w:rPr>
                <w:del w:id="3132" w:author="Soleimaniamiri, Saeid [US-IR]" w:date="2026-06-26T08:51:00Z" w16du:dateUtc="2026-06-26T12:51:00Z"/>
              </w:rPr>
            </w:pPr>
            <w:del w:id="3133" w:author="Soleimaniamiri, Saeid [US-IR]" w:date="2026-06-26T08:51:00Z" w16du:dateUtc="2026-06-26T12:51:00Z">
              <w:r w:rsidRPr="00064B03" w:rsidDel="002C2BE5">
                <w:delText>CurveLanes</w:delText>
              </w:r>
            </w:del>
          </w:p>
        </w:tc>
        <w:tc>
          <w:tcPr>
            <w:tcW w:w="858" w:type="dxa"/>
            <w:hideMark/>
            <w:tcPrChange w:id="3134"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06F228AA" w14:textId="77777777" w:rsidR="00F22569" w:rsidRPr="00064B03" w:rsidDel="002C2BE5" w:rsidRDefault="00F22569">
            <w:pPr>
              <w:pStyle w:val="FHWABody"/>
              <w:rPr>
                <w:del w:id="3135" w:author="Soleimaniamiri, Saeid [US-IR]" w:date="2026-06-26T08:51:00Z" w16du:dateUtc="2026-06-26T12:51:00Z"/>
              </w:rPr>
            </w:pPr>
            <w:del w:id="3136" w:author="Soleimaniamiri, Saeid [US-IR]" w:date="2026-06-26T08:51:00Z" w16du:dateUtc="2026-06-26T12:51:00Z">
              <w:r w:rsidRPr="00064B03" w:rsidDel="002C2BE5">
                <w:delText>valid</w:delText>
              </w:r>
            </w:del>
          </w:p>
        </w:tc>
        <w:tc>
          <w:tcPr>
            <w:tcW w:w="983" w:type="dxa"/>
            <w:hideMark/>
            <w:tcPrChange w:id="3137"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130EC92B" w14:textId="77777777" w:rsidR="00F22569" w:rsidRPr="00064B03" w:rsidDel="002C2BE5" w:rsidRDefault="00F22569">
            <w:pPr>
              <w:pStyle w:val="FHWABody"/>
              <w:rPr>
                <w:del w:id="3138" w:author="Soleimaniamiri, Saeid [US-IR]" w:date="2026-06-26T08:51:00Z" w16du:dateUtc="2026-06-26T12:51:00Z"/>
              </w:rPr>
            </w:pPr>
            <w:del w:id="3139" w:author="Soleimaniamiri, Saeid [US-IR]" w:date="2026-06-26T08:51:00Z" w16du:dateUtc="2026-06-26T12:51:00Z">
              <w:r w:rsidRPr="00064B03" w:rsidDel="002C2BE5">
                <w:delText>20,000</w:delText>
              </w:r>
            </w:del>
          </w:p>
        </w:tc>
        <w:tc>
          <w:tcPr>
            <w:tcW w:w="887" w:type="dxa"/>
            <w:hideMark/>
            <w:tcPrChange w:id="3140"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39482E12" w14:textId="474C7210" w:rsidR="00F22569" w:rsidRPr="00064B03" w:rsidDel="002C2BE5" w:rsidRDefault="00F22569">
            <w:pPr>
              <w:pStyle w:val="FHWABody"/>
              <w:rPr>
                <w:del w:id="3141" w:author="Soleimaniamiri, Saeid [US-IR]" w:date="2026-06-26T08:51:00Z" w16du:dateUtc="2026-06-26T12:51:00Z"/>
              </w:rPr>
            </w:pPr>
            <w:del w:id="3142" w:author="Soleimaniamiri, Saeid [US-IR]" w:date="2026-06-26T08:51:00Z" w16du:dateUtc="2026-06-26T12:51:00Z">
              <w:r w:rsidRPr="00064B03" w:rsidDel="002C2BE5">
                <w:delText>0.</w:delText>
              </w:r>
              <w:r w:rsidR="00B6323B" w:rsidDel="002C2BE5">
                <w:delText>137</w:delText>
              </w:r>
              <w:r w:rsidR="00531290" w:rsidDel="002C2BE5">
                <w:delText>4</w:delText>
              </w:r>
            </w:del>
          </w:p>
        </w:tc>
        <w:tc>
          <w:tcPr>
            <w:tcW w:w="887" w:type="dxa"/>
            <w:hideMark/>
            <w:tcPrChange w:id="3143"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211C2BE7" w14:textId="7BA9572A" w:rsidR="00F22569" w:rsidRPr="00064B03" w:rsidDel="002C2BE5" w:rsidRDefault="00F22569">
            <w:pPr>
              <w:pStyle w:val="FHWABody"/>
              <w:rPr>
                <w:del w:id="3144" w:author="Soleimaniamiri, Saeid [US-IR]" w:date="2026-06-26T08:51:00Z" w16du:dateUtc="2026-06-26T12:51:00Z"/>
              </w:rPr>
            </w:pPr>
            <w:del w:id="3145" w:author="Soleimaniamiri, Saeid [US-IR]" w:date="2026-06-26T08:51:00Z" w16du:dateUtc="2026-06-26T12:51:00Z">
              <w:r w:rsidRPr="00064B03" w:rsidDel="002C2BE5">
                <w:delText>0.</w:delText>
              </w:r>
              <w:r w:rsidR="009E4F46" w:rsidDel="002C2BE5">
                <w:delText>2416</w:delText>
              </w:r>
            </w:del>
          </w:p>
        </w:tc>
        <w:tc>
          <w:tcPr>
            <w:tcW w:w="1107" w:type="dxa"/>
            <w:hideMark/>
            <w:tcPrChange w:id="3146"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hideMark/>
              </w:tcPr>
            </w:tcPrChange>
          </w:tcPr>
          <w:p w14:paraId="50CCFBB5" w14:textId="4FAB6D6B" w:rsidR="00F22569" w:rsidRPr="00064B03" w:rsidDel="002C2BE5" w:rsidRDefault="00F22569">
            <w:pPr>
              <w:pStyle w:val="FHWABody"/>
              <w:rPr>
                <w:del w:id="3147" w:author="Soleimaniamiri, Saeid [US-IR]" w:date="2026-06-26T08:51:00Z" w16du:dateUtc="2026-06-26T12:51:00Z"/>
              </w:rPr>
            </w:pPr>
            <w:del w:id="3148" w:author="Soleimaniamiri, Saeid [US-IR]" w:date="2026-06-26T08:51:00Z" w16du:dateUtc="2026-06-26T12:51:00Z">
              <w:r w:rsidRPr="00064B03" w:rsidDel="002C2BE5">
                <w:delText>0.</w:delText>
              </w:r>
              <w:r w:rsidR="000E22F6" w:rsidDel="002C2BE5">
                <w:delText>8015</w:delText>
              </w:r>
            </w:del>
          </w:p>
        </w:tc>
        <w:tc>
          <w:tcPr>
            <w:tcW w:w="1038" w:type="dxa"/>
            <w:hideMark/>
            <w:tcPrChange w:id="3149"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62E130D5" w14:textId="15F64337" w:rsidR="00F22569" w:rsidRPr="00064B03" w:rsidDel="002C2BE5" w:rsidRDefault="00F22569">
            <w:pPr>
              <w:pStyle w:val="FHWABody"/>
              <w:rPr>
                <w:del w:id="3150" w:author="Soleimaniamiri, Saeid [US-IR]" w:date="2026-06-26T08:51:00Z" w16du:dateUtc="2026-06-26T12:51:00Z"/>
              </w:rPr>
            </w:pPr>
            <w:del w:id="3151" w:author="Soleimaniamiri, Saeid [US-IR]" w:date="2026-06-26T08:51:00Z" w16du:dateUtc="2026-06-26T12:51:00Z">
              <w:r w:rsidRPr="00064B03" w:rsidDel="002C2BE5">
                <w:delText>0.</w:delText>
              </w:r>
              <w:r w:rsidR="008D176E" w:rsidDel="002C2BE5">
                <w:delText>1422</w:delText>
              </w:r>
            </w:del>
          </w:p>
        </w:tc>
      </w:tr>
      <w:tr w:rsidR="00F22569" w:rsidRPr="00064B03" w:rsidDel="002C2BE5" w14:paraId="09E524C8" w14:textId="4696F7D9" w:rsidTr="00715450">
        <w:trPr>
          <w:del w:id="3152" w:author="Soleimaniamiri, Saeid [US-IR]" w:date="2026-06-26T08:51:00Z"/>
          <w:trPrChange w:id="3153" w:author="Bedsole, Lisa K. [US-US]" w:date="2026-06-24T10:52:00Z" w16du:dateUtc="2026-06-24T14:52:00Z">
            <w:trPr>
              <w:gridAfter w:val="0"/>
            </w:trPr>
          </w:trPrChange>
        </w:trPr>
        <w:tc>
          <w:tcPr>
            <w:tcW w:w="1280" w:type="dxa"/>
            <w:vMerge/>
            <w:hideMark/>
            <w:tcPrChange w:id="3154" w:author="Bedsole, Lisa K. [US-US]" w:date="2026-06-24T10:52:00Z" w16du:dateUtc="2026-06-24T14:52:00Z">
              <w:tcPr>
                <w:tcW w:w="1280" w:type="dxa"/>
                <w:gridSpan w:val="2"/>
                <w:vMerge/>
                <w:tcBorders>
                  <w:left w:val="nil"/>
                  <w:bottom w:val="nil"/>
                  <w:right w:val="nil"/>
                </w:tcBorders>
                <w:tcMar>
                  <w:top w:w="80" w:type="dxa"/>
                  <w:left w:w="80" w:type="dxa"/>
                  <w:bottom w:w="80" w:type="dxa"/>
                  <w:right w:w="80" w:type="dxa"/>
                </w:tcMar>
                <w:vAlign w:val="center"/>
                <w:hideMark/>
              </w:tcPr>
            </w:tcPrChange>
          </w:tcPr>
          <w:p w14:paraId="573F2430" w14:textId="77777777" w:rsidR="00F22569" w:rsidRPr="00064B03" w:rsidDel="002C2BE5" w:rsidRDefault="00F22569">
            <w:pPr>
              <w:pStyle w:val="FHWABody"/>
              <w:rPr>
                <w:del w:id="3155" w:author="Soleimaniamiri, Saeid [US-IR]" w:date="2026-06-26T08:51:00Z" w16du:dateUtc="2026-06-26T12:51:00Z"/>
              </w:rPr>
            </w:pPr>
          </w:p>
        </w:tc>
        <w:tc>
          <w:tcPr>
            <w:tcW w:w="1320" w:type="dxa"/>
            <w:hideMark/>
            <w:tcPrChange w:id="3156"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2C5C3CF3" w14:textId="77777777" w:rsidR="00F22569" w:rsidRPr="00064B03" w:rsidDel="002C2BE5" w:rsidRDefault="00F22569">
            <w:pPr>
              <w:pStyle w:val="FHWABody"/>
              <w:rPr>
                <w:del w:id="3157" w:author="Soleimaniamiri, Saeid [US-IR]" w:date="2026-06-26T08:51:00Z" w16du:dateUtc="2026-06-26T12:51:00Z"/>
              </w:rPr>
            </w:pPr>
            <w:del w:id="3158" w:author="Soleimaniamiri, Saeid [US-IR]" w:date="2026-06-26T08:51:00Z" w16du:dateUtc="2026-06-26T12:51:00Z">
              <w:r w:rsidRPr="00064B03" w:rsidDel="002C2BE5">
                <w:delText>BDD100K-Lane</w:delText>
              </w:r>
            </w:del>
          </w:p>
        </w:tc>
        <w:tc>
          <w:tcPr>
            <w:tcW w:w="858" w:type="dxa"/>
            <w:hideMark/>
            <w:tcPrChange w:id="3159"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699B0540" w14:textId="5325555B" w:rsidR="00F22569" w:rsidRPr="00064B03" w:rsidDel="002C2BE5" w:rsidRDefault="00200E1F">
            <w:pPr>
              <w:pStyle w:val="FHWABody"/>
              <w:rPr>
                <w:del w:id="3160" w:author="Soleimaniamiri, Saeid [US-IR]" w:date="2026-06-26T08:51:00Z" w16du:dateUtc="2026-06-26T12:51:00Z"/>
              </w:rPr>
            </w:pPr>
            <w:del w:id="3161" w:author="Soleimaniamiri, Saeid [US-IR]" w:date="2026-06-26T08:51:00Z" w16du:dateUtc="2026-06-26T12:51:00Z">
              <w:r w:rsidRPr="00064B03" w:rsidDel="002C2BE5">
                <w:delText>valid</w:delText>
              </w:r>
            </w:del>
          </w:p>
        </w:tc>
        <w:tc>
          <w:tcPr>
            <w:tcW w:w="983" w:type="dxa"/>
            <w:hideMark/>
            <w:tcPrChange w:id="3162"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7B255352" w14:textId="77777777" w:rsidR="00F22569" w:rsidRPr="00064B03" w:rsidDel="002C2BE5" w:rsidRDefault="00F22569">
            <w:pPr>
              <w:pStyle w:val="FHWABody"/>
              <w:rPr>
                <w:del w:id="3163" w:author="Soleimaniamiri, Saeid [US-IR]" w:date="2026-06-26T08:51:00Z" w16du:dateUtc="2026-06-26T12:51:00Z"/>
              </w:rPr>
            </w:pPr>
            <w:del w:id="3164" w:author="Soleimaniamiri, Saeid [US-IR]" w:date="2026-06-26T08:51:00Z" w16du:dateUtc="2026-06-26T12:51:00Z">
              <w:r w:rsidRPr="00064B03" w:rsidDel="002C2BE5">
                <w:delText>10,000</w:delText>
              </w:r>
            </w:del>
          </w:p>
        </w:tc>
        <w:tc>
          <w:tcPr>
            <w:tcW w:w="887" w:type="dxa"/>
            <w:hideMark/>
            <w:tcPrChange w:id="3165"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61FA6048" w14:textId="5E9633AF" w:rsidR="00F22569" w:rsidRPr="00064B03" w:rsidDel="002C2BE5" w:rsidRDefault="00F22569">
            <w:pPr>
              <w:pStyle w:val="FHWABody"/>
              <w:rPr>
                <w:del w:id="3166" w:author="Soleimaniamiri, Saeid [US-IR]" w:date="2026-06-26T08:51:00Z" w16du:dateUtc="2026-06-26T12:51:00Z"/>
              </w:rPr>
            </w:pPr>
            <w:del w:id="3167" w:author="Soleimaniamiri, Saeid [US-IR]" w:date="2026-06-26T08:51:00Z" w16du:dateUtc="2026-06-26T12:51:00Z">
              <w:r w:rsidRPr="00064B03" w:rsidDel="002C2BE5">
                <w:delText>0.</w:delText>
              </w:r>
              <w:r w:rsidR="00531290" w:rsidDel="002C2BE5">
                <w:delText>1232</w:delText>
              </w:r>
            </w:del>
          </w:p>
        </w:tc>
        <w:tc>
          <w:tcPr>
            <w:tcW w:w="887" w:type="dxa"/>
            <w:hideMark/>
            <w:tcPrChange w:id="3168"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hideMark/>
              </w:tcPr>
            </w:tcPrChange>
          </w:tcPr>
          <w:p w14:paraId="5D4C8EC9" w14:textId="3CEED83F" w:rsidR="00F22569" w:rsidRPr="00064B03" w:rsidDel="002C2BE5" w:rsidRDefault="00F22569">
            <w:pPr>
              <w:pStyle w:val="FHWABody"/>
              <w:rPr>
                <w:del w:id="3169" w:author="Soleimaniamiri, Saeid [US-IR]" w:date="2026-06-26T08:51:00Z" w16du:dateUtc="2026-06-26T12:51:00Z"/>
              </w:rPr>
            </w:pPr>
            <w:del w:id="3170" w:author="Soleimaniamiri, Saeid [US-IR]" w:date="2026-06-26T08:51:00Z" w16du:dateUtc="2026-06-26T12:51:00Z">
              <w:r w:rsidRPr="00064B03" w:rsidDel="002C2BE5">
                <w:delText>0.</w:delText>
              </w:r>
              <w:r w:rsidR="009E4F46" w:rsidDel="002C2BE5">
                <w:delText>2193</w:delText>
              </w:r>
            </w:del>
          </w:p>
        </w:tc>
        <w:tc>
          <w:tcPr>
            <w:tcW w:w="1107" w:type="dxa"/>
            <w:hideMark/>
            <w:tcPrChange w:id="3171"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hideMark/>
              </w:tcPr>
            </w:tcPrChange>
          </w:tcPr>
          <w:p w14:paraId="5D0E8CAF" w14:textId="0A4E4D43" w:rsidR="00F22569" w:rsidRPr="00064B03" w:rsidDel="002C2BE5" w:rsidRDefault="00F22569">
            <w:pPr>
              <w:pStyle w:val="FHWABody"/>
              <w:rPr>
                <w:del w:id="3172" w:author="Soleimaniamiri, Saeid [US-IR]" w:date="2026-06-26T08:51:00Z" w16du:dateUtc="2026-06-26T12:51:00Z"/>
              </w:rPr>
            </w:pPr>
            <w:del w:id="3173" w:author="Soleimaniamiri, Saeid [US-IR]" w:date="2026-06-26T08:51:00Z" w16du:dateUtc="2026-06-26T12:51:00Z">
              <w:r w:rsidRPr="00064B03" w:rsidDel="002C2BE5">
                <w:delText>0.2</w:delText>
              </w:r>
              <w:r w:rsidR="00D314B0" w:rsidDel="002C2BE5">
                <w:delText>525</w:delText>
              </w:r>
            </w:del>
          </w:p>
        </w:tc>
        <w:tc>
          <w:tcPr>
            <w:tcW w:w="1038" w:type="dxa"/>
            <w:hideMark/>
            <w:tcPrChange w:id="3174"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hideMark/>
              </w:tcPr>
            </w:tcPrChange>
          </w:tcPr>
          <w:p w14:paraId="12380359" w14:textId="34D2D47A" w:rsidR="00F22569" w:rsidRPr="00064B03" w:rsidDel="002C2BE5" w:rsidRDefault="00F22569">
            <w:pPr>
              <w:pStyle w:val="FHWABody"/>
              <w:rPr>
                <w:del w:id="3175" w:author="Soleimaniamiri, Saeid [US-IR]" w:date="2026-06-26T08:51:00Z" w16du:dateUtc="2026-06-26T12:51:00Z"/>
              </w:rPr>
            </w:pPr>
            <w:del w:id="3176" w:author="Soleimaniamiri, Saeid [US-IR]" w:date="2026-06-26T08:51:00Z" w16du:dateUtc="2026-06-26T12:51:00Z">
              <w:r w:rsidRPr="00064B03" w:rsidDel="002C2BE5">
                <w:delText>0.</w:delText>
              </w:r>
              <w:r w:rsidR="008D176E" w:rsidDel="002C2BE5">
                <w:delText>1938</w:delText>
              </w:r>
            </w:del>
          </w:p>
        </w:tc>
      </w:tr>
      <w:tr w:rsidR="0057512A" w:rsidRPr="00064B03" w:rsidDel="002C2BE5" w14:paraId="727865CD" w14:textId="5C09CDF7" w:rsidTr="00715450">
        <w:trPr>
          <w:del w:id="3177" w:author="Soleimaniamiri, Saeid [US-IR]" w:date="2026-06-26T08:51:00Z"/>
          <w:trPrChange w:id="3178" w:author="Bedsole, Lisa K. [US-US]" w:date="2026-06-24T10:52:00Z" w16du:dateUtc="2026-06-24T14:52:00Z">
            <w:trPr>
              <w:gridAfter w:val="0"/>
            </w:trPr>
          </w:trPrChange>
        </w:trPr>
        <w:tc>
          <w:tcPr>
            <w:tcW w:w="1280" w:type="dxa"/>
            <w:vMerge w:val="restart"/>
            <w:hideMark/>
            <w:tcPrChange w:id="3179" w:author="Bedsole, Lisa K. [US-US]" w:date="2026-06-24T10:52:00Z" w16du:dateUtc="2026-06-24T14:52:00Z">
              <w:tcPr>
                <w:tcW w:w="1280" w:type="dxa"/>
                <w:gridSpan w:val="2"/>
                <w:vMerge w:val="restart"/>
                <w:tcBorders>
                  <w:top w:val="nil"/>
                  <w:left w:val="nil"/>
                  <w:right w:val="nil"/>
                </w:tcBorders>
                <w:tcMar>
                  <w:top w:w="80" w:type="dxa"/>
                  <w:left w:w="80" w:type="dxa"/>
                  <w:bottom w:w="80" w:type="dxa"/>
                  <w:right w:w="80" w:type="dxa"/>
                </w:tcMar>
                <w:vAlign w:val="center"/>
                <w:hideMark/>
              </w:tcPr>
            </w:tcPrChange>
          </w:tcPr>
          <w:p w14:paraId="59141BFB" w14:textId="6810A6A4" w:rsidR="0057512A" w:rsidRPr="00064B03" w:rsidDel="002C2BE5" w:rsidRDefault="0057512A">
            <w:pPr>
              <w:pStyle w:val="FHWABody"/>
              <w:rPr>
                <w:del w:id="3180" w:author="Soleimaniamiri, Saeid [US-IR]" w:date="2026-06-26T08:51:00Z" w16du:dateUtc="2026-06-26T12:51:00Z"/>
              </w:rPr>
            </w:pPr>
            <w:del w:id="3181" w:author="Soleimaniamiri, Saeid [US-IR]" w:date="2026-06-26T08:51:00Z" w16du:dateUtc="2026-06-26T12:51:00Z">
              <w:r w:rsidDel="002C2BE5">
                <w:delText>SCNN</w:delText>
              </w:r>
            </w:del>
          </w:p>
        </w:tc>
        <w:tc>
          <w:tcPr>
            <w:tcW w:w="1320" w:type="dxa"/>
            <w:hideMark/>
            <w:tcPrChange w:id="3182"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73824BF0" w14:textId="77777777" w:rsidR="0057512A" w:rsidRPr="00064B03" w:rsidDel="002C2BE5" w:rsidRDefault="0057512A">
            <w:pPr>
              <w:pStyle w:val="FHWABody"/>
              <w:rPr>
                <w:del w:id="3183" w:author="Soleimaniamiri, Saeid [US-IR]" w:date="2026-06-26T08:51:00Z" w16du:dateUtc="2026-06-26T12:51:00Z"/>
              </w:rPr>
            </w:pPr>
            <w:del w:id="3184" w:author="Soleimaniamiri, Saeid [US-IR]" w:date="2026-06-26T08:51:00Z" w16du:dateUtc="2026-06-26T12:51:00Z">
              <w:r w:rsidRPr="00064B03" w:rsidDel="002C2BE5">
                <w:delText>TuSimple</w:delText>
              </w:r>
            </w:del>
          </w:p>
        </w:tc>
        <w:tc>
          <w:tcPr>
            <w:tcW w:w="858" w:type="dxa"/>
            <w:hideMark/>
            <w:tcPrChange w:id="3185"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68A83BA2" w14:textId="77777777" w:rsidR="0057512A" w:rsidRPr="00064B03" w:rsidDel="002C2BE5" w:rsidRDefault="0057512A">
            <w:pPr>
              <w:pStyle w:val="FHWABody"/>
              <w:rPr>
                <w:del w:id="3186" w:author="Soleimaniamiri, Saeid [US-IR]" w:date="2026-06-26T08:51:00Z" w16du:dateUtc="2026-06-26T12:51:00Z"/>
              </w:rPr>
            </w:pPr>
            <w:del w:id="3187" w:author="Soleimaniamiri, Saeid [US-IR]" w:date="2026-06-26T08:51:00Z" w16du:dateUtc="2026-06-26T12:51:00Z">
              <w:r w:rsidRPr="00064B03" w:rsidDel="002C2BE5">
                <w:delText>test</w:delText>
              </w:r>
            </w:del>
          </w:p>
        </w:tc>
        <w:tc>
          <w:tcPr>
            <w:tcW w:w="983" w:type="dxa"/>
            <w:hideMark/>
            <w:tcPrChange w:id="3188"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1904A306" w14:textId="77777777" w:rsidR="0057512A" w:rsidRPr="00064B03" w:rsidDel="002C2BE5" w:rsidRDefault="0057512A">
            <w:pPr>
              <w:pStyle w:val="FHWABody"/>
              <w:rPr>
                <w:del w:id="3189" w:author="Soleimaniamiri, Saeid [US-IR]" w:date="2026-06-26T08:51:00Z" w16du:dateUtc="2026-06-26T12:51:00Z"/>
              </w:rPr>
            </w:pPr>
            <w:del w:id="3190" w:author="Soleimaniamiri, Saeid [US-IR]" w:date="2026-06-26T08:51:00Z" w16du:dateUtc="2026-06-26T12:51:00Z">
              <w:r w:rsidRPr="00064B03" w:rsidDel="002C2BE5">
                <w:delText>2,782</w:delText>
              </w:r>
            </w:del>
          </w:p>
        </w:tc>
        <w:tc>
          <w:tcPr>
            <w:tcW w:w="887" w:type="dxa"/>
            <w:tcPrChange w:id="3191"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61EEE99B" w14:textId="211847BF" w:rsidR="0057512A" w:rsidRPr="00064B03" w:rsidDel="002C2BE5" w:rsidRDefault="00204FA9" w:rsidP="00204FA9">
            <w:pPr>
              <w:pStyle w:val="FHWABody"/>
              <w:rPr>
                <w:del w:id="3192" w:author="Soleimaniamiri, Saeid [US-IR]" w:date="2026-06-26T08:51:00Z" w16du:dateUtc="2026-06-26T12:51:00Z"/>
              </w:rPr>
            </w:pPr>
            <w:del w:id="3193" w:author="Soleimaniamiri, Saeid [US-IR]" w:date="2026-06-26T08:51:00Z" w16du:dateUtc="2026-06-26T12:51:00Z">
              <w:r w:rsidDel="002C2BE5">
                <w:delText>--</w:delText>
              </w:r>
              <w:r w:rsidR="00582E1B" w:rsidDel="002C2BE5">
                <w:delText>.--</w:delText>
              </w:r>
            </w:del>
          </w:p>
        </w:tc>
        <w:tc>
          <w:tcPr>
            <w:tcW w:w="887" w:type="dxa"/>
            <w:tcPrChange w:id="3194"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2584C3A4" w14:textId="5ADD6DAC" w:rsidR="0057512A" w:rsidRPr="00064B03" w:rsidDel="002C2BE5" w:rsidRDefault="00582E1B">
            <w:pPr>
              <w:pStyle w:val="FHWABody"/>
              <w:rPr>
                <w:del w:id="3195" w:author="Soleimaniamiri, Saeid [US-IR]" w:date="2026-06-26T08:51:00Z" w16du:dateUtc="2026-06-26T12:51:00Z"/>
              </w:rPr>
            </w:pPr>
            <w:del w:id="3196" w:author="Soleimaniamiri, Saeid [US-IR]" w:date="2026-06-26T08:51:00Z" w16du:dateUtc="2026-06-26T12:51:00Z">
              <w:r w:rsidDel="002C2BE5">
                <w:delText>--.--</w:delText>
              </w:r>
            </w:del>
          </w:p>
        </w:tc>
        <w:tc>
          <w:tcPr>
            <w:tcW w:w="1107" w:type="dxa"/>
            <w:tcPrChange w:id="3197"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tcPr>
            </w:tcPrChange>
          </w:tcPr>
          <w:p w14:paraId="7152265E" w14:textId="4CA6AA7E" w:rsidR="0057512A" w:rsidRPr="00064B03" w:rsidDel="002C2BE5" w:rsidRDefault="00582E1B">
            <w:pPr>
              <w:pStyle w:val="FHWABody"/>
              <w:rPr>
                <w:del w:id="3198" w:author="Soleimaniamiri, Saeid [US-IR]" w:date="2026-06-26T08:51:00Z" w16du:dateUtc="2026-06-26T12:51:00Z"/>
              </w:rPr>
            </w:pPr>
            <w:del w:id="3199" w:author="Soleimaniamiri, Saeid [US-IR]" w:date="2026-06-26T08:51:00Z" w16du:dateUtc="2026-06-26T12:51:00Z">
              <w:r w:rsidDel="002C2BE5">
                <w:delText>--.--</w:delText>
              </w:r>
            </w:del>
          </w:p>
        </w:tc>
        <w:tc>
          <w:tcPr>
            <w:tcW w:w="1038" w:type="dxa"/>
            <w:tcPrChange w:id="3200"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tcPr>
            </w:tcPrChange>
          </w:tcPr>
          <w:p w14:paraId="7796E266" w14:textId="05C4CECE" w:rsidR="0057512A" w:rsidRPr="00064B03" w:rsidDel="002C2BE5" w:rsidRDefault="00582E1B">
            <w:pPr>
              <w:pStyle w:val="FHWABody"/>
              <w:rPr>
                <w:del w:id="3201" w:author="Soleimaniamiri, Saeid [US-IR]" w:date="2026-06-26T08:51:00Z" w16du:dateUtc="2026-06-26T12:51:00Z"/>
              </w:rPr>
            </w:pPr>
            <w:del w:id="3202" w:author="Soleimaniamiri, Saeid [US-IR]" w:date="2026-06-26T08:51:00Z" w16du:dateUtc="2026-06-26T12:51:00Z">
              <w:r w:rsidDel="002C2BE5">
                <w:delText>--.--</w:delText>
              </w:r>
            </w:del>
          </w:p>
        </w:tc>
      </w:tr>
      <w:tr w:rsidR="0057512A" w:rsidRPr="00064B03" w:rsidDel="002C2BE5" w14:paraId="1BC9B6CA" w14:textId="0049A0EB" w:rsidTr="00715450">
        <w:trPr>
          <w:del w:id="3203" w:author="Soleimaniamiri, Saeid [US-IR]" w:date="2026-06-26T08:51:00Z"/>
          <w:trPrChange w:id="3204" w:author="Bedsole, Lisa K. [US-US]" w:date="2026-06-24T10:52:00Z" w16du:dateUtc="2026-06-24T14:52:00Z">
            <w:trPr>
              <w:gridAfter w:val="0"/>
            </w:trPr>
          </w:trPrChange>
        </w:trPr>
        <w:tc>
          <w:tcPr>
            <w:tcW w:w="1280" w:type="dxa"/>
            <w:vMerge/>
            <w:hideMark/>
            <w:tcPrChange w:id="3205" w:author="Bedsole, Lisa K. [US-US]" w:date="2026-06-24T10:52:00Z" w16du:dateUtc="2026-06-24T14:52:00Z">
              <w:tcPr>
                <w:tcW w:w="1280" w:type="dxa"/>
                <w:gridSpan w:val="2"/>
                <w:vMerge/>
                <w:tcBorders>
                  <w:left w:val="nil"/>
                  <w:right w:val="nil"/>
                </w:tcBorders>
                <w:tcMar>
                  <w:top w:w="80" w:type="dxa"/>
                  <w:left w:w="80" w:type="dxa"/>
                  <w:bottom w:w="80" w:type="dxa"/>
                  <w:right w:w="80" w:type="dxa"/>
                </w:tcMar>
                <w:vAlign w:val="center"/>
                <w:hideMark/>
              </w:tcPr>
            </w:tcPrChange>
          </w:tcPr>
          <w:p w14:paraId="0FE66854" w14:textId="77777777" w:rsidR="0057512A" w:rsidRPr="00064B03" w:rsidDel="002C2BE5" w:rsidRDefault="0057512A">
            <w:pPr>
              <w:pStyle w:val="FHWABody"/>
              <w:rPr>
                <w:del w:id="3206" w:author="Soleimaniamiri, Saeid [US-IR]" w:date="2026-06-26T08:51:00Z" w16du:dateUtc="2026-06-26T12:51:00Z"/>
              </w:rPr>
            </w:pPr>
          </w:p>
        </w:tc>
        <w:tc>
          <w:tcPr>
            <w:tcW w:w="1320" w:type="dxa"/>
            <w:hideMark/>
            <w:tcPrChange w:id="3207"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153D25ED" w14:textId="77777777" w:rsidR="0057512A" w:rsidRPr="00064B03" w:rsidDel="002C2BE5" w:rsidRDefault="0057512A">
            <w:pPr>
              <w:pStyle w:val="FHWABody"/>
              <w:rPr>
                <w:del w:id="3208" w:author="Soleimaniamiri, Saeid [US-IR]" w:date="2026-06-26T08:51:00Z" w16du:dateUtc="2026-06-26T12:51:00Z"/>
              </w:rPr>
            </w:pPr>
            <w:del w:id="3209" w:author="Soleimaniamiri, Saeid [US-IR]" w:date="2026-06-26T08:51:00Z" w16du:dateUtc="2026-06-26T12:51:00Z">
              <w:r w:rsidRPr="00064B03" w:rsidDel="002C2BE5">
                <w:delText>CULane</w:delText>
              </w:r>
            </w:del>
          </w:p>
        </w:tc>
        <w:tc>
          <w:tcPr>
            <w:tcW w:w="858" w:type="dxa"/>
            <w:hideMark/>
            <w:tcPrChange w:id="3210"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65E4AC8B" w14:textId="77777777" w:rsidR="0057512A" w:rsidRPr="00064B03" w:rsidDel="002C2BE5" w:rsidRDefault="0057512A">
            <w:pPr>
              <w:pStyle w:val="FHWABody"/>
              <w:rPr>
                <w:del w:id="3211" w:author="Soleimaniamiri, Saeid [US-IR]" w:date="2026-06-26T08:51:00Z" w16du:dateUtc="2026-06-26T12:51:00Z"/>
              </w:rPr>
            </w:pPr>
            <w:del w:id="3212" w:author="Soleimaniamiri, Saeid [US-IR]" w:date="2026-06-26T08:51:00Z" w16du:dateUtc="2026-06-26T12:51:00Z">
              <w:r w:rsidRPr="00064B03" w:rsidDel="002C2BE5">
                <w:delText>test</w:delText>
              </w:r>
            </w:del>
          </w:p>
        </w:tc>
        <w:tc>
          <w:tcPr>
            <w:tcW w:w="983" w:type="dxa"/>
            <w:hideMark/>
            <w:tcPrChange w:id="3213"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10BC3A39" w14:textId="77777777" w:rsidR="0057512A" w:rsidRPr="00064B03" w:rsidDel="002C2BE5" w:rsidRDefault="0057512A">
            <w:pPr>
              <w:pStyle w:val="FHWABody"/>
              <w:rPr>
                <w:del w:id="3214" w:author="Soleimaniamiri, Saeid [US-IR]" w:date="2026-06-26T08:51:00Z" w16du:dateUtc="2026-06-26T12:51:00Z"/>
              </w:rPr>
            </w:pPr>
            <w:del w:id="3215" w:author="Soleimaniamiri, Saeid [US-IR]" w:date="2026-06-26T08:51:00Z" w16du:dateUtc="2026-06-26T12:51:00Z">
              <w:r w:rsidRPr="00064B03" w:rsidDel="002C2BE5">
                <w:delText>34,680</w:delText>
              </w:r>
            </w:del>
          </w:p>
        </w:tc>
        <w:tc>
          <w:tcPr>
            <w:tcW w:w="887" w:type="dxa"/>
            <w:tcPrChange w:id="3216"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20125B80" w14:textId="5560D8E0" w:rsidR="0057512A" w:rsidRPr="00064B03" w:rsidDel="002C2BE5" w:rsidRDefault="00EB2BBB">
            <w:pPr>
              <w:pStyle w:val="FHWABody"/>
              <w:rPr>
                <w:del w:id="3217" w:author="Soleimaniamiri, Saeid [US-IR]" w:date="2026-06-26T08:51:00Z" w16du:dateUtc="2026-06-26T12:51:00Z"/>
              </w:rPr>
            </w:pPr>
            <w:del w:id="3218" w:author="Soleimaniamiri, Saeid [US-IR]" w:date="2026-06-26T08:51:00Z" w16du:dateUtc="2026-06-26T12:51:00Z">
              <w:r w:rsidRPr="00EB2BBB" w:rsidDel="002C2BE5">
                <w:delText>0.4656</w:delText>
              </w:r>
            </w:del>
          </w:p>
        </w:tc>
        <w:tc>
          <w:tcPr>
            <w:tcW w:w="887" w:type="dxa"/>
            <w:tcPrChange w:id="3219"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7B4CF937" w14:textId="41524DAF" w:rsidR="0057512A" w:rsidRPr="00064B03" w:rsidDel="002C2BE5" w:rsidRDefault="00EB2BBB">
            <w:pPr>
              <w:pStyle w:val="FHWABody"/>
              <w:rPr>
                <w:del w:id="3220" w:author="Soleimaniamiri, Saeid [US-IR]" w:date="2026-06-26T08:51:00Z" w16du:dateUtc="2026-06-26T12:51:00Z"/>
              </w:rPr>
            </w:pPr>
            <w:del w:id="3221" w:author="Soleimaniamiri, Saeid [US-IR]" w:date="2026-06-26T08:51:00Z" w16du:dateUtc="2026-06-26T12:51:00Z">
              <w:r w:rsidRPr="00EB2BBB" w:rsidDel="002C2BE5">
                <w:delText>0.6354</w:delText>
              </w:r>
            </w:del>
          </w:p>
        </w:tc>
        <w:tc>
          <w:tcPr>
            <w:tcW w:w="1107" w:type="dxa"/>
            <w:tcPrChange w:id="3222"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tcPr>
            </w:tcPrChange>
          </w:tcPr>
          <w:p w14:paraId="5301AA44" w14:textId="6F3B131A" w:rsidR="0057512A" w:rsidRPr="00064B03" w:rsidDel="002C2BE5" w:rsidRDefault="00EB2BBB">
            <w:pPr>
              <w:pStyle w:val="FHWABody"/>
              <w:rPr>
                <w:del w:id="3223" w:author="Soleimaniamiri, Saeid [US-IR]" w:date="2026-06-26T08:51:00Z" w16du:dateUtc="2026-06-26T12:51:00Z"/>
              </w:rPr>
            </w:pPr>
            <w:del w:id="3224" w:author="Soleimaniamiri, Saeid [US-IR]" w:date="2026-06-26T08:51:00Z" w16du:dateUtc="2026-06-26T12:51:00Z">
              <w:r w:rsidRPr="00EB2BBB" w:rsidDel="002C2BE5">
                <w:delText>0.5977</w:delText>
              </w:r>
            </w:del>
          </w:p>
        </w:tc>
        <w:tc>
          <w:tcPr>
            <w:tcW w:w="1038" w:type="dxa"/>
            <w:tcPrChange w:id="3225"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tcPr>
            </w:tcPrChange>
          </w:tcPr>
          <w:p w14:paraId="01EDD324" w14:textId="3C6F59FD" w:rsidR="0057512A" w:rsidRPr="00064B03" w:rsidDel="002C2BE5" w:rsidRDefault="00EE30C6">
            <w:pPr>
              <w:pStyle w:val="FHWABody"/>
              <w:rPr>
                <w:del w:id="3226" w:author="Soleimaniamiri, Saeid [US-IR]" w:date="2026-06-26T08:51:00Z" w16du:dateUtc="2026-06-26T12:51:00Z"/>
              </w:rPr>
            </w:pPr>
            <w:del w:id="3227" w:author="Soleimaniamiri, Saeid [US-IR]" w:date="2026-06-26T08:51:00Z" w16du:dateUtc="2026-06-26T12:51:00Z">
              <w:r w:rsidRPr="00EE30C6" w:rsidDel="002C2BE5">
                <w:delText>0.6781</w:delText>
              </w:r>
            </w:del>
          </w:p>
        </w:tc>
      </w:tr>
      <w:tr w:rsidR="0057512A" w:rsidRPr="00064B03" w:rsidDel="002C2BE5" w14:paraId="2D4F18DC" w14:textId="52C7678C" w:rsidTr="00715450">
        <w:trPr>
          <w:del w:id="3228" w:author="Soleimaniamiri, Saeid [US-IR]" w:date="2026-06-26T08:51:00Z"/>
          <w:trPrChange w:id="3229" w:author="Bedsole, Lisa K. [US-US]" w:date="2026-06-24T10:52:00Z" w16du:dateUtc="2026-06-24T14:52:00Z">
            <w:trPr>
              <w:gridAfter w:val="0"/>
            </w:trPr>
          </w:trPrChange>
        </w:trPr>
        <w:tc>
          <w:tcPr>
            <w:tcW w:w="1280" w:type="dxa"/>
            <w:vMerge/>
            <w:hideMark/>
            <w:tcPrChange w:id="3230" w:author="Bedsole, Lisa K. [US-US]" w:date="2026-06-24T10:52:00Z" w16du:dateUtc="2026-06-24T14:52:00Z">
              <w:tcPr>
                <w:tcW w:w="1280" w:type="dxa"/>
                <w:gridSpan w:val="2"/>
                <w:vMerge/>
                <w:tcBorders>
                  <w:left w:val="nil"/>
                  <w:right w:val="nil"/>
                </w:tcBorders>
                <w:tcMar>
                  <w:top w:w="80" w:type="dxa"/>
                  <w:left w:w="80" w:type="dxa"/>
                  <w:bottom w:w="80" w:type="dxa"/>
                  <w:right w:w="80" w:type="dxa"/>
                </w:tcMar>
                <w:vAlign w:val="center"/>
                <w:hideMark/>
              </w:tcPr>
            </w:tcPrChange>
          </w:tcPr>
          <w:p w14:paraId="24762B65" w14:textId="77777777" w:rsidR="0057512A" w:rsidRPr="00064B03" w:rsidDel="002C2BE5" w:rsidRDefault="0057512A">
            <w:pPr>
              <w:pStyle w:val="FHWABody"/>
              <w:rPr>
                <w:del w:id="3231" w:author="Soleimaniamiri, Saeid [US-IR]" w:date="2026-06-26T08:51:00Z" w16du:dateUtc="2026-06-26T12:51:00Z"/>
              </w:rPr>
            </w:pPr>
          </w:p>
        </w:tc>
        <w:tc>
          <w:tcPr>
            <w:tcW w:w="1320" w:type="dxa"/>
            <w:hideMark/>
            <w:tcPrChange w:id="3232"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646B7B29" w14:textId="77777777" w:rsidR="0057512A" w:rsidRPr="00064B03" w:rsidDel="002C2BE5" w:rsidRDefault="0057512A">
            <w:pPr>
              <w:pStyle w:val="FHWABody"/>
              <w:rPr>
                <w:del w:id="3233" w:author="Soleimaniamiri, Saeid [US-IR]" w:date="2026-06-26T08:51:00Z" w16du:dateUtc="2026-06-26T12:51:00Z"/>
              </w:rPr>
            </w:pPr>
            <w:del w:id="3234" w:author="Soleimaniamiri, Saeid [US-IR]" w:date="2026-06-26T08:51:00Z" w16du:dateUtc="2026-06-26T12:51:00Z">
              <w:r w:rsidRPr="00064B03" w:rsidDel="002C2BE5">
                <w:delText>CurveLanes</w:delText>
              </w:r>
            </w:del>
          </w:p>
        </w:tc>
        <w:tc>
          <w:tcPr>
            <w:tcW w:w="858" w:type="dxa"/>
            <w:hideMark/>
            <w:tcPrChange w:id="3235"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0A60B9F3" w14:textId="77777777" w:rsidR="0057512A" w:rsidRPr="00064B03" w:rsidDel="002C2BE5" w:rsidRDefault="0057512A">
            <w:pPr>
              <w:pStyle w:val="FHWABody"/>
              <w:rPr>
                <w:del w:id="3236" w:author="Soleimaniamiri, Saeid [US-IR]" w:date="2026-06-26T08:51:00Z" w16du:dateUtc="2026-06-26T12:51:00Z"/>
              </w:rPr>
            </w:pPr>
            <w:del w:id="3237" w:author="Soleimaniamiri, Saeid [US-IR]" w:date="2026-06-26T08:51:00Z" w16du:dateUtc="2026-06-26T12:51:00Z">
              <w:r w:rsidRPr="00064B03" w:rsidDel="002C2BE5">
                <w:delText>valid</w:delText>
              </w:r>
            </w:del>
          </w:p>
        </w:tc>
        <w:tc>
          <w:tcPr>
            <w:tcW w:w="983" w:type="dxa"/>
            <w:hideMark/>
            <w:tcPrChange w:id="3238"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3BCA61E4" w14:textId="77777777" w:rsidR="0057512A" w:rsidRPr="00064B03" w:rsidDel="002C2BE5" w:rsidRDefault="0057512A">
            <w:pPr>
              <w:pStyle w:val="FHWABody"/>
              <w:rPr>
                <w:del w:id="3239" w:author="Soleimaniamiri, Saeid [US-IR]" w:date="2026-06-26T08:51:00Z" w16du:dateUtc="2026-06-26T12:51:00Z"/>
              </w:rPr>
            </w:pPr>
            <w:del w:id="3240" w:author="Soleimaniamiri, Saeid [US-IR]" w:date="2026-06-26T08:51:00Z" w16du:dateUtc="2026-06-26T12:51:00Z">
              <w:r w:rsidRPr="00064B03" w:rsidDel="002C2BE5">
                <w:delText>20,000</w:delText>
              </w:r>
            </w:del>
          </w:p>
        </w:tc>
        <w:tc>
          <w:tcPr>
            <w:tcW w:w="887" w:type="dxa"/>
            <w:tcPrChange w:id="3241"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5E1A2DA9" w14:textId="496CFF28" w:rsidR="0057512A" w:rsidRPr="00064B03" w:rsidDel="002C2BE5" w:rsidRDefault="00F543E3">
            <w:pPr>
              <w:pStyle w:val="FHWABody"/>
              <w:rPr>
                <w:del w:id="3242" w:author="Soleimaniamiri, Saeid [US-IR]" w:date="2026-06-26T08:51:00Z" w16du:dateUtc="2026-06-26T12:51:00Z"/>
              </w:rPr>
            </w:pPr>
            <w:del w:id="3243" w:author="Soleimaniamiri, Saeid [US-IR]" w:date="2026-06-26T08:51:00Z" w16du:dateUtc="2026-06-26T12:51:00Z">
              <w:r w:rsidRPr="00F543E3" w:rsidDel="002C2BE5">
                <w:delText>0.</w:delText>
              </w:r>
              <w:r w:rsidR="00E162AD" w:rsidDel="002C2BE5">
                <w:delText>2000</w:delText>
              </w:r>
            </w:del>
          </w:p>
        </w:tc>
        <w:tc>
          <w:tcPr>
            <w:tcW w:w="887" w:type="dxa"/>
            <w:tcPrChange w:id="3244"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2D569153" w14:textId="74B16FD7" w:rsidR="0057512A" w:rsidRPr="00064B03" w:rsidDel="002C2BE5" w:rsidRDefault="00E162AD">
            <w:pPr>
              <w:pStyle w:val="FHWABody"/>
              <w:rPr>
                <w:del w:id="3245" w:author="Soleimaniamiri, Saeid [US-IR]" w:date="2026-06-26T08:51:00Z" w16du:dateUtc="2026-06-26T12:51:00Z"/>
              </w:rPr>
            </w:pPr>
            <w:del w:id="3246" w:author="Soleimaniamiri, Saeid [US-IR]" w:date="2026-06-26T08:51:00Z" w16du:dateUtc="2026-06-26T12:51:00Z">
              <w:r w:rsidDel="002C2BE5">
                <w:delText>0.3333</w:delText>
              </w:r>
            </w:del>
          </w:p>
        </w:tc>
        <w:tc>
          <w:tcPr>
            <w:tcW w:w="1107" w:type="dxa"/>
            <w:tcPrChange w:id="3247"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tcPr>
            </w:tcPrChange>
          </w:tcPr>
          <w:p w14:paraId="6D11EA53" w14:textId="406D65BF" w:rsidR="0057512A" w:rsidRPr="00064B03" w:rsidDel="002C2BE5" w:rsidRDefault="00E162AD">
            <w:pPr>
              <w:pStyle w:val="FHWABody"/>
              <w:rPr>
                <w:del w:id="3248" w:author="Soleimaniamiri, Saeid [US-IR]" w:date="2026-06-26T08:51:00Z" w16du:dateUtc="2026-06-26T12:51:00Z"/>
              </w:rPr>
            </w:pPr>
            <w:del w:id="3249" w:author="Soleimaniamiri, Saeid [US-IR]" w:date="2026-06-26T08:51:00Z" w16du:dateUtc="2026-06-26T12:51:00Z">
              <w:r w:rsidRPr="00E162AD" w:rsidDel="002C2BE5">
                <w:delText>0.3537</w:delText>
              </w:r>
            </w:del>
          </w:p>
        </w:tc>
        <w:tc>
          <w:tcPr>
            <w:tcW w:w="1038" w:type="dxa"/>
            <w:tcPrChange w:id="3250"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tcPr>
            </w:tcPrChange>
          </w:tcPr>
          <w:p w14:paraId="635775CD" w14:textId="08992E00" w:rsidR="0057512A" w:rsidRPr="00064B03" w:rsidDel="002C2BE5" w:rsidRDefault="00E162AD">
            <w:pPr>
              <w:pStyle w:val="FHWABody"/>
              <w:rPr>
                <w:del w:id="3251" w:author="Soleimaniamiri, Saeid [US-IR]" w:date="2026-06-26T08:51:00Z" w16du:dateUtc="2026-06-26T12:51:00Z"/>
              </w:rPr>
            </w:pPr>
            <w:del w:id="3252" w:author="Soleimaniamiri, Saeid [US-IR]" w:date="2026-06-26T08:51:00Z" w16du:dateUtc="2026-06-26T12:51:00Z">
              <w:r w:rsidRPr="00E162AD" w:rsidDel="002C2BE5">
                <w:delText>0.3151</w:delText>
              </w:r>
            </w:del>
          </w:p>
        </w:tc>
      </w:tr>
      <w:tr w:rsidR="0057512A" w:rsidRPr="00064B03" w:rsidDel="002C2BE5" w14:paraId="3F2B5DEB" w14:textId="2384E907" w:rsidTr="00715450">
        <w:trPr>
          <w:del w:id="3253" w:author="Soleimaniamiri, Saeid [US-IR]" w:date="2026-06-26T08:51:00Z"/>
          <w:trPrChange w:id="3254" w:author="Bedsole, Lisa K. [US-US]" w:date="2026-06-24T10:52:00Z" w16du:dateUtc="2026-06-24T14:52:00Z">
            <w:trPr>
              <w:gridAfter w:val="0"/>
            </w:trPr>
          </w:trPrChange>
        </w:trPr>
        <w:tc>
          <w:tcPr>
            <w:tcW w:w="1280" w:type="dxa"/>
            <w:vMerge/>
            <w:hideMark/>
            <w:tcPrChange w:id="3255" w:author="Bedsole, Lisa K. [US-US]" w:date="2026-06-24T10:52:00Z" w16du:dateUtc="2026-06-24T14:52:00Z">
              <w:tcPr>
                <w:tcW w:w="1280" w:type="dxa"/>
                <w:gridSpan w:val="2"/>
                <w:vMerge/>
                <w:tcBorders>
                  <w:left w:val="nil"/>
                  <w:bottom w:val="nil"/>
                  <w:right w:val="nil"/>
                </w:tcBorders>
                <w:tcMar>
                  <w:top w:w="80" w:type="dxa"/>
                  <w:left w:w="80" w:type="dxa"/>
                  <w:bottom w:w="80" w:type="dxa"/>
                  <w:right w:w="80" w:type="dxa"/>
                </w:tcMar>
                <w:vAlign w:val="center"/>
                <w:hideMark/>
              </w:tcPr>
            </w:tcPrChange>
          </w:tcPr>
          <w:p w14:paraId="4E796C2A" w14:textId="77777777" w:rsidR="0057512A" w:rsidRPr="00064B03" w:rsidDel="002C2BE5" w:rsidRDefault="0057512A">
            <w:pPr>
              <w:pStyle w:val="FHWABody"/>
              <w:rPr>
                <w:del w:id="3256" w:author="Soleimaniamiri, Saeid [US-IR]" w:date="2026-06-26T08:51:00Z" w16du:dateUtc="2026-06-26T12:51:00Z"/>
              </w:rPr>
            </w:pPr>
          </w:p>
        </w:tc>
        <w:tc>
          <w:tcPr>
            <w:tcW w:w="1320" w:type="dxa"/>
            <w:hideMark/>
            <w:tcPrChange w:id="3257" w:author="Bedsole, Lisa K. [US-US]" w:date="2026-06-24T10:52:00Z" w16du:dateUtc="2026-06-24T14:52:00Z">
              <w:tcPr>
                <w:tcW w:w="1320" w:type="dxa"/>
                <w:gridSpan w:val="2"/>
                <w:tcBorders>
                  <w:top w:val="nil"/>
                  <w:left w:val="nil"/>
                  <w:bottom w:val="nil"/>
                  <w:right w:val="nil"/>
                </w:tcBorders>
                <w:tcMar>
                  <w:top w:w="80" w:type="dxa"/>
                  <w:left w:w="80" w:type="dxa"/>
                  <w:bottom w:w="80" w:type="dxa"/>
                  <w:right w:w="80" w:type="dxa"/>
                </w:tcMar>
                <w:vAlign w:val="center"/>
                <w:hideMark/>
              </w:tcPr>
            </w:tcPrChange>
          </w:tcPr>
          <w:p w14:paraId="23376299" w14:textId="77777777" w:rsidR="0057512A" w:rsidRPr="00064B03" w:rsidDel="002C2BE5" w:rsidRDefault="0057512A">
            <w:pPr>
              <w:pStyle w:val="FHWABody"/>
              <w:rPr>
                <w:del w:id="3258" w:author="Soleimaniamiri, Saeid [US-IR]" w:date="2026-06-26T08:51:00Z" w16du:dateUtc="2026-06-26T12:51:00Z"/>
              </w:rPr>
            </w:pPr>
            <w:del w:id="3259" w:author="Soleimaniamiri, Saeid [US-IR]" w:date="2026-06-26T08:51:00Z" w16du:dateUtc="2026-06-26T12:51:00Z">
              <w:r w:rsidRPr="00064B03" w:rsidDel="002C2BE5">
                <w:delText>BDD100K-Lane</w:delText>
              </w:r>
            </w:del>
          </w:p>
        </w:tc>
        <w:tc>
          <w:tcPr>
            <w:tcW w:w="858" w:type="dxa"/>
            <w:hideMark/>
            <w:tcPrChange w:id="3260" w:author="Bedsole, Lisa K. [US-US]" w:date="2026-06-24T10:52:00Z" w16du:dateUtc="2026-06-24T14:52:00Z">
              <w:tcPr>
                <w:tcW w:w="858" w:type="dxa"/>
                <w:gridSpan w:val="2"/>
                <w:tcBorders>
                  <w:top w:val="nil"/>
                  <w:left w:val="nil"/>
                  <w:bottom w:val="nil"/>
                  <w:right w:val="nil"/>
                </w:tcBorders>
                <w:tcMar>
                  <w:top w:w="80" w:type="dxa"/>
                  <w:left w:w="80" w:type="dxa"/>
                  <w:bottom w:w="80" w:type="dxa"/>
                  <w:right w:w="80" w:type="dxa"/>
                </w:tcMar>
                <w:vAlign w:val="center"/>
                <w:hideMark/>
              </w:tcPr>
            </w:tcPrChange>
          </w:tcPr>
          <w:p w14:paraId="1ECE4B2B" w14:textId="52D4BEE9" w:rsidR="0057512A" w:rsidRPr="00064B03" w:rsidDel="002C2BE5" w:rsidRDefault="00200E1F">
            <w:pPr>
              <w:pStyle w:val="FHWABody"/>
              <w:rPr>
                <w:del w:id="3261" w:author="Soleimaniamiri, Saeid [US-IR]" w:date="2026-06-26T08:51:00Z" w16du:dateUtc="2026-06-26T12:51:00Z"/>
              </w:rPr>
            </w:pPr>
            <w:del w:id="3262" w:author="Soleimaniamiri, Saeid [US-IR]" w:date="2026-06-26T08:51:00Z" w16du:dateUtc="2026-06-26T12:51:00Z">
              <w:r w:rsidRPr="00064B03" w:rsidDel="002C2BE5">
                <w:delText>valid</w:delText>
              </w:r>
            </w:del>
          </w:p>
        </w:tc>
        <w:tc>
          <w:tcPr>
            <w:tcW w:w="983" w:type="dxa"/>
            <w:hideMark/>
            <w:tcPrChange w:id="3263" w:author="Bedsole, Lisa K. [US-US]" w:date="2026-06-24T10:52:00Z" w16du:dateUtc="2026-06-24T14:52:00Z">
              <w:tcPr>
                <w:tcW w:w="983" w:type="dxa"/>
                <w:gridSpan w:val="2"/>
                <w:tcBorders>
                  <w:top w:val="nil"/>
                  <w:left w:val="nil"/>
                  <w:bottom w:val="nil"/>
                  <w:right w:val="nil"/>
                </w:tcBorders>
                <w:tcMar>
                  <w:top w:w="80" w:type="dxa"/>
                  <w:left w:w="80" w:type="dxa"/>
                  <w:bottom w:w="80" w:type="dxa"/>
                  <w:right w:w="80" w:type="dxa"/>
                </w:tcMar>
                <w:vAlign w:val="center"/>
                <w:hideMark/>
              </w:tcPr>
            </w:tcPrChange>
          </w:tcPr>
          <w:p w14:paraId="6B268450" w14:textId="77777777" w:rsidR="0057512A" w:rsidRPr="00064B03" w:rsidDel="002C2BE5" w:rsidRDefault="0057512A">
            <w:pPr>
              <w:pStyle w:val="FHWABody"/>
              <w:rPr>
                <w:del w:id="3264" w:author="Soleimaniamiri, Saeid [US-IR]" w:date="2026-06-26T08:51:00Z" w16du:dateUtc="2026-06-26T12:51:00Z"/>
              </w:rPr>
            </w:pPr>
            <w:del w:id="3265" w:author="Soleimaniamiri, Saeid [US-IR]" w:date="2026-06-26T08:51:00Z" w16du:dateUtc="2026-06-26T12:51:00Z">
              <w:r w:rsidRPr="00064B03" w:rsidDel="002C2BE5">
                <w:delText>10,000</w:delText>
              </w:r>
            </w:del>
          </w:p>
        </w:tc>
        <w:tc>
          <w:tcPr>
            <w:tcW w:w="887" w:type="dxa"/>
            <w:tcPrChange w:id="3266"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3FAEED25" w14:textId="39604FD8" w:rsidR="0057512A" w:rsidRPr="00064B03" w:rsidDel="002C2BE5" w:rsidRDefault="00E162AD">
            <w:pPr>
              <w:pStyle w:val="FHWABody"/>
              <w:rPr>
                <w:del w:id="3267" w:author="Soleimaniamiri, Saeid [US-IR]" w:date="2026-06-26T08:51:00Z" w16du:dateUtc="2026-06-26T12:51:00Z"/>
              </w:rPr>
            </w:pPr>
            <w:del w:id="3268" w:author="Soleimaniamiri, Saeid [US-IR]" w:date="2026-06-26T08:51:00Z" w16du:dateUtc="2026-06-26T12:51:00Z">
              <w:r w:rsidRPr="00E162AD" w:rsidDel="002C2BE5">
                <w:delText>0.5396</w:delText>
              </w:r>
            </w:del>
          </w:p>
        </w:tc>
        <w:tc>
          <w:tcPr>
            <w:tcW w:w="887" w:type="dxa"/>
            <w:tcPrChange w:id="3269" w:author="Bedsole, Lisa K. [US-US]" w:date="2026-06-24T10:52:00Z" w16du:dateUtc="2026-06-24T14:52:00Z">
              <w:tcPr>
                <w:tcW w:w="887" w:type="dxa"/>
                <w:gridSpan w:val="2"/>
                <w:tcBorders>
                  <w:top w:val="nil"/>
                  <w:left w:val="nil"/>
                  <w:bottom w:val="nil"/>
                  <w:right w:val="nil"/>
                </w:tcBorders>
                <w:tcMar>
                  <w:top w:w="80" w:type="dxa"/>
                  <w:left w:w="80" w:type="dxa"/>
                  <w:bottom w:w="80" w:type="dxa"/>
                  <w:right w:w="80" w:type="dxa"/>
                </w:tcMar>
                <w:vAlign w:val="center"/>
              </w:tcPr>
            </w:tcPrChange>
          </w:tcPr>
          <w:p w14:paraId="34CC767D" w14:textId="2511424E" w:rsidR="0057512A" w:rsidRPr="00064B03" w:rsidDel="002C2BE5" w:rsidRDefault="00E162AD">
            <w:pPr>
              <w:pStyle w:val="FHWABody"/>
              <w:rPr>
                <w:del w:id="3270" w:author="Soleimaniamiri, Saeid [US-IR]" w:date="2026-06-26T08:51:00Z" w16du:dateUtc="2026-06-26T12:51:00Z"/>
              </w:rPr>
            </w:pPr>
            <w:del w:id="3271" w:author="Soleimaniamiri, Saeid [US-IR]" w:date="2026-06-26T08:51:00Z" w16du:dateUtc="2026-06-26T12:51:00Z">
              <w:r w:rsidDel="002C2BE5">
                <w:delText>0.7010</w:delText>
              </w:r>
            </w:del>
          </w:p>
        </w:tc>
        <w:tc>
          <w:tcPr>
            <w:tcW w:w="1107" w:type="dxa"/>
            <w:tcPrChange w:id="3272" w:author="Bedsole, Lisa K. [US-US]" w:date="2026-06-24T10:52:00Z" w16du:dateUtc="2026-06-24T14:52:00Z">
              <w:tcPr>
                <w:tcW w:w="1107" w:type="dxa"/>
                <w:gridSpan w:val="2"/>
                <w:tcBorders>
                  <w:top w:val="nil"/>
                  <w:left w:val="nil"/>
                  <w:bottom w:val="nil"/>
                  <w:right w:val="nil"/>
                </w:tcBorders>
                <w:tcMar>
                  <w:top w:w="80" w:type="dxa"/>
                  <w:left w:w="80" w:type="dxa"/>
                  <w:bottom w:w="80" w:type="dxa"/>
                  <w:right w:w="80" w:type="dxa"/>
                </w:tcMar>
                <w:vAlign w:val="center"/>
              </w:tcPr>
            </w:tcPrChange>
          </w:tcPr>
          <w:p w14:paraId="22EA6F48" w14:textId="6B9281D8" w:rsidR="0057512A" w:rsidRPr="00064B03" w:rsidDel="002C2BE5" w:rsidRDefault="00E162AD">
            <w:pPr>
              <w:pStyle w:val="FHWABody"/>
              <w:rPr>
                <w:del w:id="3273" w:author="Soleimaniamiri, Saeid [US-IR]" w:date="2026-06-26T08:51:00Z" w16du:dateUtc="2026-06-26T12:51:00Z"/>
              </w:rPr>
            </w:pPr>
            <w:del w:id="3274" w:author="Soleimaniamiri, Saeid [US-IR]" w:date="2026-06-26T08:51:00Z" w16du:dateUtc="2026-06-26T12:51:00Z">
              <w:r w:rsidDel="002C2BE5">
                <w:delText>0.6529</w:delText>
              </w:r>
            </w:del>
          </w:p>
        </w:tc>
        <w:tc>
          <w:tcPr>
            <w:tcW w:w="1038" w:type="dxa"/>
            <w:tcPrChange w:id="3275" w:author="Bedsole, Lisa K. [US-US]" w:date="2026-06-24T10:52:00Z" w16du:dateUtc="2026-06-24T14:52:00Z">
              <w:tcPr>
                <w:tcW w:w="1038" w:type="dxa"/>
                <w:gridSpan w:val="2"/>
                <w:tcBorders>
                  <w:top w:val="nil"/>
                  <w:left w:val="nil"/>
                  <w:bottom w:val="nil"/>
                  <w:right w:val="nil"/>
                </w:tcBorders>
                <w:tcMar>
                  <w:top w:w="80" w:type="dxa"/>
                  <w:left w:w="80" w:type="dxa"/>
                  <w:bottom w:w="80" w:type="dxa"/>
                  <w:right w:w="80" w:type="dxa"/>
                </w:tcMar>
                <w:vAlign w:val="center"/>
              </w:tcPr>
            </w:tcPrChange>
          </w:tcPr>
          <w:p w14:paraId="16BBD6C7" w14:textId="035F0619" w:rsidR="0057512A" w:rsidRPr="00064B03" w:rsidDel="002C2BE5" w:rsidRDefault="00E162AD">
            <w:pPr>
              <w:pStyle w:val="FHWABody"/>
              <w:rPr>
                <w:del w:id="3276" w:author="Soleimaniamiri, Saeid [US-IR]" w:date="2026-06-26T08:51:00Z" w16du:dateUtc="2026-06-26T12:51:00Z"/>
              </w:rPr>
            </w:pPr>
            <w:del w:id="3277" w:author="Soleimaniamiri, Saeid [US-IR]" w:date="2026-06-26T08:51:00Z" w16du:dateUtc="2026-06-26T12:51:00Z">
              <w:r w:rsidDel="002C2BE5">
                <w:delText>0.7567</w:delText>
              </w:r>
            </w:del>
          </w:p>
        </w:tc>
      </w:tr>
    </w:tbl>
    <w:p w14:paraId="3BB618AC" w14:textId="77777777" w:rsidR="0057512A" w:rsidRPr="00766DA5" w:rsidDel="002C2BE5" w:rsidRDefault="0057512A" w:rsidP="00766DA5">
      <w:pPr>
        <w:pStyle w:val="FHWABody"/>
        <w:rPr>
          <w:del w:id="3278" w:author="Soleimaniamiri, Saeid [US-IR]" w:date="2026-06-26T08:51:00Z" w16du:dateUtc="2026-06-26T12:51:00Z"/>
        </w:rPr>
      </w:pPr>
    </w:p>
    <w:p w14:paraId="796329C0" w14:textId="26AE85F7" w:rsidR="00D86F6D" w:rsidRDefault="00D86F6D" w:rsidP="00C91798">
      <w:pPr>
        <w:pStyle w:val="FHWABody"/>
        <w:rPr>
          <w:ins w:id="3279" w:author="Bagwe, Gaurav R. [US-IN]" w:date="2026-06-25T18:46:00Z" w16du:dateUtc="2026-06-25T22:46:00Z"/>
        </w:rPr>
      </w:pPr>
      <w:ins w:id="3280" w:author="Bagwe, Gaurav R. [US-IN]" w:date="2026-06-25T18:04:00Z" w16du:dateUtc="2026-06-25T22:04:00Z">
        <w:r>
          <w:t xml:space="preserve">As </w:t>
        </w:r>
      </w:ins>
      <w:r>
        <w:t xml:space="preserve">shown in </w:t>
      </w:r>
      <w:ins w:id="3281" w:author="Soleimaniamiri, Saeid [US-IR]" w:date="2026-06-26T08:53:00Z" w16du:dateUtc="2026-06-26T12:53:00Z">
        <w:r w:rsidR="00243341">
          <w:fldChar w:fldCharType="begin"/>
        </w:r>
        <w:r w:rsidR="00243341">
          <w:instrText xml:space="preserve"> REF _Ref233356338 \h </w:instrText>
        </w:r>
      </w:ins>
      <w:r w:rsidR="00243341">
        <w:fldChar w:fldCharType="separate"/>
      </w:r>
      <w:ins w:id="3282" w:author="Soleimaniamiri, Saeid [US-IR]" w:date="2026-06-26T08:53:00Z" w16du:dateUtc="2026-06-26T12:53:00Z">
        <w:r w:rsidR="00243341">
          <w:t>t</w:t>
        </w:r>
        <w:r w:rsidR="00243341" w:rsidRPr="00D961DB">
          <w:t xml:space="preserve">able </w:t>
        </w:r>
        <w:r w:rsidR="00243341">
          <w:rPr>
            <w:noProof/>
          </w:rPr>
          <w:t>13</w:t>
        </w:r>
        <w:r w:rsidR="00243341">
          <w:fldChar w:fldCharType="end"/>
        </w:r>
      </w:ins>
      <w:del w:id="3283" w:author="Soleimaniamiri, Saeid [US-IR]" w:date="2026-06-26T08:52:00Z" w16du:dateUtc="2026-06-26T12:52:00Z">
        <w:r w:rsidDel="00243341">
          <w:delText xml:space="preserve">table </w:delText>
        </w:r>
        <w:r w:rsidR="002C3BB1" w:rsidDel="00243341">
          <w:delText>14</w:delText>
        </w:r>
      </w:del>
      <w:r w:rsidR="002C3BB1">
        <w:t>,</w:t>
      </w:r>
      <w:r>
        <w:t xml:space="preserve"> </w:t>
      </w:r>
      <w:r w:rsidR="002C3BB1">
        <w:t>u</w:t>
      </w:r>
      <w:r w:rsidR="00E77C52">
        <w:t xml:space="preserve">nder the </w:t>
      </w:r>
      <w:ins w:id="3284" w:author="Bagwe, Gaurav R. [US-IN]" w:date="2026-06-25T18:02:00Z" w16du:dateUtc="2026-06-25T22:02:00Z">
        <w:r w:rsidR="00E77C52">
          <w:t>standardized stroke-width evaluation, CLRerNet achieved the highest</w:t>
        </w:r>
      </w:ins>
      <w:ins w:id="3285" w:author="Bagwe, Gaurav R. [US-IN]" w:date="2026-06-25T18:03:00Z" w16du:dateUtc="2026-06-25T22:03:00Z">
        <w:r w:rsidR="00E77C52">
          <w:t xml:space="preserve"> </w:t>
        </w:r>
      </w:ins>
      <w:ins w:id="3286" w:author="Bagwe, Gaurav R. [US-IN]" w:date="2026-06-25T18:02:00Z" w16du:dateUtc="2026-06-25T22:02:00Z">
        <w:r w:rsidR="00E77C52">
          <w:t>dataset-normalized mean IoU (</w:t>
        </w:r>
      </w:ins>
      <w:ins w:id="3287" w:author="Bagwe, Gaurav R. [US-IN]" w:date="2026-06-26T10:24:00Z" w16du:dateUtc="2026-06-26T14:24:00Z">
        <w:r w:rsidR="001A6335">
          <w:t>0.4357</w:t>
        </w:r>
      </w:ins>
      <w:ins w:id="3288" w:author="Bagwe, Gaurav R. [US-IN]" w:date="2026-06-25T18:02:00Z" w16du:dateUtc="2026-06-25T22:02:00Z">
        <w:r w:rsidR="00E77C52">
          <w:t>) and mean F1 Score (</w:t>
        </w:r>
      </w:ins>
      <w:ins w:id="3289" w:author="Bagwe, Gaurav R. [US-IN]" w:date="2026-06-26T10:25:00Z" w16du:dateUtc="2026-06-26T14:25:00Z">
        <w:r w:rsidR="001A6335">
          <w:t>0.5564</w:t>
        </w:r>
      </w:ins>
      <w:ins w:id="3290" w:author="Bagwe, Gaurav R. [US-IN]" w:date="2026-06-25T18:02:00Z" w16du:dateUtc="2026-06-25T22:02:00Z">
        <w:r w:rsidR="00E77C52">
          <w:t xml:space="preserve">), followed by YOLOPX (IoU </w:t>
        </w:r>
      </w:ins>
      <w:ins w:id="3291" w:author="Bagwe, Gaurav R. [US-IN]" w:date="2026-06-26T10:25:00Z" w16du:dateUtc="2026-06-26T14:25:00Z">
        <w:r w:rsidR="001A6335">
          <w:t>0.3262</w:t>
        </w:r>
      </w:ins>
      <w:ins w:id="3292" w:author="Bagwe, Gaurav R. [US-IN]" w:date="2026-06-25T18:02:00Z" w16du:dateUtc="2026-06-25T22:02:00Z">
        <w:r w:rsidR="00E77C52">
          <w:t xml:space="preserve">, F1 </w:t>
        </w:r>
      </w:ins>
      <w:ins w:id="3293" w:author="Bagwe, Gaurav R. [US-IN]" w:date="2026-06-26T10:26:00Z" w16du:dateUtc="2026-06-26T14:26:00Z">
        <w:r w:rsidR="001A6335">
          <w:t>0.4663</w:t>
        </w:r>
      </w:ins>
      <w:ins w:id="3294" w:author="Bagwe, Gaurav R. [US-IN]" w:date="2026-06-25T18:02:00Z" w16du:dateUtc="2026-06-25T22:02:00Z">
        <w:r w:rsidR="00E77C52">
          <w:t xml:space="preserve">), SCNN (IoU </w:t>
        </w:r>
      </w:ins>
      <w:ins w:id="3295" w:author="Bagwe, Gaurav R. [US-IN]" w:date="2026-06-26T10:26:00Z" w16du:dateUtc="2026-06-26T14:26:00Z">
        <w:r w:rsidR="001A6335">
          <w:t>0.2986</w:t>
        </w:r>
      </w:ins>
      <w:ins w:id="3296" w:author="Bagwe, Gaurav R. [US-IN]" w:date="2026-06-25T18:02:00Z" w16du:dateUtc="2026-06-25T22:02:00Z">
        <w:r w:rsidR="00E77C52">
          <w:t>, F1 0.</w:t>
        </w:r>
      </w:ins>
      <w:ins w:id="3297" w:author="Bagwe, Gaurav R. [US-IN]" w:date="2026-06-26T10:28:00Z" w16du:dateUtc="2026-06-26T14:28:00Z">
        <w:r w:rsidR="00115E14">
          <w:t>4035</w:t>
        </w:r>
      </w:ins>
      <w:ins w:id="3298" w:author="Bagwe, Gaurav R. [US-IN]" w:date="2026-06-25T18:02:00Z" w16du:dateUtc="2026-06-25T22:02:00Z">
        <w:r w:rsidR="00E77C52">
          <w:t xml:space="preserve">), and HybridNets (IoU </w:t>
        </w:r>
      </w:ins>
      <w:ins w:id="3299" w:author="Bagwe, Gaurav R. [US-IN]" w:date="2026-06-26T10:28:00Z" w16du:dateUtc="2026-06-26T14:28:00Z">
        <w:r w:rsidR="00A857F5">
          <w:t>0.2940</w:t>
        </w:r>
      </w:ins>
      <w:ins w:id="3300" w:author="Bagwe, Gaurav R. [US-IN]" w:date="2026-06-25T18:02:00Z" w16du:dateUtc="2026-06-25T22:02:00Z">
        <w:r w:rsidR="00E77C52">
          <w:t xml:space="preserve">, F1 </w:t>
        </w:r>
      </w:ins>
      <w:ins w:id="3301" w:author="Bagwe, Gaurav R. [US-IN]" w:date="2026-06-26T10:29:00Z" w16du:dateUtc="2026-06-26T14:29:00Z">
        <w:r w:rsidR="00A857F5">
          <w:t>0.4275</w:t>
        </w:r>
      </w:ins>
      <w:ins w:id="3302" w:author="Bagwe, Gaurav R. [US-IN]" w:date="2026-06-25T18:02:00Z" w16du:dateUtc="2026-06-25T22:02:00Z">
        <w:r w:rsidR="00E77C52">
          <w:t>). CLRerNet also achieved the highest mean precision (</w:t>
        </w:r>
      </w:ins>
      <w:ins w:id="3303" w:author="Bagwe, Gaurav R. [US-IN]" w:date="2026-06-26T10:30:00Z" w16du:dateUtc="2026-06-26T14:30:00Z">
        <w:r w:rsidR="00A857F5">
          <w:t>0.6393</w:t>
        </w:r>
      </w:ins>
      <w:ins w:id="3304" w:author="Bagwe, Gaurav R. [US-IN]" w:date="2026-06-25T18:02:00Z" w16du:dateUtc="2026-06-25T22:02:00Z">
        <w:r w:rsidR="00E77C52">
          <w:t>), while YOLOPX achieved the highest mean recall (</w:t>
        </w:r>
      </w:ins>
      <w:ins w:id="3305" w:author="Bagwe, Gaurav R. [US-IN]" w:date="2026-06-26T10:31:00Z" w16du:dateUtc="2026-06-26T14:31:00Z">
        <w:r w:rsidR="00A857F5">
          <w:t>0.6101</w:t>
        </w:r>
      </w:ins>
      <w:ins w:id="3306" w:author="Bagwe, Gaurav R. [US-IN]" w:date="2026-06-25T18:02:00Z" w16du:dateUtc="2026-06-25T22:02:00Z">
        <w:r w:rsidR="00E77C52">
          <w:t>). These results</w:t>
        </w:r>
      </w:ins>
      <w:ins w:id="3307" w:author="Bagwe, Gaurav R. [US-IN]" w:date="2026-06-25T18:03:00Z" w16du:dateUtc="2026-06-25T22:03:00Z">
        <w:r w:rsidR="00F05B35">
          <w:t xml:space="preserve"> </w:t>
        </w:r>
      </w:ins>
      <w:ins w:id="3308" w:author="Bagwe, Gaurav R. [US-IN]" w:date="2026-06-25T18:02:00Z" w16du:dateUtc="2026-06-25T22:02:00Z">
        <w:r w:rsidR="00E77C52">
          <w:t>indicate two distinct error profiles among the strongest models: CLRerNet</w:t>
        </w:r>
      </w:ins>
      <w:ins w:id="3309" w:author="Bagwe, Gaurav R. [US-IN]" w:date="2026-06-25T18:03:00Z" w16du:dateUtc="2026-06-25T22:03:00Z">
        <w:r w:rsidR="00F05B35">
          <w:t xml:space="preserve"> </w:t>
        </w:r>
      </w:ins>
      <w:ins w:id="3310" w:author="Bagwe, Gaurav R. [US-IN]" w:date="2026-06-25T18:02:00Z" w16du:dateUtc="2026-06-25T22:02:00Z">
        <w:r w:rsidR="00E77C52">
          <w:t>provides the most spatially precise lane-line agreement, whereas YOLOPX</w:t>
        </w:r>
      </w:ins>
      <w:ins w:id="3311" w:author="Bagwe, Gaurav R. [US-IN]" w:date="2026-06-25T18:03:00Z" w16du:dateUtc="2026-06-25T22:03:00Z">
        <w:r w:rsidR="00F05B35">
          <w:t xml:space="preserve"> </w:t>
        </w:r>
      </w:ins>
      <w:ins w:id="3312" w:author="Bagwe, Gaurav R. [US-IN]" w:date="2026-06-25T18:02:00Z" w16du:dateUtc="2026-06-25T22:02:00Z">
        <w:r w:rsidR="00E77C52">
          <w:t>provides the broadest coverage. The CLRerNet results should be read alongside</w:t>
        </w:r>
      </w:ins>
      <w:ins w:id="3313" w:author="Bagwe, Gaurav R. [US-IN]" w:date="2026-06-25T18:03:00Z" w16du:dateUtc="2026-06-25T22:03:00Z">
        <w:r w:rsidR="00D7650A">
          <w:t xml:space="preserve"> </w:t>
        </w:r>
      </w:ins>
      <w:ins w:id="3314" w:author="Bagwe, Gaurav R. [US-IN]" w:date="2026-06-25T18:02:00Z" w16du:dateUtc="2026-06-25T22:02:00Z">
        <w:r w:rsidR="00E77C52">
          <w:t>two caveats discussed below: CLRerNet is evaluated in-domain on CULane (its training dataset) and zero-shot elsewhere, and its mask-based scores depend o</w:t>
        </w:r>
      </w:ins>
      <w:ins w:id="3315" w:author="Bagwe, Gaurav R. [US-IN]" w:date="2026-06-25T18:03:00Z" w16du:dateUtc="2026-06-25T22:03:00Z">
        <w:r>
          <w:t>n</w:t>
        </w:r>
      </w:ins>
      <w:ins w:id="3316" w:author="Bagwe, Gaurav R. [US-IN]" w:date="2026-06-25T18:02:00Z" w16du:dateUtc="2026-06-25T22:02:00Z">
        <w:r w:rsidR="00E77C52">
          <w:t xml:space="preserve"> the rasterization width and tolerance defined in the evaluation methodology.</w:t>
        </w:r>
      </w:ins>
      <w:ins w:id="3317" w:author="Bagwe, Gaurav R. [US-IN]" w:date="2026-06-25T18:47:00Z" w16du:dateUtc="2026-06-25T22:47:00Z">
        <w:r w:rsidR="00C91798">
          <w:t xml:space="preserve"> </w:t>
        </w:r>
      </w:ins>
      <w:ins w:id="3318" w:author="Soleimaniamiri, Saeid [US-IR]" w:date="2026-06-26T08:56:00Z" w16du:dateUtc="2026-06-26T12:56:00Z">
        <w:r w:rsidR="004D677A">
          <w:fldChar w:fldCharType="begin"/>
        </w:r>
        <w:r w:rsidR="004D677A">
          <w:instrText xml:space="preserve"> REF _Ref233356584 \h </w:instrText>
        </w:r>
      </w:ins>
      <w:r w:rsidR="004D677A">
        <w:fldChar w:fldCharType="separate"/>
      </w:r>
      <w:ins w:id="3319" w:author="Soleimaniamiri, Saeid [US-IR]" w:date="2026-06-26T08:56:00Z" w16du:dateUtc="2026-06-26T12:56:00Z">
        <w:r w:rsidR="004D677A">
          <w:t xml:space="preserve">Figure </w:t>
        </w:r>
        <w:r w:rsidR="004D677A">
          <w:rPr>
            <w:noProof/>
          </w:rPr>
          <w:t>3</w:t>
        </w:r>
        <w:r w:rsidR="004D677A">
          <w:fldChar w:fldCharType="end"/>
        </w:r>
      </w:ins>
      <w:del w:id="3320" w:author="Soleimaniamiri, Saeid [US-IR]" w:date="2026-06-26T08:56:00Z" w16du:dateUtc="2026-06-26T12:56:00Z">
        <w:r w:rsidR="00C91798" w:rsidDel="004D677A">
          <w:delText>Figure 1</w:delText>
        </w:r>
      </w:del>
      <w:r w:rsidR="00C91798">
        <w:t xml:space="preserve"> </w:t>
      </w:r>
      <w:ins w:id="3321" w:author="Bagwe, Gaurav R. [US-IN]" w:date="2026-06-25T18:47:00Z" w16du:dateUtc="2026-06-25T22:47:00Z">
        <w:r w:rsidR="00C91798">
          <w:t>summarizes these dataset-normalized metric profiles; CLRerNet encloses the largest area on the IoU, F1, and precision axes, while YOLOPX extends furthest on the recall axis.</w:t>
        </w:r>
      </w:ins>
    </w:p>
    <w:p w14:paraId="42CAED2C" w14:textId="2A0C3EB6" w:rsidR="00C02892" w:rsidDel="0088663B" w:rsidRDefault="00D05341">
      <w:pPr>
        <w:pStyle w:val="FHWABody"/>
        <w:keepNext/>
        <w:jc w:val="center"/>
        <w:rPr>
          <w:ins w:id="3322" w:author="Bagwe, Gaurav R. [US-IN]" w:date="2026-06-25T18:53:00Z" w16du:dateUtc="2026-06-25T22:53:00Z"/>
          <w:del w:id="3323" w:author="Soleimaniamiri, Saeid [US-IR]" w:date="2026-06-26T08:55:00Z" w16du:dateUtc="2026-06-26T12:55:00Z"/>
        </w:rPr>
        <w:pPrChange w:id="3324" w:author="Bagwe, Gaurav R. [US-IN]" w:date="2026-06-25T18:53:00Z" w16du:dateUtc="2026-06-25T22:53:00Z">
          <w:pPr>
            <w:pStyle w:val="FHWABody"/>
            <w:jc w:val="center"/>
          </w:pPr>
        </w:pPrChange>
      </w:pPr>
      <w:ins w:id="3325" w:author="Bagwe, Gaurav R. [US-IN]" w:date="2026-06-25T18:46:00Z" w16du:dateUtc="2026-06-25T22:46:00Z">
        <w:del w:id="3326" w:author="Soleimaniamiri, Saeid [US-IR]" w:date="2026-06-26T08:55:00Z" w16du:dateUtc="2026-06-26T12:55:00Z">
          <w:r w:rsidDel="0088663B">
            <w:rPr>
              <w:i/>
              <w:iCs/>
              <w:noProof/>
            </w:rPr>
            <w:lastRenderedPageBreak/>
            <w:drawing>
              <wp:inline distT="0" distB="0" distL="0" distR="0" wp14:anchorId="6F14B1FD" wp14:editId="06047EBF">
                <wp:extent cx="4488180" cy="4133824"/>
                <wp:effectExtent l="0" t="0" r="7620" b="635"/>
                <wp:docPr id="1851628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33227" cy="4175314"/>
                        </a:xfrm>
                        <a:prstGeom prst="rect">
                          <a:avLst/>
                        </a:prstGeom>
                        <a:noFill/>
                        <a:ln>
                          <a:noFill/>
                        </a:ln>
                      </pic:spPr>
                    </pic:pic>
                  </a:graphicData>
                </a:graphic>
              </wp:inline>
            </w:drawing>
          </w:r>
        </w:del>
      </w:ins>
    </w:p>
    <w:p w14:paraId="6C51F89E" w14:textId="7DD0E5FA" w:rsidR="00D05341" w:rsidDel="0088663B" w:rsidRDefault="00C02892">
      <w:pPr>
        <w:pStyle w:val="Caption"/>
        <w:jc w:val="center"/>
        <w:rPr>
          <w:ins w:id="3327" w:author="Bagwe, Gaurav R. [US-IN]" w:date="2026-06-25T18:03:00Z" w16du:dateUtc="2026-06-25T22:03:00Z"/>
          <w:del w:id="3328" w:author="Soleimaniamiri, Saeid [US-IR]" w:date="2026-06-26T08:55:00Z" w16du:dateUtc="2026-06-26T12:55:00Z"/>
        </w:rPr>
        <w:pPrChange w:id="3329" w:author="Bagwe, Gaurav R. [US-IN]" w:date="2026-06-25T18:53:00Z" w16du:dateUtc="2026-06-25T22:53:00Z">
          <w:pPr>
            <w:pStyle w:val="FHWABody"/>
          </w:pPr>
        </w:pPrChange>
      </w:pPr>
      <w:ins w:id="3330" w:author="Bagwe, Gaurav R. [US-IN]" w:date="2026-06-25T18:53:00Z" w16du:dateUtc="2026-06-25T22:53:00Z">
        <w:del w:id="3331" w:author="Soleimaniamiri, Saeid [US-IR]" w:date="2026-06-26T08:55:00Z" w16du:dateUtc="2026-06-26T12:55:00Z">
          <w:r w:rsidDel="0088663B">
            <w:delText xml:space="preserve">Figure </w:delText>
          </w:r>
          <w:r w:rsidDel="0088663B">
            <w:fldChar w:fldCharType="begin"/>
          </w:r>
          <w:r w:rsidDel="0088663B">
            <w:delInstrText xml:space="preserve"> SEQ Figure \* ARABIC </w:delInstrText>
          </w:r>
        </w:del>
      </w:ins>
      <w:del w:id="3332" w:author="Soleimaniamiri, Saeid [US-IR]" w:date="2026-06-26T08:55:00Z" w16du:dateUtc="2026-06-26T12:55:00Z">
        <w:r w:rsidDel="0088663B">
          <w:fldChar w:fldCharType="separate"/>
        </w:r>
      </w:del>
      <w:ins w:id="3333" w:author="Bagwe, Gaurav R. [US-IN]" w:date="2026-06-25T18:53:00Z" w16du:dateUtc="2026-06-25T22:53:00Z">
        <w:del w:id="3334" w:author="Soleimaniamiri, Saeid [US-IR]" w:date="2026-06-26T08:55:00Z" w16du:dateUtc="2026-06-26T12:55:00Z">
          <w:r w:rsidDel="0088663B">
            <w:rPr>
              <w:noProof/>
            </w:rPr>
            <w:delText>3</w:delText>
          </w:r>
          <w:r w:rsidDel="0088663B">
            <w:fldChar w:fldCharType="end"/>
          </w:r>
          <w:r w:rsidRPr="000776D9" w:rsidDel="0088663B">
            <w:rPr>
              <w:i w:val="0"/>
              <w:iCs w:val="0"/>
              <w:rPrChange w:id="3335" w:author="Bagwe, Gaurav R. [US-IN]" w:date="2026-06-25T18:53:00Z" w16du:dateUtc="2026-06-25T22:53:00Z">
                <w:rPr>
                  <w:i/>
                  <w:iCs/>
                </w:rPr>
              </w:rPrChange>
            </w:rPr>
            <w:delText xml:space="preserve"> Mean metric profile (IoU, F1 Score, Precision, and Recall) for each candidate model, averaged across the four datasets (dataset-normalized). A larger enclosed area indicates stronger overall performance.</w:delText>
          </w:r>
        </w:del>
      </w:ins>
    </w:p>
    <w:p w14:paraId="2F6CC79D" w14:textId="2643F820" w:rsidR="0088663B" w:rsidRDefault="0088663B" w:rsidP="0088663B">
      <w:pPr>
        <w:pStyle w:val="FHWAFigure"/>
        <w:rPr>
          <w:ins w:id="3336" w:author="Soleimaniamiri, Saeid [US-IR]" w:date="2026-06-26T08:55:00Z" w16du:dateUtc="2026-06-26T12:55:00Z"/>
        </w:rPr>
      </w:pPr>
      <w:commentRangeStart w:id="3337"/>
      <w:ins w:id="3338" w:author="Soleimaniamiri, Saeid [US-IR]" w:date="2026-06-26T08:55:00Z" w16du:dateUtc="2026-06-26T12:55:00Z">
        <w:r>
          <w:rPr>
            <w:i/>
            <w:iCs/>
            <w:noProof/>
          </w:rPr>
          <w:drawing>
            <wp:inline distT="0" distB="0" distL="0" distR="0" wp14:anchorId="1892B334" wp14:editId="4EF1819F">
              <wp:extent cx="4488180" cy="4133824"/>
              <wp:effectExtent l="0" t="0" r="7620" b="635"/>
              <wp:docPr id="138882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33227" cy="4175314"/>
                      </a:xfrm>
                      <a:prstGeom prst="rect">
                        <a:avLst/>
                      </a:prstGeom>
                      <a:noFill/>
                      <a:ln>
                        <a:noFill/>
                      </a:ln>
                    </pic:spPr>
                  </pic:pic>
                </a:graphicData>
              </a:graphic>
            </wp:inline>
          </w:drawing>
        </w:r>
        <w:commentRangeEnd w:id="3337"/>
        <w:r w:rsidR="00A857F5">
          <w:rPr>
            <w:rStyle w:val="CommentReference"/>
            <w:sz w:val="24"/>
            <w:szCs w:val="24"/>
          </w:rPr>
          <w:commentReference w:id="3337"/>
        </w:r>
      </w:ins>
    </w:p>
    <w:p w14:paraId="7B32AF18" w14:textId="77777777" w:rsidR="0088663B" w:rsidRDefault="0088663B" w:rsidP="0088663B">
      <w:pPr>
        <w:pStyle w:val="FHWASource"/>
        <w:rPr>
          <w:ins w:id="3340" w:author="Soleimaniamiri, Saeid [US-IR]" w:date="2026-06-26T08:55:00Z" w16du:dateUtc="2026-06-26T12:55:00Z"/>
        </w:rPr>
      </w:pPr>
      <w:ins w:id="3341" w:author="Soleimaniamiri, Saeid [US-IR]" w:date="2026-06-26T08:55:00Z" w16du:dateUtc="2026-06-26T12:55:00Z">
        <w:r w:rsidRPr="00B64DEC">
          <w:rPr>
            <w:highlight w:val="yellow"/>
          </w:rPr>
          <w:t>Source: FHWA</w:t>
        </w:r>
        <w:r>
          <w:t>.</w:t>
        </w:r>
      </w:ins>
    </w:p>
    <w:p w14:paraId="62741C7C" w14:textId="34C01DBC" w:rsidR="0088663B" w:rsidRDefault="0088663B" w:rsidP="0088663B">
      <w:pPr>
        <w:pStyle w:val="FHWACaptionFigure"/>
        <w:rPr>
          <w:ins w:id="3342" w:author="Soleimaniamiri, Saeid [US-IR]" w:date="2026-06-26T08:55:00Z" w16du:dateUtc="2026-06-26T12:55:00Z"/>
        </w:rPr>
      </w:pPr>
      <w:bookmarkStart w:id="3343" w:name="_Ref233356584"/>
      <w:bookmarkStart w:id="3344" w:name="_Toc233357851"/>
      <w:r>
        <w:t xml:space="preserve">Figure </w:t>
      </w:r>
      <w:r>
        <w:fldChar w:fldCharType="begin"/>
      </w:r>
      <w:r>
        <w:instrText>SEQ Figure \* ARABIC</w:instrText>
      </w:r>
      <w:r>
        <w:fldChar w:fldCharType="separate"/>
      </w:r>
      <w:ins w:id="3345" w:author="Soleimaniamiri, Saeid [US-IR]" w:date="2026-06-26T08:56:00Z" w16du:dateUtc="2026-06-26T12:56:00Z">
        <w:r w:rsidR="004D677A">
          <w:rPr>
            <w:noProof/>
          </w:rPr>
          <w:t>3</w:t>
        </w:r>
      </w:ins>
      <w:del w:id="3346" w:author="Soleimaniamiri, Saeid [US-IR]" w:date="2026-06-26T08:55:00Z" w16du:dateUtc="2026-06-26T12:55:00Z">
        <w:r w:rsidDel="0088663B">
          <w:rPr>
            <w:noProof/>
          </w:rPr>
          <w:delText>2</w:delText>
        </w:r>
      </w:del>
      <w:r>
        <w:fldChar w:fldCharType="end"/>
      </w:r>
      <w:bookmarkEnd w:id="3343"/>
      <w:r>
        <w:t xml:space="preserve">. </w:t>
      </w:r>
      <w:ins w:id="3347" w:author="Soleimaniamiri, Saeid [US-IR]" w:date="2026-06-26T08:55:00Z" w16du:dateUtc="2026-06-26T12:55:00Z">
        <w:r>
          <w:t xml:space="preserve">Diagram. </w:t>
        </w:r>
        <w:r w:rsidRPr="0088663B">
          <w:t>Mean metric profile (IoU, F1 Score, Precision, and Recall) for each candidate model, averaged across the four datasets (dataset-normalized). A larger enclosed area indicates stronger overall performance.</w:t>
        </w:r>
        <w:bookmarkEnd w:id="3344"/>
      </w:ins>
    </w:p>
    <w:p w14:paraId="16CDE008" w14:textId="67350398" w:rsidR="00B42D89" w:rsidRDefault="00C02892" w:rsidP="00F87B40">
      <w:pPr>
        <w:pStyle w:val="FHWABody"/>
        <w:rPr>
          <w:ins w:id="3348" w:author="Bagwe, Gaurav R. [US-IN]" w:date="2026-06-26T00:32:00Z" w16du:dateUtc="2026-06-26T04:32:00Z"/>
        </w:rPr>
      </w:pPr>
      <w:ins w:id="3349" w:author="Bagwe, Gaurav R. [US-IN]" w:date="2026-06-25T18:51:00Z" w16du:dateUtc="2026-06-25T22:51:00Z">
        <w:r>
          <w:t>The model</w:t>
        </w:r>
      </w:ins>
      <w:ins w:id="3350" w:author="Bagwe, Gaurav R. [US-IN]" w:date="2026-06-25T18:34:00Z" w16du:dateUtc="2026-06-25T22:34:00Z">
        <w:r w:rsidR="00FF29C2">
          <w:t xml:space="preserve"> results should be interpreted together with the intended role of each</w:t>
        </w:r>
        <w:r w:rsidR="00E762E9">
          <w:t xml:space="preserve"> </w:t>
        </w:r>
        <w:r w:rsidR="00FF29C2">
          <w:t>processor in the pilot workflow. YOLOPX provides the strongest coverage- oriented reference processor because it has the highest mean recall among the evaluated models; CLRerNet, by contrast, achieves the highest mean IoU, F1 Score, and precision</w:t>
        </w:r>
      </w:ins>
      <w:ins w:id="3351" w:author="Bagwe, Gaurav R. [US-IN]" w:date="2026-06-25T08:45:00Z">
        <w:r w:rsidR="003B48CC" w:rsidRPr="003B48CC">
          <w:rPr>
            <w:rPrChange w:id="3352" w:author="Bagwe, Gaurav R. [US-IN]" w:date="2026-06-25T08:45:00Z" w16du:dateUtc="2026-06-25T12:45:00Z">
              <w:rPr>
                <w:i/>
                <w:iCs/>
                <w:highlight w:val="yellow"/>
              </w:rPr>
            </w:rPrChange>
          </w:rPr>
          <w:t xml:space="preserve">. </w:t>
        </w:r>
      </w:ins>
      <w:ins w:id="3353" w:author="Bagwe, Gaurav R. [US-IN]" w:date="2026-06-25T18:07:00Z" w16du:dateUtc="2026-06-25T22:07:00Z">
        <w:r w:rsidR="00156AE7">
          <w:t>CLRerNet shows a precision-oriented profile: it produced the highest precision on TuSimple (</w:t>
        </w:r>
      </w:ins>
      <w:ins w:id="3354" w:author="Bagwe, Gaurav R. [US-IN]" w:date="2026-06-26T10:31:00Z" w16du:dateUtc="2026-06-26T14:31:00Z">
        <w:r w:rsidR="00A857F5">
          <w:t>0.8038</w:t>
        </w:r>
      </w:ins>
      <w:ins w:id="3355" w:author="Bagwe, Gaurav R. [US-IN]" w:date="2026-06-25T18:07:00Z" w16du:dateUtc="2026-06-25T22:07:00Z">
        <w:r w:rsidR="00156AE7">
          <w:t>), CULane (</w:t>
        </w:r>
      </w:ins>
      <w:ins w:id="3356" w:author="Bagwe, Gaurav R. [US-IN]" w:date="2026-06-26T10:31:00Z" w16du:dateUtc="2026-06-26T14:31:00Z">
        <w:r w:rsidR="00A857F5">
          <w:t>0.7149</w:t>
        </w:r>
      </w:ins>
      <w:ins w:id="3357" w:author="Bagwe, Gaurav R. [US-IN]" w:date="2026-06-25T18:07:00Z" w16du:dateUtc="2026-06-25T22:07:00Z">
        <w:r w:rsidR="00156AE7">
          <w:t>), and CurveLanes (</w:t>
        </w:r>
      </w:ins>
      <w:ins w:id="3358" w:author="Bagwe, Gaurav R. [US-IN]" w:date="2026-06-26T10:32:00Z" w16du:dateUtc="2026-06-26T14:32:00Z">
        <w:r w:rsidR="00A857F5">
          <w:t>0.7932</w:t>
        </w:r>
      </w:ins>
      <w:ins w:id="3359" w:author="Bagwe, Gaurav R. [US-IN]" w:date="2026-06-25T18:07:00Z" w16du:dateUtc="2026-06-25T22:07:00Z">
        <w:r w:rsidR="00156AE7">
          <w:t>), with strong recall on the in-domain CULane split (</w:t>
        </w:r>
      </w:ins>
      <w:ins w:id="3360" w:author="Bagwe, Gaurav R. [US-IN]" w:date="2026-06-26T10:32:00Z" w16du:dateUtc="2026-06-26T14:32:00Z">
        <w:r w:rsidR="00A857F5">
          <w:t>0.6473</w:t>
        </w:r>
      </w:ins>
      <w:ins w:id="3361" w:author="Bagwe, Gaurav R. [US-IN]" w:date="2026-06-25T18:07:00Z" w16du:dateUtc="2026-06-25T22:07:00Z">
        <w:r w:rsidR="00156AE7">
          <w:t>) and moderate recall on TuSimple (</w:t>
        </w:r>
      </w:ins>
      <w:ins w:id="3362" w:author="Bagwe, Gaurav R. [US-IN]" w:date="2026-06-26T10:32:00Z" w16du:dateUtc="2026-06-26T14:32:00Z">
        <w:r w:rsidR="00A857F5">
          <w:t>0.5520</w:t>
        </w:r>
      </w:ins>
      <w:ins w:id="3363" w:author="Bagwe, Gaurav R. [US-IN]" w:date="2026-06-25T18:07:00Z" w16du:dateUtc="2026-06-25T22:07:00Z">
        <w:r w:rsidR="00156AE7">
          <w:t>) and CurveLanes (</w:t>
        </w:r>
      </w:ins>
      <w:ins w:id="3364" w:author="Bagwe, Gaurav R. [US-IN]" w:date="2026-06-26T10:33:00Z" w16du:dateUtc="2026-06-26T14:33:00Z">
        <w:r w:rsidR="00A857F5">
          <w:t>0.5459</w:t>
        </w:r>
      </w:ins>
      <w:ins w:id="3365" w:author="Bagwe, Gaurav R. [US-IN]" w:date="2026-06-25T18:07:00Z" w16du:dateUtc="2026-06-25T22:07:00Z">
        <w:r w:rsidR="00156AE7">
          <w:t>). Its recall drops only on BDD100K (</w:t>
        </w:r>
      </w:ins>
      <w:ins w:id="3366" w:author="Bagwe, Gaurav R. [US-IN]" w:date="2026-06-26T10:33:00Z" w16du:dateUtc="2026-06-26T14:33:00Z">
        <w:r w:rsidR="00A857F5">
          <w:t>0.3919</w:t>
        </w:r>
      </w:ins>
      <w:ins w:id="3367" w:author="Bagwe, Gaurav R. [US-IN]" w:date="2026-06-25T18:07:00Z" w16du:dateUtc="2026-06-25T22:07:00Z">
        <w:r w:rsidR="00156AE7">
          <w:t xml:space="preserve">), which is the furthest </w:t>
        </w:r>
      </w:ins>
      <w:ins w:id="3368" w:author="Bagwe, Gaurav R. [US-IN]" w:date="2026-06-26T00:33:00Z" w16du:dateUtc="2026-06-26T04:33:00Z">
        <w:r w:rsidR="007E2B9A">
          <w:t>dataset</w:t>
        </w:r>
      </w:ins>
      <w:ins w:id="3369" w:author="Bagwe, Gaurav R. [US-IN]" w:date="2026-06-25T18:07:00Z" w16du:dateUtc="2026-06-25T22:07:00Z">
        <w:r w:rsidR="00156AE7">
          <w:t xml:space="preserve"> from its CULane training domain. Earlier raw-mask scoring substantially understated CLRerNet because a thin predicted lane line compared to a thicker reference label produces low pixel overlap regardless of placement; once the rasterization width and tolerance are applied consistently (see methodology), CLRerNet's lane-level agreement is the strongest among the evaluated models. To confirm the detector itself is sound and not limited by the conversion, CLRerNet was also scored with its native lane-level F1 protocol on CULane, yielding results consistent with the published model. CLRerNet is therefore characterized as a high-precision lane-focused processor whose main limitation is reduced recall on out-of-domain imagery (BDD100K).</w:t>
        </w:r>
      </w:ins>
      <w:ins w:id="3370" w:author="Bagwe, Gaurav R. [US-IN]" w:date="2026-06-25T19:03:00Z" w16du:dateUtc="2026-06-25T23:03:00Z">
        <w:r w:rsidR="00F82841">
          <w:t xml:space="preserve"> </w:t>
        </w:r>
      </w:ins>
    </w:p>
    <w:p w14:paraId="2A77068A" w14:textId="0CA37A03" w:rsidR="00E4233E" w:rsidRDefault="00915DBA" w:rsidP="00F87B40">
      <w:pPr>
        <w:pStyle w:val="FHWABody"/>
        <w:rPr>
          <w:ins w:id="3371" w:author="Bagwe, Gaurav R. [US-IN]" w:date="2026-06-25T19:02:00Z" w16du:dateUtc="2026-06-25T23:02:00Z"/>
        </w:rPr>
      </w:pPr>
      <w:ins w:id="3372" w:author="Soleimaniamiri, Saeid [US-IR]" w:date="2026-06-26T09:02:00Z" w16du:dateUtc="2026-06-26T13:02:00Z">
        <w:r>
          <w:lastRenderedPageBreak/>
          <w:fldChar w:fldCharType="begin"/>
        </w:r>
        <w:r>
          <w:instrText xml:space="preserve"> REF _Ref233356963 \h </w:instrText>
        </w:r>
      </w:ins>
      <w:r>
        <w:fldChar w:fldCharType="separate"/>
      </w:r>
      <w:ins w:id="3373" w:author="Soleimaniamiri, Saeid [US-IR]" w:date="2026-06-26T09:02:00Z" w16du:dateUtc="2026-06-26T13:02:00Z">
        <w:r>
          <w:t xml:space="preserve">Figure </w:t>
        </w:r>
        <w:r>
          <w:rPr>
            <w:noProof/>
          </w:rPr>
          <w:t>4</w:t>
        </w:r>
        <w:r>
          <w:fldChar w:fldCharType="end"/>
        </w:r>
        <w:r>
          <w:t xml:space="preserve"> </w:t>
        </w:r>
      </w:ins>
      <w:commentRangeStart w:id="3374"/>
      <w:ins w:id="3375" w:author="Bagwe, Gaurav R. [US-IN]" w:date="2026-06-25T19:03:00Z" w16du:dateUtc="2026-06-25T23:03:00Z">
        <w:del w:id="3376" w:author="Soleimaniamiri, Saeid [US-IR]" w:date="2026-06-26T09:02:00Z" w16du:dateUtc="2026-06-26T13:02:00Z">
          <w:r w:rsidR="00F82841" w:rsidRPr="00C02892" w:rsidDel="00915DBA">
            <w:delText>Figure 2</w:delText>
          </w:r>
        </w:del>
      </w:ins>
      <w:commentRangeEnd w:id="3374"/>
      <w:del w:id="3377" w:author="Soleimaniamiri, Saeid [US-IR]" w:date="2026-06-26T09:02:00Z" w16du:dateUtc="2026-06-26T13:02:00Z">
        <w:r w:rsidR="00A857F5" w:rsidRPr="00C02892" w:rsidDel="00915DBA">
          <w:rPr>
            <w:rStyle w:val="CommentReference"/>
            <w:sz w:val="24"/>
            <w:szCs w:val="24"/>
          </w:rPr>
          <w:commentReference w:id="3374"/>
        </w:r>
      </w:del>
      <w:ins w:id="3378" w:author="Bagwe, Gaurav R. [US-IN]" w:date="2026-06-25T19:03:00Z" w16du:dateUtc="2026-06-25T23:03:00Z">
        <w:del w:id="3379" w:author="Soleimaniamiri, Saeid [US-IR]" w:date="2026-06-26T09:02:00Z" w16du:dateUtc="2026-06-26T13:02:00Z">
          <w:r w:rsidR="00F82841" w:rsidRPr="00C02892" w:rsidDel="00915DBA">
            <w:delText xml:space="preserve"> </w:delText>
          </w:r>
        </w:del>
        <w:r w:rsidR="00F82841" w:rsidRPr="00C02892">
          <w:t xml:space="preserve">breaks these results down by dataset and metric. It shows that each model performs best on its training domain </w:t>
        </w:r>
      </w:ins>
      <w:ins w:id="3380" w:author="Bagwe, Gaurav R. [US-IN]" w:date="2026-06-26T00:28:00Z" w16du:dateUtc="2026-06-26T04:28:00Z">
        <w:r w:rsidR="00615AD6">
          <w:t>–</w:t>
        </w:r>
      </w:ins>
      <w:ins w:id="3381" w:author="Bagwe, Gaurav R. [US-IN]" w:date="2026-06-25T19:03:00Z" w16du:dateUtc="2026-06-25T23:03:00Z">
        <w:r w:rsidR="00F82841" w:rsidRPr="00C02892">
          <w:t xml:space="preserve"> SCNN and CLRerNet on CULane, CLRerNet on its in-domain split, and YOLOPX and HybridNets achieving their highest recall on BDD100K</w:t>
        </w:r>
      </w:ins>
      <w:ins w:id="3382" w:author="Bagwe, Gaurav R. [US-IN]" w:date="2026-06-26T00:33:00Z" w16du:dateUtc="2026-06-26T04:33:00Z">
        <w:r w:rsidR="00BF6677">
          <w:t>;</w:t>
        </w:r>
      </w:ins>
      <w:ins w:id="3383" w:author="Bagwe, Gaurav R. [US-IN]" w:date="2026-06-25T19:03:00Z" w16du:dateUtc="2026-06-25T23:03:00Z">
        <w:r w:rsidR="00F82841" w:rsidRPr="00C02892">
          <w:t xml:space="preserve"> and that CLRerNet's precision advantage is consistent across TuSimple, CULane, and CurveLanes.</w:t>
        </w:r>
        <w:del w:id="3384" w:author="Soleimaniamiri, Saeid [US-IR]" w:date="2026-06-26T09:00:00Z" w16du:dateUtc="2026-06-26T13:00:00Z">
          <w:r w:rsidR="00F82841" w:rsidDel="00F273DD">
            <w:delText xml:space="preserve">  </w:delText>
          </w:r>
        </w:del>
      </w:ins>
    </w:p>
    <w:p w14:paraId="57D284EB" w14:textId="21F8F19C" w:rsidR="00983991" w:rsidDel="00915DBA" w:rsidRDefault="004761C7" w:rsidP="00915DBA">
      <w:pPr>
        <w:pStyle w:val="FHWABody"/>
        <w:jc w:val="center"/>
        <w:rPr>
          <w:del w:id="3385" w:author="Soleimaniamiri, Saeid [US-IR]" w:date="2026-06-26T09:02:00Z" w16du:dateUtc="2026-06-26T13:02:00Z"/>
        </w:rPr>
      </w:pPr>
      <w:ins w:id="3386" w:author="Bagwe, Gaurav R. [US-IN]" w:date="2026-06-25T19:02:00Z" w16du:dateUtc="2026-06-25T23:02:00Z">
        <w:del w:id="3387" w:author="Soleimaniamiri, Saeid [US-IR]" w:date="2026-06-26T09:02:00Z" w16du:dateUtc="2026-06-26T13:02:00Z">
          <w:r w:rsidDel="00915DBA">
            <w:rPr>
              <w:i/>
              <w:iCs/>
              <w:noProof/>
              <w:highlight w:val="yellow"/>
            </w:rPr>
            <w:drawing>
              <wp:inline distT="0" distB="0" distL="0" distR="0" wp14:anchorId="59E0652C" wp14:editId="4E55B971">
                <wp:extent cx="5937885" cy="4643120"/>
                <wp:effectExtent l="0" t="0" r="5715" b="5080"/>
                <wp:docPr id="100844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885" cy="4643120"/>
                        </a:xfrm>
                        <a:prstGeom prst="rect">
                          <a:avLst/>
                        </a:prstGeom>
                        <a:noFill/>
                        <a:ln>
                          <a:noFill/>
                        </a:ln>
                      </pic:spPr>
                    </pic:pic>
                  </a:graphicData>
                </a:graphic>
              </wp:inline>
            </w:drawing>
          </w:r>
        </w:del>
      </w:ins>
    </w:p>
    <w:p w14:paraId="267632A0" w14:textId="19D25DC9" w:rsidR="00915DBA" w:rsidRDefault="00915DBA">
      <w:pPr>
        <w:pStyle w:val="FHWABody"/>
        <w:jc w:val="center"/>
        <w:rPr>
          <w:ins w:id="3388" w:author="Soleimaniamiri, Saeid [US-IR]" w:date="2026-06-26T09:01:00Z" w16du:dateUtc="2026-06-26T13:01:00Z"/>
        </w:rPr>
        <w:pPrChange w:id="3389" w:author="Soleimaniamiri, Saeid [US-IR]" w:date="2026-06-26T09:02:00Z" w16du:dateUtc="2026-06-26T13:02:00Z">
          <w:pPr>
            <w:pStyle w:val="FHWAFigure"/>
          </w:pPr>
        </w:pPrChange>
      </w:pPr>
      <w:commentRangeStart w:id="3390"/>
      <w:ins w:id="3391" w:author="Soleimaniamiri, Saeid [US-IR]" w:date="2026-06-26T09:02:00Z" w16du:dateUtc="2026-06-26T13:02:00Z">
        <w:r>
          <w:rPr>
            <w:i/>
            <w:iCs/>
            <w:noProof/>
            <w:highlight w:val="yellow"/>
          </w:rPr>
          <w:drawing>
            <wp:inline distT="0" distB="0" distL="0" distR="0" wp14:anchorId="3664AD67" wp14:editId="4F5D29E6">
              <wp:extent cx="5937885" cy="4643120"/>
              <wp:effectExtent l="0" t="0" r="5715" b="5080"/>
              <wp:docPr id="181006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885" cy="4643120"/>
                      </a:xfrm>
                      <a:prstGeom prst="rect">
                        <a:avLst/>
                      </a:prstGeom>
                      <a:noFill/>
                      <a:ln>
                        <a:noFill/>
                      </a:ln>
                    </pic:spPr>
                  </pic:pic>
                </a:graphicData>
              </a:graphic>
            </wp:inline>
          </w:drawing>
        </w:r>
        <w:commentRangeEnd w:id="3390"/>
        <w:r w:rsidR="00A857F5">
          <w:rPr>
            <w:rStyle w:val="CommentReference"/>
            <w:sz w:val="24"/>
            <w:szCs w:val="24"/>
          </w:rPr>
          <w:commentReference w:id="3390"/>
        </w:r>
      </w:ins>
    </w:p>
    <w:p w14:paraId="1F80E1CB" w14:textId="77777777" w:rsidR="00915DBA" w:rsidRDefault="00915DBA" w:rsidP="00915DBA">
      <w:pPr>
        <w:pStyle w:val="FHWASource"/>
        <w:rPr>
          <w:ins w:id="3392" w:author="Soleimaniamiri, Saeid [US-IR]" w:date="2026-06-26T09:01:00Z" w16du:dateUtc="2026-06-26T13:01:00Z"/>
        </w:rPr>
      </w:pPr>
      <w:ins w:id="3393" w:author="Soleimaniamiri, Saeid [US-IR]" w:date="2026-06-26T09:01:00Z" w16du:dateUtc="2026-06-26T13:01:00Z">
        <w:r w:rsidRPr="00B64DEC">
          <w:rPr>
            <w:highlight w:val="yellow"/>
          </w:rPr>
          <w:t>Source: FHWA</w:t>
        </w:r>
        <w:r>
          <w:t>.</w:t>
        </w:r>
      </w:ins>
    </w:p>
    <w:p w14:paraId="2E62EF08" w14:textId="659861E4" w:rsidR="00915DBA" w:rsidRDefault="00915DBA" w:rsidP="00915DBA">
      <w:pPr>
        <w:pStyle w:val="FHWACaptionFigure"/>
        <w:rPr>
          <w:ins w:id="3394" w:author="Soleimaniamiri, Saeid [US-IR]" w:date="2026-06-26T09:01:00Z" w16du:dateUtc="2026-06-26T13:01:00Z"/>
        </w:rPr>
      </w:pPr>
      <w:bookmarkStart w:id="3395" w:name="_Ref233356963"/>
      <w:bookmarkStart w:id="3396" w:name="_Toc233357852"/>
      <w:r>
        <w:t xml:space="preserve">Figure </w:t>
      </w:r>
      <w:r>
        <w:fldChar w:fldCharType="begin"/>
      </w:r>
      <w:r>
        <w:instrText>SEQ Figure \* ARABIC</w:instrText>
      </w:r>
      <w:r>
        <w:fldChar w:fldCharType="separate"/>
      </w:r>
      <w:ins w:id="3397" w:author="Soleimaniamiri, Saeid [US-IR]" w:date="2026-06-26T09:01:00Z" w16du:dateUtc="2026-06-26T13:01:00Z">
        <w:r>
          <w:rPr>
            <w:noProof/>
          </w:rPr>
          <w:t>4</w:t>
        </w:r>
      </w:ins>
      <w:del w:id="3398" w:author="Soleimaniamiri, Saeid [US-IR]" w:date="2026-06-26T09:01:00Z" w16du:dateUtc="2026-06-26T13:01:00Z">
        <w:r w:rsidDel="00915DBA">
          <w:rPr>
            <w:noProof/>
          </w:rPr>
          <w:delText>3</w:delText>
        </w:r>
      </w:del>
      <w:r>
        <w:fldChar w:fldCharType="end"/>
      </w:r>
      <w:bookmarkEnd w:id="3395"/>
      <w:ins w:id="3399" w:author="Soleimaniamiri, Saeid [US-IR]" w:date="2026-06-26T09:01:00Z" w16du:dateUtc="2026-06-26T13:01:00Z">
        <w:r>
          <w:t xml:space="preserve">. Diagram. </w:t>
        </w:r>
        <w:r w:rsidRPr="00915DBA">
          <w:t>Per-dataset comparison of IoU, F1 Score, Precision, and Recall for    each candidate model across BDD100K-Lane, CULane, CurveLanes, and TuSimple. Error bars denote per-image standard deviation.</w:t>
        </w:r>
        <w:bookmarkEnd w:id="3396"/>
      </w:ins>
    </w:p>
    <w:p w14:paraId="792E4899" w14:textId="77777777" w:rsidR="00AF702B" w:rsidDel="00915DBA" w:rsidRDefault="00AF702B" w:rsidP="009C7860">
      <w:pPr>
        <w:pStyle w:val="FHWABody"/>
        <w:jc w:val="center"/>
        <w:rPr>
          <w:del w:id="3400" w:author="Soleimaniamiri, Saeid [US-IR]" w:date="2026-06-26T09:02:00Z" w16du:dateUtc="2026-06-26T13:02:00Z"/>
        </w:rPr>
      </w:pPr>
    </w:p>
    <w:p w14:paraId="318080C8" w14:textId="77777777" w:rsidR="00AF702B" w:rsidDel="00915DBA" w:rsidRDefault="00AF702B" w:rsidP="00AF702B">
      <w:pPr>
        <w:pStyle w:val="FHWABody"/>
        <w:jc w:val="center"/>
        <w:rPr>
          <w:del w:id="3401" w:author="Soleimaniamiri, Saeid [US-IR]" w:date="2026-06-26T09:02:00Z" w16du:dateUtc="2026-06-26T13:02:00Z"/>
        </w:rPr>
      </w:pPr>
    </w:p>
    <w:p w14:paraId="4B9FB644" w14:textId="6951B690" w:rsidR="00731B47" w:rsidRDefault="003C0D6B" w:rsidP="00F87B40">
      <w:pPr>
        <w:pStyle w:val="FHWABody"/>
        <w:rPr>
          <w:ins w:id="3402" w:author="Bagwe, Gaurav R. [US-IN]" w:date="2026-06-25T19:00:00Z" w16du:dateUtc="2026-06-25T23:00:00Z"/>
        </w:rPr>
      </w:pPr>
      <w:ins w:id="3403" w:author="Bagwe, Gaurav R. [US-IN]" w:date="2026-06-25T18:35:00Z" w16du:dateUtc="2026-06-25T22:35:00Z">
        <w:del w:id="3404" w:author="Soleimaniamiri, Saeid [US-IR]" w:date="2026-06-26T09:02:00Z" w16du:dateUtc="2026-06-26T13:02:00Z">
          <w:r w:rsidDel="00915DBA">
            <w:delText xml:space="preserve"> </w:delText>
          </w:r>
        </w:del>
        <w:r>
          <w:t>HybridNets remains an informative quantitative comparator: it achieved higher mean precision than YOLOPX (</w:t>
        </w:r>
      </w:ins>
      <w:ins w:id="3405" w:author="Bagwe, Gaurav R. [US-IN]" w:date="2026-06-26T10:35:00Z" w16du:dateUtc="2026-06-26T14:35:00Z">
        <w:r w:rsidR="00A857F5">
          <w:t>0.5450 vs 0.4645</w:t>
        </w:r>
      </w:ins>
      <w:ins w:id="3406" w:author="Bagwe, Gaurav R. [US-IN]" w:date="2026-06-25T18:35:00Z" w16du:dateUtc="2026-06-25T22:35:00Z">
        <w:r>
          <w:t>) but the lowest mean IoU (</w:t>
        </w:r>
      </w:ins>
      <w:ins w:id="3407" w:author="Bagwe, Gaurav R. [US-IN]" w:date="2026-06-26T10:28:00Z" w16du:dateUtc="2026-06-26T14:28:00Z">
        <w:r w:rsidR="00A857F5">
          <w:t>0.2940</w:t>
        </w:r>
      </w:ins>
      <w:ins w:id="3408" w:author="Bagwe, Gaurav R. [US-IN]" w:date="2026-06-25T18:35:00Z" w16du:dateUtc="2026-06-25T22:35:00Z">
        <w:r>
          <w:t>) and a mean F1 Score (</w:t>
        </w:r>
      </w:ins>
      <w:ins w:id="3409" w:author="Bagwe, Gaurav R. [US-IN]" w:date="2026-06-26T10:29:00Z" w16du:dateUtc="2026-06-26T14:29:00Z">
        <w:r w:rsidR="00A857F5">
          <w:t>0.4275</w:t>
        </w:r>
      </w:ins>
      <w:ins w:id="3410" w:author="Bagwe, Gaurav R. [US-IN]" w:date="2026-06-25T18:35:00Z" w16du:dateUtc="2026-06-25T22:35:00Z">
        <w:r>
          <w:t>) below both CLRerNet and YOLOPX. It is also less distinct from YOLOPX in analytical role, since both are multitask driving-perception models with lane-related outputs.</w:t>
        </w:r>
      </w:ins>
      <w:commentRangeStart w:id="3411"/>
      <w:ins w:id="3412" w:author="Bagwe, Gaurav R. [US-IN]" w:date="2026-06-25T08:45:00Z">
        <w:del w:id="3413" w:author="Bedsole, Lisa K. [US-US]" w:date="2026-06-25T11:00:00Z" w16du:dateUtc="2026-06-25T15:00:00Z">
          <w:r w:rsidR="003B48CC" w:rsidRPr="003B48CC" w:rsidDel="00C94B38">
            <w:delText>e</w:delText>
          </w:r>
        </w:del>
      </w:ins>
      <w:commentRangeEnd w:id="3411"/>
      <w:r w:rsidR="00A857F5" w:rsidRPr="00C02892">
        <w:rPr>
          <w:rStyle w:val="CommentReference"/>
          <w:sz w:val="24"/>
          <w:szCs w:val="24"/>
          <w:rPrChange w:id="3414" w:author="Bagwe, Gaurav R. [US-IN]" w:date="2026-06-25T18:52:00Z" w16du:dateUtc="2026-06-25T22:52:00Z">
            <w:rPr>
              <w:rStyle w:val="CommentReference"/>
              <w:i/>
              <w:iCs/>
              <w:sz w:val="24"/>
              <w:szCs w:val="24"/>
              <w:highlight w:val="yellow"/>
            </w:rPr>
          </w:rPrChange>
        </w:rPr>
        <w:commentReference w:id="3411"/>
      </w:r>
      <w:del w:id="3417" w:author="Bagwe, Gaurav R. [US-IN]" w:date="2026-06-25T08:36:00Z" w16du:dateUtc="2026-06-25T12:36:00Z">
        <w:r w:rsidR="00FB7744" w:rsidRPr="00C02892" w:rsidDel="00C5189A">
          <w:rPr>
            <w:rPrChange w:id="3418" w:author="Bagwe, Gaurav R. [US-IN]" w:date="2026-06-25T18:52:00Z" w16du:dateUtc="2026-06-25T22:52:00Z">
              <w:rPr>
                <w:i/>
                <w:iCs/>
                <w:highlight w:val="yellow"/>
              </w:rPr>
            </w:rPrChange>
          </w:rPr>
          <w:delText>[Placeholder: Summarize the main quantitative findings. Identify which model had the strongest or most competitive IoU and F1 Score, whether any model showed a notable precision-recall imbalance, and whether performance varied substantially across datasets.]</w:delText>
        </w:r>
      </w:del>
      <w:ins w:id="3419" w:author="Bagwe, Gaurav R. [US-IN]" w:date="2026-06-25T18:35:00Z" w16du:dateUtc="2026-06-25T22:35:00Z">
        <w:r w:rsidR="00B43A48" w:rsidRPr="00C02892">
          <w:rPr>
            <w:rPrChange w:id="3420" w:author="Bagwe, Gaurav R. [US-IN]" w:date="2026-06-25T18:52:00Z" w16du:dateUtc="2026-06-25T22:52:00Z">
              <w:rPr>
                <w:i/>
                <w:iCs/>
              </w:rPr>
            </w:rPrChange>
          </w:rPr>
          <w:t xml:space="preserve"> </w:t>
        </w:r>
      </w:ins>
    </w:p>
    <w:p w14:paraId="101DA87A" w14:textId="250C3A40" w:rsidR="00594F73" w:rsidRDefault="000E5F31" w:rsidP="00F87B40">
      <w:pPr>
        <w:pStyle w:val="FHWABody"/>
        <w:rPr>
          <w:ins w:id="3421" w:author="Bagwe, Gaurav R. [US-IN]" w:date="2026-06-25T19:05:00Z" w16du:dateUtc="2026-06-25T23:05:00Z"/>
        </w:rPr>
      </w:pPr>
      <w:ins w:id="3422" w:author="Bagwe, Gaurav R. [US-IN]" w:date="2026-06-25T08:49:00Z">
        <w:r w:rsidRPr="000E5F31">
          <w:rPr>
            <w:rPrChange w:id="3423" w:author="Bagwe, Gaurav R. [US-IN]" w:date="2026-06-25T08:49:00Z" w16du:dateUtc="2026-06-25T12:49:00Z">
              <w:rPr>
                <w:i/>
                <w:iCs/>
                <w:highlight w:val="yellow"/>
              </w:rPr>
            </w:rPrChange>
          </w:rPr>
          <w:t xml:space="preserve">The practical usability review considered whether each processor produced interpretable lane-related outputs that could be standardized for the pilot analysis and whether the outputs provided a useful analytical role beyond the aggregate metrics. </w:t>
        </w:r>
      </w:ins>
      <w:ins w:id="3424" w:author="Bagwe, Gaurav R. [US-IN]" w:date="2026-06-25T18:08:00Z" w16du:dateUtc="2026-06-25T22:08:00Z">
        <w:r w:rsidR="00AC174C">
          <w:t xml:space="preserve">YOLOPX was selected as the primary processor on the basis of coverage and  practical fit rather than peak metric values: it achieved </w:t>
        </w:r>
        <w:r w:rsidR="00AC174C">
          <w:lastRenderedPageBreak/>
          <w:t>the highest mean recall (</w:t>
        </w:r>
      </w:ins>
      <w:ins w:id="3425" w:author="Bagwe, Gaurav R. [US-IN]" w:date="2026-06-26T10:31:00Z" w16du:dateUtc="2026-06-26T14:31:00Z">
        <w:r w:rsidR="00A857F5">
          <w:t>0.6101</w:t>
        </w:r>
      </w:ins>
      <w:ins w:id="3426" w:author="Bagwe, Gaurav R. [US-IN]" w:date="2026-06-25T18:08:00Z" w16du:dateUtc="2026-06-25T22:08:00Z">
        <w:r w:rsidR="00AC174C">
          <w:t>), produced lane-related outputs that convert readily to the  common evaluation representation, and operates within a multitask perception  framework whose drivable-area and object outputs support the pilot workflow. Although CLRerNet achieved higher mean IoU, F1, and precision, its advantage is concentrated on its in-domain CULane split and is sensitive to the mask rasterization settings; YOLOPX provides more uniform coverage across the four datasets for a coverage-oriented screening task.</w:t>
        </w:r>
      </w:ins>
      <w:ins w:id="3427" w:author="Bagwe, Gaurav R. [US-IN]" w:date="2026-06-25T18:09:00Z" w16du:dateUtc="2026-06-25T22:09:00Z">
        <w:r w:rsidR="00AC174C">
          <w:t xml:space="preserve"> </w:t>
        </w:r>
      </w:ins>
      <w:ins w:id="3428" w:author="Bagwe, Gaurav R. [US-IN]" w:date="2026-06-25T08:49:00Z">
        <w:r w:rsidRPr="000E5F31">
          <w:rPr>
            <w:rPrChange w:id="3429" w:author="Bagwe, Gaurav R. [US-IN]" w:date="2026-06-25T08:49:00Z" w16du:dateUtc="2026-06-25T12:49:00Z">
              <w:rPr>
                <w:i/>
                <w:iCs/>
                <w:highlight w:val="yellow"/>
              </w:rPr>
            </w:rPrChange>
          </w:rPr>
          <w:t>However, YOLOPX also showed a precision-recall imbalance, especially on BDD100K-Lane, where high recall was paired with low precision. Pilot analysis results based on YOLOPX should therefore include visual review of potential false-positive lane-line outputs.</w:t>
        </w:r>
      </w:ins>
      <w:ins w:id="3430" w:author="Bagwe, Gaurav R. [US-IN]" w:date="2026-06-25T18:52:00Z" w16du:dateUtc="2026-06-25T22:52:00Z">
        <w:r w:rsidR="00C02892">
          <w:t xml:space="preserve"> </w:t>
        </w:r>
      </w:ins>
    </w:p>
    <w:p w14:paraId="5530A1B0" w14:textId="4A1A6C9A" w:rsidR="00B42D89" w:rsidRDefault="00166635" w:rsidP="00F87B40">
      <w:pPr>
        <w:pStyle w:val="FHWABody"/>
        <w:rPr>
          <w:ins w:id="3431" w:author="Soleimaniamiri, Saeid [US-IR]" w:date="2026-06-26T09:03:00Z" w16du:dateUtc="2026-06-26T13:03:00Z"/>
        </w:rPr>
      </w:pPr>
      <w:ins w:id="3432" w:author="Soleimaniamiri, Saeid [US-IR]" w:date="2026-06-26T09:04:00Z" w16du:dateUtc="2026-06-26T13:04:00Z">
        <w:r>
          <w:fldChar w:fldCharType="begin"/>
        </w:r>
        <w:r>
          <w:instrText xml:space="preserve"> REF _Ref233357092 \h </w:instrText>
        </w:r>
      </w:ins>
      <w:r>
        <w:fldChar w:fldCharType="separate"/>
      </w:r>
      <w:ins w:id="3433" w:author="Soleimaniamiri, Saeid [US-IR]" w:date="2026-06-26T09:04:00Z" w16du:dateUtc="2026-06-26T13:04:00Z">
        <w:r>
          <w:t xml:space="preserve">Figure </w:t>
        </w:r>
        <w:r>
          <w:rPr>
            <w:noProof/>
          </w:rPr>
          <w:t>5</w:t>
        </w:r>
        <w:r>
          <w:fldChar w:fldCharType="end"/>
        </w:r>
      </w:ins>
      <w:del w:id="3434" w:author="Soleimaniamiri, Saeid [US-IR]" w:date="2026-06-26T09:04:00Z" w16du:dateUtc="2026-06-26T13:04:00Z">
        <w:r w:rsidR="00B42D89" w:rsidDel="00166635">
          <w:delText>Figure 3</w:delText>
        </w:r>
      </w:del>
      <w:ins w:id="3435" w:author="Bagwe, Gaurav R. [US-IN]" w:date="2026-06-26T00:32:00Z" w16du:dateUtc="2026-06-26T04:32:00Z">
        <w:r w:rsidR="00B42D89">
          <w:t xml:space="preserve"> shows the per-image F1 distributions and indicates that, beyond mean </w:t>
        </w:r>
        <w:del w:id="3436" w:author="Soleimaniamiri, Saeid [US-IR]" w:date="2026-06-26T09:04:00Z" w16du:dateUtc="2026-06-26T13:04:00Z">
          <w:r w:rsidR="00B42D89" w:rsidDel="002A7FBE">
            <w:delText xml:space="preserve">  </w:delText>
          </w:r>
          <w:r w:rsidR="00B42D89" w:rsidDel="00166635">
            <w:delText xml:space="preserve"> </w:delText>
          </w:r>
        </w:del>
        <w:r w:rsidR="00B42D89">
          <w:t>values, CLRerNet maintains higher median F1 with comparable spread on CULane and CurveLanes, whereas SCNN exhibits the widest variation across datasets, consistent with its lower cross-dataset consistency score.</w:t>
        </w:r>
      </w:ins>
    </w:p>
    <w:p w14:paraId="46E869C1" w14:textId="2C4B3132" w:rsidR="00166635" w:rsidRDefault="00166635" w:rsidP="00166635">
      <w:pPr>
        <w:pStyle w:val="FHWABody"/>
        <w:jc w:val="center"/>
        <w:rPr>
          <w:ins w:id="3437" w:author="Soleimaniamiri, Saeid [US-IR]" w:date="2026-06-26T09:03:00Z" w16du:dateUtc="2026-06-26T13:03:00Z"/>
        </w:rPr>
      </w:pPr>
      <w:commentRangeStart w:id="3438"/>
      <w:ins w:id="3439" w:author="Soleimaniamiri, Saeid [US-IR]" w:date="2026-06-26T09:04:00Z" w16du:dateUtc="2026-06-26T13:04:00Z">
        <w:r>
          <w:rPr>
            <w:i/>
            <w:iCs/>
            <w:noProof/>
            <w:highlight w:val="yellow"/>
          </w:rPr>
          <w:drawing>
            <wp:inline distT="0" distB="0" distL="0" distR="0" wp14:anchorId="5BAB1006" wp14:editId="4C928D3F">
              <wp:extent cx="5937885" cy="3194685"/>
              <wp:effectExtent l="0" t="0" r="5715" b="5715"/>
              <wp:docPr id="854158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885" cy="3194685"/>
                      </a:xfrm>
                      <a:prstGeom prst="rect">
                        <a:avLst/>
                      </a:prstGeom>
                      <a:noFill/>
                      <a:ln>
                        <a:noFill/>
                      </a:ln>
                    </pic:spPr>
                  </pic:pic>
                </a:graphicData>
              </a:graphic>
            </wp:inline>
          </w:drawing>
        </w:r>
        <w:commentRangeEnd w:id="3438"/>
        <w:r>
          <w:rPr>
            <w:rStyle w:val="CommentReference"/>
            <w:sz w:val="24"/>
            <w:szCs w:val="24"/>
          </w:rPr>
          <w:commentReference w:id="3438"/>
        </w:r>
      </w:ins>
    </w:p>
    <w:p w14:paraId="5D2DEF26" w14:textId="77777777" w:rsidR="00166635" w:rsidRDefault="00166635" w:rsidP="00166635">
      <w:pPr>
        <w:pStyle w:val="FHWASource"/>
        <w:rPr>
          <w:ins w:id="3440" w:author="Soleimaniamiri, Saeid [US-IR]" w:date="2026-06-26T09:03:00Z" w16du:dateUtc="2026-06-26T13:03:00Z"/>
        </w:rPr>
      </w:pPr>
      <w:ins w:id="3441" w:author="Soleimaniamiri, Saeid [US-IR]" w:date="2026-06-26T09:03:00Z" w16du:dateUtc="2026-06-26T13:03:00Z">
        <w:r w:rsidRPr="00B64DEC">
          <w:rPr>
            <w:highlight w:val="yellow"/>
          </w:rPr>
          <w:t>Source: FHWA</w:t>
        </w:r>
        <w:r>
          <w:t>.</w:t>
        </w:r>
      </w:ins>
    </w:p>
    <w:p w14:paraId="463C5D12" w14:textId="1A22AB4F" w:rsidR="00166635" w:rsidRDefault="00166635" w:rsidP="00166635">
      <w:pPr>
        <w:pStyle w:val="FHWACaptionFigure"/>
        <w:rPr>
          <w:ins w:id="3442" w:author="Soleimaniamiri, Saeid [US-IR]" w:date="2026-06-26T09:03:00Z" w16du:dateUtc="2026-06-26T13:03:00Z"/>
        </w:rPr>
      </w:pPr>
      <w:bookmarkStart w:id="3443" w:name="_Ref233357092"/>
      <w:bookmarkStart w:id="3444" w:name="_Toc233357853"/>
      <w:r>
        <w:t xml:space="preserve">Figure </w:t>
      </w:r>
      <w:r>
        <w:fldChar w:fldCharType="begin"/>
      </w:r>
      <w:r>
        <w:instrText>SEQ Figure \* ARABIC</w:instrText>
      </w:r>
      <w:r>
        <w:fldChar w:fldCharType="separate"/>
      </w:r>
      <w:ins w:id="3445" w:author="Soleimaniamiri, Saeid [US-IR]" w:date="2026-06-26T09:03:00Z" w16du:dateUtc="2026-06-26T13:03:00Z">
        <w:r>
          <w:rPr>
            <w:noProof/>
          </w:rPr>
          <w:t>5</w:t>
        </w:r>
      </w:ins>
      <w:del w:id="3446" w:author="Soleimaniamiri, Saeid [US-IR]" w:date="2026-06-26T09:03:00Z" w16du:dateUtc="2026-06-26T13:03:00Z">
        <w:r w:rsidDel="00166635">
          <w:rPr>
            <w:noProof/>
          </w:rPr>
          <w:delText>4</w:delText>
        </w:r>
      </w:del>
      <w:r>
        <w:fldChar w:fldCharType="end"/>
      </w:r>
      <w:bookmarkEnd w:id="3443"/>
      <w:r>
        <w:t>.</w:t>
      </w:r>
      <w:ins w:id="3447" w:author="Soleimaniamiri, Saeid [US-IR]" w:date="2026-06-26T09:03:00Z" w16du:dateUtc="2026-06-26T13:03:00Z">
        <w:r>
          <w:t xml:space="preserve"> Diagram. </w:t>
        </w:r>
      </w:ins>
      <w:ins w:id="3448" w:author="Soleimaniamiri, Saeid [US-IR]" w:date="2026-06-26T09:04:00Z" w16du:dateUtc="2026-06-26T13:04:00Z">
        <w:r w:rsidRPr="00166635">
          <w:t>Distribution of per-image F1 scores by model and dataset (box = interquartile range, center line = median, diamond = mean; outliers hidden).</w:t>
        </w:r>
      </w:ins>
      <w:bookmarkEnd w:id="3444"/>
    </w:p>
    <w:p w14:paraId="123F3655" w14:textId="23613F04" w:rsidR="00166635" w:rsidDel="00166635" w:rsidRDefault="00166635" w:rsidP="00F87B40">
      <w:pPr>
        <w:pStyle w:val="FHWABody"/>
        <w:rPr>
          <w:ins w:id="3449" w:author="Bagwe, Gaurav R. [US-IN]" w:date="2026-06-25T19:05:00Z" w16du:dateUtc="2026-06-25T23:05:00Z"/>
          <w:del w:id="3450" w:author="Soleimaniamiri, Saeid [US-IR]" w:date="2026-06-26T09:04:00Z" w16du:dateUtc="2026-06-26T13:04:00Z"/>
        </w:rPr>
      </w:pPr>
    </w:p>
    <w:p w14:paraId="779ED9BB" w14:textId="388794E8" w:rsidR="00254FE5" w:rsidDel="00166635" w:rsidRDefault="00254FE5" w:rsidP="00254FE5">
      <w:pPr>
        <w:pStyle w:val="FHWABody"/>
        <w:rPr>
          <w:ins w:id="3451" w:author="Bagwe, Gaurav R. [US-IN]" w:date="2026-06-25T18:56:00Z" w16du:dateUtc="2026-06-25T22:56:00Z"/>
          <w:del w:id="3452" w:author="Soleimaniamiri, Saeid [US-IR]" w:date="2026-06-26T09:04:00Z" w16du:dateUtc="2026-06-26T13:04:00Z"/>
        </w:rPr>
      </w:pPr>
      <w:ins w:id="3453" w:author="Bagwe, Gaurav R. [US-IN]" w:date="2026-06-25T18:56:00Z" w16du:dateUtc="2026-06-25T22:56:00Z">
        <w:del w:id="3454" w:author="Soleimaniamiri, Saeid [US-IR]" w:date="2026-06-26T09:04:00Z" w16du:dateUtc="2026-06-26T13:04:00Z">
          <w:r w:rsidDel="00166635">
            <w:rPr>
              <w:i/>
              <w:iCs/>
              <w:noProof/>
              <w:highlight w:val="yellow"/>
            </w:rPr>
            <w:drawing>
              <wp:inline distT="0" distB="0" distL="0" distR="0" wp14:anchorId="481EA34D" wp14:editId="5A6BAB72">
                <wp:extent cx="5937885" cy="3194685"/>
                <wp:effectExtent l="0" t="0" r="5715" b="5715"/>
                <wp:docPr id="64401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885" cy="3194685"/>
                        </a:xfrm>
                        <a:prstGeom prst="rect">
                          <a:avLst/>
                        </a:prstGeom>
                        <a:noFill/>
                        <a:ln>
                          <a:noFill/>
                        </a:ln>
                      </pic:spPr>
                    </pic:pic>
                  </a:graphicData>
                </a:graphic>
              </wp:inline>
            </w:drawing>
          </w:r>
        </w:del>
      </w:ins>
    </w:p>
    <w:p w14:paraId="12121B08" w14:textId="7B982198" w:rsidR="00D71F4F" w:rsidRDefault="00D71F4F" w:rsidP="00166635">
      <w:pPr>
        <w:pStyle w:val="FHWABody"/>
        <w:rPr>
          <w:ins w:id="3455" w:author="Bagwe, Gaurav R. [US-IN]" w:date="2026-06-25T18:36:00Z" w16du:dateUtc="2026-06-25T22:36:00Z"/>
        </w:rPr>
      </w:pPr>
      <w:ins w:id="3456" w:author="Bagwe, Gaurav R. [US-IN]" w:date="2026-06-25T18:36:00Z" w16du:dateUtc="2026-06-25T22:36:00Z">
        <w:r>
          <w:t>CLRerNet was retained as a supplemental lane-focused processor for the Chapter</w:t>
        </w:r>
        <w:r w:rsidR="00FB0917">
          <w:t xml:space="preserve"> </w:t>
        </w:r>
        <w:r>
          <w:t>5 pilot analysis. Although it achieved the highest mean IoU, F1 Score, and</w:t>
        </w:r>
        <w:r w:rsidR="00FB0917">
          <w:t xml:space="preserve"> </w:t>
        </w:r>
        <w:r>
          <w:t>precision in the comparison, it was not selected as the primary processor</w:t>
        </w:r>
        <w:r w:rsidR="00FB0917">
          <w:t xml:space="preserve"> </w:t>
        </w:r>
        <w:r>
          <w:t>because its advantage is concentrated on its in-domain CULane split, its recall</w:t>
        </w:r>
        <w:r w:rsidR="00FB0917">
          <w:t xml:space="preserve"> </w:t>
        </w:r>
        <w:r>
          <w:t>falls on out-of-domain imagery (BDD100K), and its mask-based scores depend on the rasterization settings. Its high-precision, structured lane-line outputs</w:t>
        </w:r>
        <w:r w:rsidR="00FB0917">
          <w:t xml:space="preserve"> </w:t>
        </w:r>
        <w:r>
          <w:t>nonetheless make CLRerNet valuable for testing whether pilot-analysis</w:t>
        </w:r>
        <w:r w:rsidR="00FB0917">
          <w:t xml:space="preserve"> </w:t>
        </w:r>
        <w:r>
          <w:t>conclusions are sensitive to the choice of reference processor. In particular,</w:t>
        </w:r>
        <w:r w:rsidR="00FB0917">
          <w:t xml:space="preserve"> </w:t>
        </w:r>
        <w:r>
          <w:t xml:space="preserve">comparison between YOLOPX and CLRerNet </w:t>
        </w:r>
        <w:r>
          <w:lastRenderedPageBreak/>
          <w:t>helps distinguish findings that are</w:t>
        </w:r>
        <w:r w:rsidR="00FB0917">
          <w:t xml:space="preserve"> </w:t>
        </w:r>
        <w:r>
          <w:t>robust across processor types from those that depend on a broader-coverage</w:t>
        </w:r>
        <w:r w:rsidR="00FB0917">
          <w:t xml:space="preserve"> </w:t>
        </w:r>
        <w:r>
          <w:t>versus a higher-precision lane-line detector.</w:t>
        </w:r>
      </w:ins>
    </w:p>
    <w:p w14:paraId="02B95788" w14:textId="58FCBF16" w:rsidR="00446884" w:rsidRPr="00F66F04" w:rsidRDefault="00257C18" w:rsidP="00446884">
      <w:pPr>
        <w:pStyle w:val="FHWABody"/>
        <w:rPr>
          <w:ins w:id="3457" w:author="Bagwe, Gaurav R. [US-IN]" w:date="2026-06-26T00:31:00Z" w16du:dateUtc="2026-06-26T04:31:00Z"/>
        </w:rPr>
      </w:pPr>
      <w:ins w:id="3458" w:author="Bagwe, Gaurav R. [US-IN]" w:date="2026-06-25T18:10:00Z" w16du:dateUtc="2026-06-25T22:10:00Z">
        <w:r>
          <w:t xml:space="preserve">These output-standardization settings were reviewed for CLRerNet, including image-coordinate scaling, the number of retained lane instances, and the line width and tolerance used when converting structured lane outputs to binary masks. This review confirmed that the initially low pixel-overlap scores were driven primarily by the mismatch between thin predicted lane lines and thicker reference labels rather than by the underlying detector; applying a consistent rasterization width and tolerance across all models resolved this mismatch. </w:t>
        </w:r>
      </w:ins>
      <w:ins w:id="3459" w:author="Bagwe, Gaurav R. [US-IN]" w:date="2026-06-25T08:49:00Z">
        <w:r w:rsidR="000E5F31" w:rsidRPr="000E5F31">
          <w:rPr>
            <w:rPrChange w:id="3460" w:author="Bagwe, Gaurav R. [US-IN]" w:date="2026-06-25T08:49:00Z" w16du:dateUtc="2026-06-25T12:49:00Z">
              <w:rPr>
                <w:i/>
                <w:iCs/>
                <w:highlight w:val="yellow"/>
              </w:rPr>
            </w:rPrChange>
          </w:rPr>
          <w:t xml:space="preserve">HybridNets was not selected for the main </w:t>
        </w:r>
        <w:del w:id="3461" w:author="Soleimaniamiri, Saeid [US-IR]" w:date="2026-06-26T09:05:00Z" w16du:dateUtc="2026-06-26T13:05:00Z">
          <w:r w:rsidR="000E5F31" w:rsidRPr="000E5F31" w:rsidDel="002A7FBE">
            <w:rPr>
              <w:rPrChange w:id="3462" w:author="Bagwe, Gaurav R. [US-IN]" w:date="2026-06-25T08:49:00Z" w16du:dateUtc="2026-06-25T12:49:00Z">
                <w:rPr>
                  <w:i/>
                  <w:iCs/>
                  <w:highlight w:val="yellow"/>
                </w:rPr>
              </w:rPrChange>
            </w:rPr>
            <w:delText>C</w:delText>
          </w:r>
          <w:r w:rsidR="000E5F31" w:rsidRPr="000E5F31" w:rsidDel="00F347D6">
            <w:rPr>
              <w:rPrChange w:id="3463" w:author="Bagwe, Gaurav R. [US-IN]" w:date="2026-06-25T08:49:00Z" w16du:dateUtc="2026-06-25T12:49:00Z">
                <w:rPr>
                  <w:i/>
                  <w:iCs/>
                  <w:highlight w:val="yellow"/>
                </w:rPr>
              </w:rPrChange>
            </w:rPr>
            <w:delText xml:space="preserve">hapter 5 </w:delText>
          </w:r>
        </w:del>
        <w:r w:rsidR="000E5F31" w:rsidRPr="000E5F31">
          <w:rPr>
            <w:rPrChange w:id="3464" w:author="Bagwe, Gaurav R. [US-IN]" w:date="2026-06-25T08:49:00Z" w16du:dateUtc="2026-06-25T12:49:00Z">
              <w:rPr>
                <w:i/>
                <w:iCs/>
                <w:highlight w:val="yellow"/>
              </w:rPr>
            </w:rPrChange>
          </w:rPr>
          <w:t>pilot workflow, but it remains a useful benchmark comparator. It achieved slightly lower IoU and F1 Score than YOLOPX but higher mean precision, indicating more conservative behavior. If resources allow, HybridNets may be retained for sensitivity analysis; however, the primary planned processor pair for the pilot analysis is YOLOPX and CLRerNet because they provide more complementary output modes: YOLOPX as a coverage-oriented multitask processor and CLRerNet as a lane-focused, high-precision structured detector.</w:t>
        </w:r>
      </w:ins>
      <w:ins w:id="3465" w:author="Bagwe, Gaurav R. [US-IN]" w:date="2026-06-26T00:31:00Z" w16du:dateUtc="2026-06-26T04:31:00Z">
        <w:r w:rsidR="00446884" w:rsidRPr="00446884">
          <w:t xml:space="preserve"> </w:t>
        </w:r>
      </w:ins>
      <w:ins w:id="3466" w:author="Soleimaniamiri, Saeid [US-IR]" w:date="2026-06-26T09:08:00Z" w16du:dateUtc="2026-06-26T13:08:00Z">
        <w:r w:rsidR="00A85502">
          <w:fldChar w:fldCharType="begin"/>
        </w:r>
        <w:r w:rsidR="00A85502">
          <w:instrText xml:space="preserve"> REF _Ref233357306 \h </w:instrText>
        </w:r>
      </w:ins>
      <w:r w:rsidR="00A85502">
        <w:fldChar w:fldCharType="separate"/>
      </w:r>
      <w:ins w:id="3467" w:author="Soleimaniamiri, Saeid [US-IR]" w:date="2026-06-26T09:08:00Z" w16du:dateUtc="2026-06-26T13:08:00Z">
        <w:r w:rsidR="00A85502">
          <w:t xml:space="preserve">Figure </w:t>
        </w:r>
        <w:r w:rsidR="00A85502">
          <w:rPr>
            <w:noProof/>
          </w:rPr>
          <w:t>6</w:t>
        </w:r>
        <w:r w:rsidR="00A85502">
          <w:fldChar w:fldCharType="end"/>
        </w:r>
        <w:r w:rsidR="00A85502">
          <w:t xml:space="preserve"> </w:t>
        </w:r>
      </w:ins>
      <w:ins w:id="3468" w:author="Bagwe, Gaurav R. [US-IN]" w:date="2026-06-26T00:31:00Z" w16du:dateUtc="2026-06-26T04:31:00Z">
        <w:del w:id="3469" w:author="Soleimaniamiri, Saeid [US-IR]" w:date="2026-06-26T09:08:00Z" w16du:dateUtc="2026-06-26T13:08:00Z">
          <w:r w:rsidR="00446884" w:rsidDel="00A85502">
            <w:delText xml:space="preserve">Figure 4 </w:delText>
          </w:r>
        </w:del>
        <w:r w:rsidR="00446884">
          <w:t>plots each model and dataset in precision-recall space against constant-F1 contours. CLRerNet's points sit toward the high-precision region, YOLOPX's BDD100K point sits at high recall but low precision, and points nearest the upper right (highest joint precision and recall) correspond to the in-domain splits.</w:t>
        </w:r>
      </w:ins>
    </w:p>
    <w:p w14:paraId="3F83D73F" w14:textId="71EA0289" w:rsidR="00F347D6" w:rsidRDefault="00A85502" w:rsidP="00F347D6">
      <w:pPr>
        <w:pStyle w:val="FHWABody"/>
        <w:jc w:val="center"/>
        <w:rPr>
          <w:ins w:id="3470" w:author="Soleimaniamiri, Saeid [US-IR]" w:date="2026-06-26T09:05:00Z" w16du:dateUtc="2026-06-26T13:05:00Z"/>
        </w:rPr>
      </w:pPr>
      <w:commentRangeStart w:id="3471"/>
      <w:commentRangeStart w:id="3472"/>
      <w:commentRangeStart w:id="3473"/>
      <w:ins w:id="3474" w:author="Soleimaniamiri, Saeid [US-IR]" w:date="2026-06-26T09:07:00Z" w16du:dateUtc="2026-06-26T13:07:00Z">
        <w:r>
          <w:rPr>
            <w:noProof/>
          </w:rPr>
          <w:drawing>
            <wp:inline distT="0" distB="0" distL="0" distR="0" wp14:anchorId="6ADD897A" wp14:editId="2D9C2288">
              <wp:extent cx="4572000" cy="3991150"/>
              <wp:effectExtent l="0" t="0" r="0" b="0"/>
              <wp:docPr id="402747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4572000" cy="3991150"/>
                      </a:xfrm>
                      <a:prstGeom prst="rect">
                        <a:avLst/>
                      </a:prstGeom>
                      <a:noFill/>
                      <a:ln>
                        <a:noFill/>
                      </a:ln>
                    </pic:spPr>
                  </pic:pic>
                </a:graphicData>
              </a:graphic>
            </wp:inline>
          </w:drawing>
        </w:r>
      </w:ins>
      <w:commentRangeEnd w:id="3473"/>
      <w:r>
        <w:rPr>
          <w:rStyle w:val="CommentReference"/>
          <w:sz w:val="24"/>
          <w:szCs w:val="24"/>
        </w:rPr>
        <w:commentReference w:id="3473"/>
      </w:r>
      <w:commentRangeEnd w:id="3472"/>
      <w:r>
        <w:rPr>
          <w:rStyle w:val="CommentReference"/>
          <w:sz w:val="24"/>
          <w:szCs w:val="24"/>
        </w:rPr>
        <w:commentReference w:id="3472"/>
      </w:r>
      <w:commentRangeEnd w:id="3471"/>
      <w:r>
        <w:rPr>
          <w:rStyle w:val="CommentReference"/>
          <w:sz w:val="24"/>
          <w:szCs w:val="24"/>
        </w:rPr>
        <w:commentReference w:id="3471"/>
      </w:r>
    </w:p>
    <w:p w14:paraId="3FE56427" w14:textId="77777777" w:rsidR="00F347D6" w:rsidRDefault="00F347D6" w:rsidP="00F347D6">
      <w:pPr>
        <w:pStyle w:val="FHWASource"/>
        <w:rPr>
          <w:ins w:id="3475" w:author="Soleimaniamiri, Saeid [US-IR]" w:date="2026-06-26T09:05:00Z" w16du:dateUtc="2026-06-26T13:05:00Z"/>
        </w:rPr>
      </w:pPr>
      <w:ins w:id="3476" w:author="Soleimaniamiri, Saeid [US-IR]" w:date="2026-06-26T09:05:00Z" w16du:dateUtc="2026-06-26T13:05:00Z">
        <w:r w:rsidRPr="00B64DEC">
          <w:rPr>
            <w:highlight w:val="yellow"/>
          </w:rPr>
          <w:t>Source: FHWA</w:t>
        </w:r>
        <w:r>
          <w:t>.</w:t>
        </w:r>
      </w:ins>
    </w:p>
    <w:p w14:paraId="5E4004F5" w14:textId="20D35C68" w:rsidR="00F347D6" w:rsidRDefault="00F347D6" w:rsidP="00F347D6">
      <w:pPr>
        <w:pStyle w:val="FHWACaptionFigure"/>
        <w:rPr>
          <w:ins w:id="3477" w:author="Soleimaniamiri, Saeid [US-IR]" w:date="2026-06-26T09:05:00Z" w16du:dateUtc="2026-06-26T13:05:00Z"/>
        </w:rPr>
      </w:pPr>
      <w:bookmarkStart w:id="3478" w:name="_Ref233357306"/>
      <w:bookmarkStart w:id="3479" w:name="_Toc233357854"/>
      <w:r>
        <w:lastRenderedPageBreak/>
        <w:t xml:space="preserve">Figure </w:t>
      </w:r>
      <w:r>
        <w:fldChar w:fldCharType="begin"/>
      </w:r>
      <w:r>
        <w:instrText>SEQ Figure \* ARABIC</w:instrText>
      </w:r>
      <w:r>
        <w:fldChar w:fldCharType="separate"/>
      </w:r>
      <w:ins w:id="3480" w:author="Soleimaniamiri, Saeid [US-IR]" w:date="2026-06-26T09:05:00Z" w16du:dateUtc="2026-06-26T13:05:00Z">
        <w:r>
          <w:rPr>
            <w:noProof/>
          </w:rPr>
          <w:t>6</w:t>
        </w:r>
      </w:ins>
      <w:del w:id="3481" w:author="Soleimaniamiri, Saeid [US-IR]" w:date="2026-06-26T09:05:00Z" w16du:dateUtc="2026-06-26T13:05:00Z">
        <w:r w:rsidDel="00F347D6">
          <w:rPr>
            <w:noProof/>
          </w:rPr>
          <w:delText>5</w:delText>
        </w:r>
      </w:del>
      <w:r>
        <w:fldChar w:fldCharType="end"/>
      </w:r>
      <w:bookmarkEnd w:id="3478"/>
      <w:r>
        <w:t xml:space="preserve">. </w:t>
      </w:r>
      <w:ins w:id="3482" w:author="Soleimaniamiri, Saeid [US-IR]" w:date="2026-06-26T09:05:00Z" w16du:dateUtc="2026-06-26T13:05:00Z">
        <w:r>
          <w:t xml:space="preserve">Diagram. </w:t>
        </w:r>
      </w:ins>
      <w:ins w:id="3483" w:author="Soleimaniamiri, Saeid [US-IR]" w:date="2026-06-26T09:07:00Z" w16du:dateUtc="2026-06-26T13:07:00Z">
        <w:r w:rsidR="00A85502" w:rsidRPr="00A85502">
          <w:t xml:space="preserve">Precision-recall trade-off by model and dataset </w:t>
        </w:r>
        <w:r w:rsidR="00A85502">
          <w:t>(</w:t>
        </w:r>
        <w:r w:rsidR="00A85502" w:rsidRPr="00A85502">
          <w:t>dotted contours indicate constant-F1 (iso-F1) lines. Points toward the upper right indicate better joint precision and recall</w:t>
        </w:r>
        <w:r w:rsidR="00A85502">
          <w:t>).</w:t>
        </w:r>
      </w:ins>
      <w:bookmarkEnd w:id="3479"/>
    </w:p>
    <w:p w14:paraId="78FE5A8F" w14:textId="1B5FABFD" w:rsidR="000E5F31" w:rsidRPr="000E5F31" w:rsidDel="00A85502" w:rsidRDefault="000E5F31" w:rsidP="00257C18">
      <w:pPr>
        <w:pStyle w:val="FHWABody"/>
        <w:rPr>
          <w:ins w:id="3484" w:author="Bagwe, Gaurav R. [US-IN]" w:date="2026-06-25T08:49:00Z"/>
          <w:del w:id="3485" w:author="Soleimaniamiri, Saeid [US-IR]" w:date="2026-06-26T09:07:00Z" w16du:dateUtc="2026-06-26T13:07:00Z"/>
          <w:rPrChange w:id="3486" w:author="Bagwe, Gaurav R. [US-IN]" w:date="2026-06-25T08:49:00Z" w16du:dateUtc="2026-06-25T12:49:00Z">
            <w:rPr>
              <w:ins w:id="3487" w:author="Bagwe, Gaurav R. [US-IN]" w:date="2026-06-25T08:49:00Z"/>
              <w:del w:id="3488" w:author="Soleimaniamiri, Saeid [US-IR]" w:date="2026-06-26T09:07:00Z" w16du:dateUtc="2026-06-26T13:07:00Z"/>
              <w:i/>
              <w:iCs/>
              <w:highlight w:val="yellow"/>
            </w:rPr>
          </w:rPrChange>
        </w:rPr>
      </w:pPr>
    </w:p>
    <w:p w14:paraId="285946E3" w14:textId="25A50F6A" w:rsidR="00F919BB" w:rsidDel="00D6062C" w:rsidRDefault="00B523EB" w:rsidP="004B1E45">
      <w:pPr>
        <w:pStyle w:val="FHWABody"/>
        <w:jc w:val="center"/>
        <w:rPr>
          <w:del w:id="3489" w:author="Bagwe, Gaurav R. [US-IN]" w:date="2026-06-25T08:49:00Z" w16du:dateUtc="2026-06-25T12:49:00Z"/>
          <w:i/>
          <w:iCs/>
        </w:rPr>
      </w:pPr>
      <w:del w:id="3490" w:author="Bagwe, Gaurav R. [US-IN]" w:date="2026-06-25T08:49:00Z" w16du:dateUtc="2026-06-25T12:49:00Z">
        <w:r w:rsidRPr="00B523EB" w:rsidDel="000E5F31">
          <w:rPr>
            <w:i/>
            <w:iCs/>
            <w:highlight w:val="yellow"/>
          </w:rPr>
          <w:delText>[Placeholder: Discuss practical usability findings. Identify any models that produced outputs that were difficult to standardize, sensitive to dataset differences, or better suited for supplemental analysis rather than the main pilot workflow.]</w:delText>
        </w:r>
      </w:del>
    </w:p>
    <w:p w14:paraId="1B943563" w14:textId="5DF5E11B" w:rsidR="00C86794" w:rsidRPr="00761344" w:rsidDel="00B36F7B" w:rsidRDefault="00066ADC" w:rsidP="004B1E45">
      <w:pPr>
        <w:pStyle w:val="FHWABody"/>
        <w:jc w:val="center"/>
        <w:rPr>
          <w:del w:id="3491" w:author="Bagwe, Gaurav R. [US-IN]" w:date="2026-06-25T18:58:00Z" w16du:dateUtc="2026-06-25T22:58:00Z"/>
          <w:i/>
          <w:iCs/>
          <w:rPrChange w:id="3492" w:author="Bagwe, Gaurav R. [US-IN]" w:date="2026-06-26T08:21:00Z" w16du:dateUtc="2026-06-26T12:21:00Z">
            <w:rPr>
              <w:del w:id="3493" w:author="Bagwe, Gaurav R. [US-IN]" w:date="2026-06-25T18:58:00Z" w16du:dateUtc="2026-06-25T22:58:00Z"/>
              <w:i/>
              <w:iCs/>
              <w:highlight w:val="yellow"/>
            </w:rPr>
          </w:rPrChange>
        </w:rPr>
      </w:pPr>
      <w:ins w:id="3494" w:author="Bagwe, Gaurav R. [US-IN]" w:date="2026-06-25T17:44:00Z" w16du:dateUtc="2026-06-25T21:44:00Z">
        <w:del w:id="3495" w:author="Soleimaniamiri, Saeid [US-IR]" w:date="2026-06-26T09:07:00Z" w16du:dateUtc="2026-06-26T13:07:00Z">
          <w:r>
            <w:rPr>
              <w:noProof/>
            </w:rPr>
            <w:drawing>
              <wp:inline distT="0" distB="0" distL="0" distR="0" wp14:anchorId="01708781" wp14:editId="208BDF6D">
                <wp:extent cx="4572000" cy="3991150"/>
                <wp:effectExtent l="0" t="0" r="0" b="0"/>
                <wp:docPr id="1396466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4572000" cy="3991150"/>
                        </a:xfrm>
                        <a:prstGeom prst="rect">
                          <a:avLst/>
                        </a:prstGeom>
                        <a:noFill/>
                        <a:ln>
                          <a:noFill/>
                        </a:ln>
                      </pic:spPr>
                    </pic:pic>
                  </a:graphicData>
                </a:graphic>
              </wp:inline>
            </w:drawing>
          </w:r>
        </w:del>
      </w:ins>
      <w:commentRangeStart w:id="3496"/>
    </w:p>
    <w:p w14:paraId="2D8699B0" w14:textId="491C11B2" w:rsidR="004B1E45" w:rsidRPr="004B1E45" w:rsidDel="00B36F7B" w:rsidRDefault="004B1E45" w:rsidP="004B1E45">
      <w:pPr>
        <w:pStyle w:val="FHWABody"/>
        <w:jc w:val="center"/>
        <w:rPr>
          <w:del w:id="3497" w:author="Bagwe, Gaurav R. [US-IN]" w:date="2026-06-25T18:58:00Z" w16du:dateUtc="2026-06-25T22:58:00Z"/>
          <w:i/>
          <w:iCs/>
          <w:highlight w:val="yellow"/>
        </w:rPr>
      </w:pPr>
      <w:del w:id="3498" w:author="Bagwe, Gaurav R. [US-IN]" w:date="2026-06-25T18:58:00Z" w16du:dateUtc="2026-06-25T22:58:00Z">
        <w:r w:rsidRPr="004B1E45" w:rsidDel="00B36F7B">
          <w:rPr>
            <w:i/>
            <w:iCs/>
            <w:highlight w:val="yellow"/>
          </w:rPr>
          <w:delText>[Placeholder for Figure X. Dataset-normalized IoU and F1 Score by candidate model.]</w:delText>
        </w:r>
      </w:del>
    </w:p>
    <w:p w14:paraId="5B2A45A0" w14:textId="6249813C" w:rsidR="004B1E45" w:rsidRPr="004B1E45" w:rsidDel="00B36F7B" w:rsidRDefault="004B1E45" w:rsidP="004B1E45">
      <w:pPr>
        <w:pStyle w:val="FHWABody"/>
        <w:jc w:val="center"/>
        <w:rPr>
          <w:del w:id="3499" w:author="Bagwe, Gaurav R. [US-IN]" w:date="2026-06-25T18:58:00Z" w16du:dateUtc="2026-06-25T22:58:00Z"/>
          <w:i/>
          <w:iCs/>
        </w:rPr>
      </w:pPr>
      <w:del w:id="3500" w:author="Bagwe, Gaurav R. [US-IN]" w:date="2026-06-25T18:58:00Z" w16du:dateUtc="2026-06-25T22:58:00Z">
        <w:r w:rsidRPr="004B1E45" w:rsidDel="00B36F7B">
          <w:rPr>
            <w:i/>
            <w:iCs/>
            <w:highlight w:val="yellow"/>
          </w:rPr>
          <w:delText>[Placeholder for Figure X. Precision-recall comparison by candidate model.]</w:delText>
        </w:r>
        <w:commentRangeEnd w:id="3496"/>
        <w:r w:rsidR="00B36F7B" w:rsidRPr="004B1E45" w:rsidDel="00B36F7B">
          <w:rPr>
            <w:rStyle w:val="CommentReference"/>
            <w:i/>
            <w:iCs/>
            <w:sz w:val="24"/>
            <w:szCs w:val="24"/>
          </w:rPr>
          <w:commentReference w:id="3496"/>
        </w:r>
      </w:del>
    </w:p>
    <w:p w14:paraId="352D9C09" w14:textId="77777777" w:rsidR="004B1E45" w:rsidDel="00A85502" w:rsidRDefault="004B1E45">
      <w:pPr>
        <w:pStyle w:val="FHWABody"/>
        <w:jc w:val="center"/>
        <w:rPr>
          <w:del w:id="3501" w:author="Soleimaniamiri, Saeid [US-IR]" w:date="2026-06-26T09:07:00Z" w16du:dateUtc="2026-06-26T13:07:00Z"/>
        </w:rPr>
        <w:pPrChange w:id="3502" w:author="Bagwe, Gaurav R. [US-IN]" w:date="2026-06-26T08:21:00Z" w16du:dateUtc="2026-06-26T12:21:00Z">
          <w:pPr>
            <w:pStyle w:val="FHWABody"/>
          </w:pPr>
        </w:pPrChange>
      </w:pPr>
    </w:p>
    <w:p w14:paraId="5F95CFAC" w14:textId="4DFC9AE1" w:rsidR="00B850F5" w:rsidRDefault="00781269" w:rsidP="00027C13">
      <w:pPr>
        <w:pStyle w:val="FHWABody"/>
      </w:pPr>
      <w:r w:rsidRPr="00781269">
        <w:t>The final selection is based on the combination of quantitative performance and practical usability. A preferred reference processor provides strong IoU and F1 Score, balanced precision and recall, consistent performance across the candidate datasets, and outputs that can be standardized for the pilot analysis. If the results support carrying forward more than one processor, the selected processors should have complementary value, such as one model providing strong lane-line outputs and another providing useful segmentation-based outputs.</w:t>
      </w:r>
    </w:p>
    <w:p w14:paraId="03024632" w14:textId="2F0FD3B4" w:rsidR="00314345" w:rsidRPr="00A53F7B" w:rsidRDefault="008B1C2D" w:rsidP="00A53F7B">
      <w:pPr>
        <w:pStyle w:val="FHWABody"/>
        <w:rPr>
          <w:del w:id="3503" w:author="Soleimaniamiri, Saeid [US-IR]" w:date="2026-06-26T09:08:00Z" w16du:dateUtc="2026-06-26T13:08:00Z"/>
          <w:i/>
          <w:iCs/>
        </w:rPr>
      </w:pPr>
      <w:commentRangeStart w:id="3504"/>
      <w:commentRangeStart w:id="3505"/>
      <w:commentRangeStart w:id="3506"/>
      <w:commentRangeStart w:id="3507"/>
      <w:del w:id="3508" w:author="Soleimaniamiri, Saeid [US-IR]" w:date="2026-06-26T09:08:00Z" w16du:dateUtc="2026-06-26T13:08:00Z">
        <w:r w:rsidRPr="008B1C2D">
          <w:rPr>
            <w:i/>
            <w:iCs/>
            <w:highlight w:val="yellow"/>
          </w:rPr>
          <w:delText>[</w:delText>
        </w:r>
        <w:r w:rsidRPr="008B1C2D" w:rsidDel="00057F66">
          <w:rPr>
            <w:i/>
            <w:iCs/>
            <w:highlight w:val="yellow"/>
          </w:rPr>
          <w:delText>Placeholder for final selection statement once results are available. For example: “Based on the preliminary comparison, [MODEL NAME] was selected as the reference image processor because it provided the strongest combination of dataset-normalized F1 Score, IoU, cross-dataset consistency, and output usability.” If two models are retained, update the statement to explain the role of each selected model.</w:delText>
        </w:r>
        <w:r w:rsidRPr="008B1C2D">
          <w:rPr>
            <w:i/>
            <w:iCs/>
            <w:highlight w:val="yellow"/>
          </w:rPr>
          <w:delText>]</w:delText>
        </w:r>
      </w:del>
      <w:commentRangeEnd w:id="3504"/>
      <w:r w:rsidR="00057F66" w:rsidRPr="00A53F7B">
        <w:rPr>
          <w:rStyle w:val="CommentReference"/>
          <w:i/>
          <w:iCs/>
          <w:sz w:val="24"/>
          <w:szCs w:val="24"/>
        </w:rPr>
        <w:commentReference w:id="3504"/>
      </w:r>
      <w:commentRangeEnd w:id="3505"/>
      <w:r w:rsidR="00C84613" w:rsidRPr="00A53F7B">
        <w:rPr>
          <w:rStyle w:val="CommentReference"/>
          <w:i/>
          <w:iCs/>
          <w:sz w:val="24"/>
          <w:szCs w:val="24"/>
        </w:rPr>
        <w:commentReference w:id="3505"/>
      </w:r>
      <w:commentRangeEnd w:id="3506"/>
      <w:r w:rsidR="00057F66" w:rsidRPr="00A53F7B">
        <w:rPr>
          <w:rStyle w:val="CommentReference"/>
          <w:i/>
          <w:iCs/>
          <w:sz w:val="24"/>
          <w:szCs w:val="24"/>
        </w:rPr>
        <w:commentReference w:id="3506"/>
      </w:r>
      <w:commentRangeEnd w:id="3507"/>
      <w:r w:rsidR="00D110A5" w:rsidRPr="00A53F7B">
        <w:rPr>
          <w:rStyle w:val="CommentReference"/>
          <w:i/>
          <w:iCs/>
          <w:sz w:val="24"/>
          <w:szCs w:val="24"/>
        </w:rPr>
        <w:commentReference w:id="3507"/>
      </w:r>
    </w:p>
    <w:p w14:paraId="01B5EE3D" w14:textId="7F243A53" w:rsidR="009E0B05" w:rsidRPr="0023078B" w:rsidRDefault="009E0B05" w:rsidP="009E0B05">
      <w:pPr>
        <w:pStyle w:val="FHWAH1"/>
      </w:pPr>
      <w:bookmarkStart w:id="3510" w:name="_Toc224038065"/>
      <w:del w:id="3511" w:author="Bedsole, Lisa K. [US-US]" w:date="2026-06-25T07:58:00Z" w16du:dateUtc="2026-06-25T11:58:00Z">
        <w:r w:rsidRPr="0023078B">
          <w:delText>3.</w:delText>
        </w:r>
        <w:r w:rsidR="00422543">
          <w:delText>5</w:delText>
        </w:r>
        <w:r w:rsidRPr="0023078B">
          <w:delText xml:space="preserve"> </w:delText>
        </w:r>
      </w:del>
      <w:bookmarkStart w:id="3512" w:name="_Toc233357907"/>
      <w:bookmarkEnd w:id="3510"/>
      <w:r w:rsidR="007A4A4D">
        <w:t>Summary and Impl</w:t>
      </w:r>
      <w:r w:rsidR="00571AC4">
        <w:t>ications for Pilot Analysis</w:t>
      </w:r>
      <w:bookmarkEnd w:id="3512"/>
    </w:p>
    <w:p w14:paraId="3932FCD1" w14:textId="4296B6B0" w:rsidR="00571AC4" w:rsidRDefault="00267ECA" w:rsidP="00571AC4">
      <w:pPr>
        <w:pStyle w:val="FHWABody"/>
      </w:pPr>
      <w:r w:rsidRPr="00267ECA">
        <w:t>This chapter identified and assessed candidate image processing models to support selection of a reference processor for the pavement marking pilot analysis. The candidate models included lane-focused detection models and segmentation or multi</w:t>
      </w:r>
      <w:del w:id="3513" w:author="Bedsole, Lisa K. [US-US]" w:date="2026-06-24T14:23:00Z" w16du:dateUtc="2026-06-24T18:23:00Z">
        <w:r w:rsidRPr="00267ECA">
          <w:delText>-</w:delText>
        </w:r>
      </w:del>
      <w:r w:rsidRPr="00267ECA">
        <w:t>task driving perception models, allowing the study to compare different approaches for generating lane-line or pavement</w:t>
      </w:r>
      <w:del w:id="3514" w:author="Bedsole, Lisa K. [US-US]" w:date="2026-06-25T11:00:00Z" w16du:dateUtc="2026-06-25T15:00:00Z">
        <w:r w:rsidRPr="00267ECA">
          <w:delText>-</w:delText>
        </w:r>
      </w:del>
      <w:ins w:id="3515" w:author="Bedsole, Lisa K. [US-US]" w:date="2026-06-25T11:00:00Z" w16du:dateUtc="2026-06-25T15:00:00Z">
        <w:r w:rsidR="00C94B38">
          <w:t xml:space="preserve"> </w:t>
        </w:r>
      </w:ins>
      <w:r w:rsidRPr="00267ECA">
        <w:t>marking</w:t>
      </w:r>
      <w:ins w:id="3516" w:author="Bedsole, Lisa K. [US-US]" w:date="2026-06-25T11:00:00Z" w16du:dateUtc="2026-06-25T15:00:00Z">
        <w:r w:rsidR="00C94B38">
          <w:t>–</w:t>
        </w:r>
      </w:ins>
      <w:del w:id="3517" w:author="Bedsole, Lisa K. [US-US]" w:date="2026-06-25T11:00:00Z" w16du:dateUtc="2026-06-25T15:00:00Z">
        <w:r w:rsidRPr="00267ECA">
          <w:delText>-</w:delText>
        </w:r>
      </w:del>
      <w:r w:rsidRPr="00267ECA">
        <w:t>related outputs from public roadway imagery.</w:t>
      </w:r>
    </w:p>
    <w:p w14:paraId="1A91A188" w14:textId="40FCC089" w:rsidR="00571AC4" w:rsidRDefault="00DB4318" w:rsidP="00571AC4">
      <w:pPr>
        <w:pStyle w:val="FHWABody"/>
      </w:pPr>
      <w:r w:rsidRPr="00DB4318">
        <w:t>The model assessment used a common evaluation subset and considered both quantitative performance and practical usability. This approach was intended to identify processor</w:t>
      </w:r>
      <w:r w:rsidR="0088340C">
        <w:t>s</w:t>
      </w:r>
      <w:r w:rsidRPr="00DB4318">
        <w:t xml:space="preserve"> that can produce interpretable outputs, support consistent comparison across datasets, and be applied within the pilot analysis workflow.</w:t>
      </w:r>
    </w:p>
    <w:p w14:paraId="60A9C264" w14:textId="5566B0E1" w:rsidR="00571AC4" w:rsidRPr="002B14C7" w:rsidDel="002B14C7" w:rsidRDefault="002B14C7" w:rsidP="00AC1151">
      <w:pPr>
        <w:pStyle w:val="FHWABody"/>
        <w:rPr>
          <w:del w:id="3518" w:author="Bagwe, Gaurav R. [US-IN]" w:date="2026-06-25T08:53:00Z" w16du:dateUtc="2026-06-25T12:53:00Z"/>
          <w:rPrChange w:id="3519" w:author="Bagwe, Gaurav R. [US-IN]" w:date="2026-06-25T08:54:00Z" w16du:dateUtc="2026-06-25T12:54:00Z">
            <w:rPr>
              <w:del w:id="3520" w:author="Bagwe, Gaurav R. [US-IN]" w:date="2026-06-25T08:53:00Z" w16du:dateUtc="2026-06-25T12:53:00Z"/>
              <w:i/>
              <w:iCs/>
            </w:rPr>
          </w:rPrChange>
        </w:rPr>
      </w:pPr>
      <w:ins w:id="3521" w:author="Bagwe, Gaurav R. [US-IN]" w:date="2026-06-25T08:53:00Z">
        <w:r w:rsidRPr="002B14C7">
          <w:rPr>
            <w:rPrChange w:id="3522" w:author="Bagwe, Gaurav R. [US-IN]" w:date="2026-06-25T08:54:00Z" w16du:dateUtc="2026-06-25T12:54:00Z">
              <w:rPr>
                <w:i/>
                <w:iCs/>
                <w:highlight w:val="yellow"/>
              </w:rPr>
            </w:rPrChange>
          </w:rPr>
          <w:t>Based on the preliminary comparison and the intended Chapter 5 pilot workflow, YOLOPX and CLRerNet were retained for the pilot analysis with complementary roles.</w:t>
        </w:r>
      </w:ins>
      <w:ins w:id="3523" w:author="Bagwe, Gaurav R. [US-IN]" w:date="2026-06-25T18:18:00Z" w16du:dateUtc="2026-06-25T22:18:00Z">
        <w:r w:rsidR="00350252" w:rsidRPr="00350252">
          <w:t xml:space="preserve"> </w:t>
        </w:r>
        <w:r w:rsidR="00350252">
          <w:t>YOLOPX was selected as the primary reference image processor for its</w:t>
        </w:r>
        <w:r w:rsidR="006B3754">
          <w:t xml:space="preserve"> </w:t>
        </w:r>
        <w:r w:rsidR="00350252">
          <w:t>coverage-oriented behavior (highest mean recall) and its multitask outputs that fit the pilot workflow, while CLRerNet was retained as a high-precision, lane-focused supplemental processor. CLRerNet achieved the highest mean IoU, F1 Score, and precision in the comparison; YOLOPX was preferred for the primary role on coverage and practical grounds, and</w:t>
        </w:r>
      </w:ins>
      <w:ins w:id="3524" w:author="Bagwe, Gaurav R. [US-IN]" w:date="2026-06-25T18:37:00Z" w16du:dateUtc="2026-06-25T22:37:00Z">
        <w:r w:rsidR="00AC1151" w:rsidRPr="00AC1151">
          <w:t xml:space="preserve"> </w:t>
        </w:r>
        <w:r w:rsidR="00AC1151">
          <w:t>the two processors are used together to test the robustness of pilot findings to processor choice. CLRerNet contributes structured, high-precision lane-line outputs that complement YOLOPX's broader-coverage behavior; its reduced recall is confined to out-of-domain imagery (BDD100K) and does not affect its suitability for supplemental analysis</w:t>
        </w:r>
      </w:ins>
      <w:ins w:id="3525" w:author="Bagwe, Gaurav R. [US-IN]" w:date="2026-06-25T08:53:00Z">
        <w:r w:rsidRPr="002B14C7">
          <w:rPr>
            <w:rPrChange w:id="3526" w:author="Bagwe, Gaurav R. [US-IN]" w:date="2026-06-25T08:54:00Z" w16du:dateUtc="2026-06-25T12:54:00Z">
              <w:rPr>
                <w:i/>
                <w:iCs/>
                <w:highlight w:val="yellow"/>
              </w:rPr>
            </w:rPrChange>
          </w:rPr>
          <w:t>. The selected processors are used only as reference image processors for infrastructure-focused analysis of public roadway imagery and do not represent ADS or ADAS perception-stack performance.</w:t>
        </w:r>
      </w:ins>
      <w:ins w:id="3527" w:author="Bagwe, Gaurav R. [US-IN]" w:date="2026-06-25T18:19:00Z" w16du:dateUtc="2026-06-25T22:19:00Z">
        <w:r w:rsidR="00AC0E70">
          <w:t xml:space="preserve"> </w:t>
        </w:r>
      </w:ins>
      <w:del w:id="3528" w:author="Bagwe, Gaurav R. [US-IN]" w:date="2026-06-25T08:53:00Z" w16du:dateUtc="2026-06-25T12:53:00Z">
        <w:r w:rsidR="002F0FAC" w:rsidRPr="002B14C7" w:rsidDel="002B14C7">
          <w:rPr>
            <w:rPrChange w:id="3529" w:author="Bagwe, Gaurav R. [US-IN]" w:date="2026-06-25T08:54:00Z" w16du:dateUtc="2026-06-25T12:54:00Z">
              <w:rPr>
                <w:i/>
                <w:iCs/>
                <w:highlight w:val="yellow"/>
              </w:rPr>
            </w:rPrChange>
          </w:rPr>
          <w:delText>[Placeholder: Summarize the selected reference processor or processors once the preliminary comparison is complete. For example: “Based on the preliminary comparison, [MODEL NAME] was selected as the reference image processor for the pilot analysis because it provided the strongest combination of quantitative performance, output usability, and consistency across datasets.”]</w:delText>
        </w:r>
      </w:del>
    </w:p>
    <w:p w14:paraId="3B814CBD" w14:textId="3B7322F5" w:rsidR="009E0B05" w:rsidRDefault="00571AC4" w:rsidP="00571AC4">
      <w:pPr>
        <w:pStyle w:val="FHWABody"/>
      </w:pPr>
      <w:r>
        <w:t xml:space="preserve">The </w:t>
      </w:r>
      <w:r w:rsidR="0089701C">
        <w:t>selected</w:t>
      </w:r>
      <w:r>
        <w:t xml:space="preserve"> processors provide the basis for the pilot analysis described in the next chapter. While the model assessment in this chapter focuses on selecting a practical analytical tool, the pilot analysis applies the selected processor</w:t>
      </w:r>
      <w:r w:rsidR="0088340C">
        <w:t>s</w:t>
      </w:r>
      <w:r>
        <w:t xml:space="preserve"> to evaluate how pavement marking detectability varies across roadway scenarios, marking characteristics, and visual conditions.</w:t>
      </w:r>
    </w:p>
    <w:p w14:paraId="6A69B970" w14:textId="77777777" w:rsidR="009E0B05" w:rsidRDefault="009E0B05" w:rsidP="009E0B05">
      <w:pPr>
        <w:spacing w:after="160" w:line="259" w:lineRule="auto"/>
        <w:rPr>
          <w:rFonts w:eastAsia="Batang"/>
        </w:rPr>
      </w:pPr>
      <w:r>
        <w:br w:type="page"/>
      </w:r>
    </w:p>
    <w:p w14:paraId="74FBF92B" w14:textId="1AC58676" w:rsidR="009E0B05" w:rsidRDefault="009E0B05" w:rsidP="009E0B05">
      <w:pPr>
        <w:pStyle w:val="FHWAChapterHeading"/>
      </w:pPr>
      <w:bookmarkStart w:id="3530" w:name="_Toc224038066"/>
      <w:bookmarkStart w:id="3531" w:name="_Toc233357908"/>
      <w:r w:rsidRPr="00A92105">
        <w:lastRenderedPageBreak/>
        <w:t>Chapter 4</w:t>
      </w:r>
      <w:ins w:id="3532" w:author="Bedsole, Lisa K. [US-US]" w:date="2026-06-24T10:53:00Z" w16du:dateUtc="2026-06-24T14:53:00Z">
        <w:r w:rsidR="0013693F">
          <w:t>.</w:t>
        </w:r>
      </w:ins>
      <w:r w:rsidRPr="00A92105">
        <w:t xml:space="preserve"> </w:t>
      </w:r>
      <w:del w:id="3533" w:author="Bedsole, Lisa K. [US-US]" w:date="2026-06-24T10:53:00Z" w16du:dateUtc="2026-06-24T14:53:00Z">
        <w:r w:rsidRPr="00A92105" w:rsidDel="0013693F">
          <w:delText xml:space="preserve">– </w:delText>
        </w:r>
      </w:del>
      <w:r w:rsidRPr="00A92105">
        <w:t>Pavement Marking Evaluation Methodology</w:t>
      </w:r>
      <w:bookmarkEnd w:id="3530"/>
      <w:bookmarkEnd w:id="3531"/>
    </w:p>
    <w:p w14:paraId="41DBC342" w14:textId="5EF3AEB2" w:rsidR="00030454" w:rsidRPr="00030454" w:rsidRDefault="00E23B8D" w:rsidP="00E23B8D">
      <w:pPr>
        <w:pStyle w:val="FHWABody"/>
      </w:pPr>
      <w:r>
        <w:t>This chapter describes the methodology used to conduct the pavement marking pilot analysis. It presents the pilot analysis scope, end-to-end workflow, pavement</w:t>
      </w:r>
      <w:ins w:id="3534" w:author="Bedsole, Lisa K. [US-US]" w:date="2026-06-25T08:40:00Z" w16du:dateUtc="2026-06-25T12:40:00Z">
        <w:r w:rsidR="007D7E03">
          <w:t>-</w:t>
        </w:r>
      </w:ins>
      <w:del w:id="3535" w:author="Bedsole, Lisa K. [US-US]" w:date="2026-06-25T08:40:00Z" w16du:dateUtc="2026-06-25T12:40:00Z">
        <w:r>
          <w:delText xml:space="preserve"> </w:delText>
        </w:r>
      </w:del>
      <w:r>
        <w:t xml:space="preserve">marking assessment metrics and analytical measures, and the approach used to group, compare, and interpret the results. The methodology </w:t>
      </w:r>
      <w:del w:id="3536" w:author="Bagwe, Gaurav R. [US-IN]" w:date="2026-06-25T17:07:00Z" w16du:dateUtc="2026-06-25T21:07:00Z">
        <w:r w:rsidDel="009626B8">
          <w:delText>builds</w:delText>
        </w:r>
      </w:del>
      <w:ins w:id="3537" w:author="Bagwe, Gaurav R. [US-IN]" w:date="2026-06-25T17:07:00Z" w16du:dateUtc="2026-06-25T21:07:00Z">
        <w:r w:rsidR="009626B8">
          <w:t>is built</w:t>
        </w:r>
      </w:ins>
      <w:r>
        <w:t xml:space="preserve"> on the image-source screening and pilot image set preparation described in </w:t>
      </w:r>
      <w:del w:id="3538" w:author="Bedsole, Lisa K. [US-US]" w:date="2026-06-24T10:53:00Z" w16du:dateUtc="2026-06-24T14:53:00Z">
        <w:r w:rsidDel="00A900AC">
          <w:delText>C</w:delText>
        </w:r>
      </w:del>
      <w:ins w:id="3539" w:author="Bedsole, Lisa K. [US-US]" w:date="2026-06-24T10:53:00Z" w16du:dateUtc="2026-06-24T14:53:00Z">
        <w:r w:rsidR="00A900AC">
          <w:t>c</w:t>
        </w:r>
      </w:ins>
      <w:r>
        <w:t xml:space="preserve">hapter 2 and the reference processor assessment described in </w:t>
      </w:r>
      <w:del w:id="3540" w:author="Bedsole, Lisa K. [US-US]" w:date="2026-06-24T10:52:00Z" w16du:dateUtc="2026-06-24T14:52:00Z">
        <w:r w:rsidDel="0013693F">
          <w:delText>C</w:delText>
        </w:r>
      </w:del>
      <w:ins w:id="3541" w:author="Bedsole, Lisa K. [US-US]" w:date="2026-06-24T10:52:00Z" w16du:dateUtc="2026-06-24T14:52:00Z">
        <w:r w:rsidR="0013693F">
          <w:t>c</w:t>
        </w:r>
      </w:ins>
      <w:r>
        <w:t>hapter 3.</w:t>
      </w:r>
    </w:p>
    <w:p w14:paraId="0192CDA7" w14:textId="7F50C7A6" w:rsidR="009E0B05" w:rsidRPr="00A92105" w:rsidRDefault="009E0B05" w:rsidP="009E0B05">
      <w:pPr>
        <w:pStyle w:val="FHWAH1"/>
      </w:pPr>
      <w:bookmarkStart w:id="3542" w:name="_Toc224038067"/>
      <w:del w:id="3543" w:author="Bedsole, Lisa K. [US-US]" w:date="2026-06-25T07:58:00Z" w16du:dateUtc="2026-06-25T11:58:00Z">
        <w:r w:rsidRPr="00A92105">
          <w:delText xml:space="preserve">4.1 </w:delText>
        </w:r>
      </w:del>
      <w:bookmarkStart w:id="3544" w:name="_Toc233357909"/>
      <w:bookmarkEnd w:id="3542"/>
      <w:r w:rsidR="00F55882">
        <w:t>Purpose and Scope of the Pilot Analysis</w:t>
      </w:r>
      <w:bookmarkEnd w:id="3544"/>
    </w:p>
    <w:p w14:paraId="34BFC1F4" w14:textId="0F8CC462" w:rsidR="00030454" w:rsidRDefault="008329B8" w:rsidP="00030454">
      <w:pPr>
        <w:pStyle w:val="FHWABody"/>
      </w:pPr>
      <w:r w:rsidRPr="008329B8">
        <w:t>The pilot analysis applies the selected reference image processor or processors to a set of public roadway images to evaluate how pavement markings can be observed, processed, and compared across roadway, surface, and visual conditions. The purpose is to demonstrate a practical image-based approach for assessing pavement marking visibility and detectability using existing public imagery, rather than to conduct a comprehensive roadway inventory or directly evaluate the performance of a specific ADS or ADAS technology.</w:t>
      </w:r>
    </w:p>
    <w:p w14:paraId="4BDA76DD" w14:textId="4CB817C3" w:rsidR="00030454" w:rsidRDefault="006E4979" w:rsidP="00030454">
      <w:pPr>
        <w:pStyle w:val="FHWABody"/>
      </w:pPr>
      <w:r w:rsidRPr="006E4979">
        <w:t xml:space="preserve">The pilot analysis builds on the dataset screening process described in </w:t>
      </w:r>
      <w:del w:id="3545" w:author="Bedsole, Lisa K. [US-US]" w:date="2026-06-24T10:53:00Z" w16du:dateUtc="2026-06-24T14:53:00Z">
        <w:r w:rsidRPr="006E4979" w:rsidDel="00A900AC">
          <w:delText>C</w:delText>
        </w:r>
      </w:del>
      <w:ins w:id="3546" w:author="Bedsole, Lisa K. [US-US]" w:date="2026-06-24T10:53:00Z" w16du:dateUtc="2026-06-24T14:53:00Z">
        <w:r w:rsidR="00A900AC">
          <w:t>c</w:t>
        </w:r>
      </w:ins>
      <w:r w:rsidRPr="006E4979">
        <w:t xml:space="preserve">hapter 2 and the reference processor selection process described in </w:t>
      </w:r>
      <w:del w:id="3547" w:author="Bedsole, Lisa K. [US-US]" w:date="2026-06-24T10:53:00Z" w16du:dateUtc="2026-06-24T14:53:00Z">
        <w:r w:rsidRPr="006E4979" w:rsidDel="00A900AC">
          <w:delText>C</w:delText>
        </w:r>
      </w:del>
      <w:ins w:id="3548" w:author="Bedsole, Lisa K. [US-US]" w:date="2026-06-24T10:53:00Z" w16du:dateUtc="2026-06-24T14:53:00Z">
        <w:r w:rsidR="00A900AC">
          <w:t>c</w:t>
        </w:r>
      </w:ins>
      <w:r w:rsidRPr="006E4979">
        <w:t>hapter 3. Chapter 2 identifies the candidate public image sources and screening groups used to assemble the pilot image set, including operational scenario, roadway context and facility type, roadway surface type, pavement marking type or configuration, observed marking visibility, and lighting and weather condition. Chapter 3 identifies the reference processor or processors used to generate lane-line or pavement</w:t>
      </w:r>
      <w:ins w:id="3549" w:author="Bedsole, Lisa K. [US-US]" w:date="2026-06-25T11:00:00Z" w16du:dateUtc="2026-06-25T15:00:00Z">
        <w:r w:rsidR="00C94B38">
          <w:t xml:space="preserve"> </w:t>
        </w:r>
      </w:ins>
      <w:del w:id="3550" w:author="Bedsole, Lisa K. [US-US]" w:date="2026-06-25T11:00:00Z" w16du:dateUtc="2026-06-25T15:00:00Z">
        <w:r w:rsidRPr="006E4979">
          <w:delText>-</w:delText>
        </w:r>
      </w:del>
      <w:r w:rsidRPr="006E4979">
        <w:t>marking</w:t>
      </w:r>
      <w:ins w:id="3551" w:author="Bedsole, Lisa K. [US-US]" w:date="2026-06-25T11:00:00Z" w16du:dateUtc="2026-06-25T15:00:00Z">
        <w:r w:rsidR="00C94B38">
          <w:t>–</w:t>
        </w:r>
      </w:ins>
      <w:del w:id="3552" w:author="Bedsole, Lisa K. [US-US]" w:date="2026-06-25T11:00:00Z" w16du:dateUtc="2026-06-25T15:00:00Z">
        <w:r w:rsidRPr="006E4979">
          <w:delText>-</w:delText>
        </w:r>
      </w:del>
      <w:r w:rsidRPr="006E4979">
        <w:t>related outputs from the selected imagery.</w:t>
      </w:r>
    </w:p>
    <w:p w14:paraId="326116F5" w14:textId="77777777" w:rsidR="00030454" w:rsidRDefault="00125DFC" w:rsidP="00030454">
      <w:pPr>
        <w:pStyle w:val="FHWABody"/>
      </w:pPr>
      <w:r w:rsidRPr="00125DFC">
        <w:t>Within this scope, the pilot analysis focuses on two related questions. First, what pavement marking information can be observed from public roadway imagery? Second, how consistently can a reference image processor detect or represent those markings under different roadway and visual conditions? These questions are used to evaluate the practical value and limitations of public imagery for infrastructure-focused ADS readiness assessment.</w:t>
      </w:r>
    </w:p>
    <w:p w14:paraId="77E829D9" w14:textId="0936D8A2" w:rsidR="009E0B05" w:rsidRPr="00A92105" w:rsidRDefault="00935E56" w:rsidP="00030454">
      <w:pPr>
        <w:pStyle w:val="FHWABody"/>
      </w:pPr>
      <w:r w:rsidRPr="00935E56">
        <w:t>The analysis is limited to image-based and processor-output-based indicators. It does not measure pavement marking retroreflectivity, material type, marking age, or verified maintenance condition. It also does not determine whether a roadway is ready for ADS deployment or whether a specific ADS-equipped vehicle would perform safely in the observed conditions. Instead, the pilot analysis provides a structured method for identifying where pavement markings appear more or less detectable in public imagery and where additional data collection, field measurements, or controlled testing may be needed.</w:t>
      </w:r>
    </w:p>
    <w:p w14:paraId="209A7427" w14:textId="6A6DD570" w:rsidR="009E0B05" w:rsidRPr="00A92105" w:rsidRDefault="009E0B05" w:rsidP="009E0B05">
      <w:pPr>
        <w:pStyle w:val="FHWAH1"/>
      </w:pPr>
      <w:bookmarkStart w:id="3553" w:name="_Toc224038068"/>
      <w:del w:id="3554" w:author="Bedsole, Lisa K. [US-US]" w:date="2026-06-25T07:58:00Z" w16du:dateUtc="2026-06-25T11:58:00Z">
        <w:r w:rsidRPr="00A92105">
          <w:delText xml:space="preserve">4.2 </w:delText>
        </w:r>
      </w:del>
      <w:bookmarkStart w:id="3555" w:name="_Toc233357910"/>
      <w:bookmarkEnd w:id="3553"/>
      <w:r w:rsidR="00C04ED6">
        <w:t xml:space="preserve">End-to-End </w:t>
      </w:r>
      <w:r w:rsidR="00187D93">
        <w:t>Pilot Analysis Workflow</w:t>
      </w:r>
      <w:bookmarkEnd w:id="3555"/>
    </w:p>
    <w:p w14:paraId="104A4D42" w14:textId="106CC5FB" w:rsidR="005361F2" w:rsidRDefault="00FA26C2" w:rsidP="005361F2">
      <w:pPr>
        <w:pStyle w:val="FHWABody"/>
      </w:pPr>
      <w:r w:rsidRPr="00FA26C2">
        <w:t xml:space="preserve">The pilot analysis follows an end-to-end workflow that connects the prepared pilot image set, selected reference processor outputs, and pavement marking evaluation. </w:t>
      </w:r>
      <w:r w:rsidR="00AB258A" w:rsidRPr="00AB258A">
        <w:t xml:space="preserve">The workflow is designed to support a consistent assessment of pavement marking visibility and detectability across selected </w:t>
      </w:r>
      <w:del w:id="3556" w:author="Bagwe, Gaurav R. [US-IN]" w:date="2026-06-25T16:50:00Z" w16du:dateUtc="2026-06-25T20:50:00Z">
        <w:r w:rsidR="00AB258A" w:rsidRPr="00AB258A" w:rsidDel="00E76239">
          <w:delText>roadway</w:delText>
        </w:r>
      </w:del>
      <w:ins w:id="3557" w:author="Bagwe, Gaurav R. [US-IN]" w:date="2026-06-25T16:50:00Z" w16du:dateUtc="2026-06-25T20:50:00Z">
        <w:r w:rsidR="00E76239" w:rsidRPr="00AB258A">
          <w:t>roadways</w:t>
        </w:r>
      </w:ins>
      <w:r w:rsidR="00AB258A" w:rsidRPr="00AB258A">
        <w:t>, surface, and visual conditions.</w:t>
      </w:r>
    </w:p>
    <w:p w14:paraId="37958875" w14:textId="203906D2" w:rsidR="005361F2" w:rsidRDefault="00D33119" w:rsidP="005361F2">
      <w:pPr>
        <w:pStyle w:val="FHWABody"/>
      </w:pPr>
      <w:r>
        <w:lastRenderedPageBreak/>
        <w:fldChar w:fldCharType="begin"/>
      </w:r>
      <w:r>
        <w:instrText xml:space="preserve"> REF _Ref231553473 \h </w:instrText>
      </w:r>
      <w:r>
        <w:fldChar w:fldCharType="separate"/>
      </w:r>
      <w:ins w:id="3558" w:author="Soleimaniamiri, Saeid [US-IR]" w:date="2026-06-26T09:10:00Z" w16du:dateUtc="2026-06-26T13:10:00Z">
        <w:r w:rsidR="009C055A">
          <w:t xml:space="preserve">Figure </w:t>
        </w:r>
        <w:r w:rsidR="009C055A">
          <w:rPr>
            <w:noProof/>
          </w:rPr>
          <w:t>7</w:t>
        </w:r>
      </w:ins>
      <w:del w:id="3559" w:author="Soleimaniamiri, Saeid [US-IR]" w:date="2026-06-26T09:10:00Z" w16du:dateUtc="2026-06-26T13:10:00Z">
        <w:r>
          <w:delText xml:space="preserve">Figure </w:delText>
        </w:r>
        <w:r>
          <w:rPr>
            <w:noProof/>
          </w:rPr>
          <w:delText>3</w:delText>
        </w:r>
      </w:del>
      <w:r>
        <w:fldChar w:fldCharType="end"/>
      </w:r>
      <w:r w:rsidR="005361F2">
        <w:t xml:space="preserve"> </w:t>
      </w:r>
      <w:r w:rsidRPr="00D33119">
        <w:t>illustrates the overall pilot analysis workflow. The workflow is organized into three main stages: pilot image set preparation, selected reference processor application, and evaluation and reporting.</w:t>
      </w:r>
    </w:p>
    <w:p w14:paraId="34CB0557" w14:textId="05243DA3" w:rsidR="00721CF4" w:rsidRDefault="002B28AD" w:rsidP="00721CF4">
      <w:pPr>
        <w:pStyle w:val="FHWAFigure"/>
      </w:pPr>
      <w:r>
        <w:rPr>
          <w:noProof/>
        </w:rPr>
        <w:drawing>
          <wp:inline distT="0" distB="0" distL="0" distR="0" wp14:anchorId="1E388F04" wp14:editId="453C096A">
            <wp:extent cx="5943600" cy="3345053"/>
            <wp:effectExtent l="0" t="0" r="0" b="0"/>
            <wp:docPr id="1116481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5943600" cy="3345053"/>
                    </a:xfrm>
                    <a:prstGeom prst="rect">
                      <a:avLst/>
                    </a:prstGeom>
                    <a:noFill/>
                  </pic:spPr>
                </pic:pic>
              </a:graphicData>
            </a:graphic>
          </wp:inline>
        </w:drawing>
      </w:r>
    </w:p>
    <w:p w14:paraId="6B98B0EC" w14:textId="45A13AAC" w:rsidR="00721CF4" w:rsidRDefault="00721CF4" w:rsidP="00721CF4">
      <w:pPr>
        <w:pStyle w:val="FHWASource"/>
      </w:pPr>
      <w:r w:rsidRPr="00721CF4">
        <w:rPr>
          <w:highlight w:val="yellow"/>
        </w:rPr>
        <w:t>Source: Image generated by ChatGPT 5.5, OpenAI, June 2026, in response to “</w:t>
      </w:r>
      <w:ins w:id="3560" w:author="Bedsole, Lisa K. [US-US]" w:date="2026-06-24T10:53:00Z" w16du:dateUtc="2026-06-24T14:53:00Z">
        <w:r w:rsidR="00C80C7F">
          <w:rPr>
            <w:highlight w:val="yellow"/>
          </w:rPr>
          <w:t>[</w:t>
        </w:r>
      </w:ins>
      <w:r w:rsidR="00C80C7F" w:rsidRPr="00721CF4">
        <w:rPr>
          <w:highlight w:val="yellow"/>
        </w:rPr>
        <w:t>ENTER PROMPT USED</w:t>
      </w:r>
      <w:ins w:id="3561" w:author="Bedsole, Lisa K. [US-US]" w:date="2026-06-24T10:53:00Z" w16du:dateUtc="2026-06-24T14:53:00Z">
        <w:r w:rsidR="00F408C3">
          <w:rPr>
            <w:highlight w:val="yellow"/>
          </w:rPr>
          <w:t>]</w:t>
        </w:r>
      </w:ins>
      <w:r w:rsidRPr="00721CF4">
        <w:rPr>
          <w:highlight w:val="yellow"/>
        </w:rPr>
        <w:t>.”</w:t>
      </w:r>
    </w:p>
    <w:p w14:paraId="5BC8312A" w14:textId="7E5F1AA6" w:rsidR="00721CF4" w:rsidRDefault="00721CF4" w:rsidP="00721CF4">
      <w:pPr>
        <w:pStyle w:val="FHWACaptionFigure"/>
      </w:pPr>
      <w:bookmarkStart w:id="3562" w:name="_Ref231553473"/>
      <w:bookmarkStart w:id="3563" w:name="_Toc233002943"/>
      <w:bookmarkStart w:id="3564" w:name="_Toc233194663"/>
      <w:bookmarkStart w:id="3565" w:name="_Toc233357855"/>
      <w:r>
        <w:t xml:space="preserve">Figure </w:t>
      </w:r>
      <w:r>
        <w:fldChar w:fldCharType="begin"/>
      </w:r>
      <w:r>
        <w:instrText>SEQ Figure \* ARABIC</w:instrText>
      </w:r>
      <w:r>
        <w:fldChar w:fldCharType="separate"/>
      </w:r>
      <w:ins w:id="3566" w:author="Soleimaniamiri, Saeid [US-IR]" w:date="2026-06-26T09:10:00Z" w16du:dateUtc="2026-06-26T13:10:00Z">
        <w:r w:rsidR="009C055A">
          <w:rPr>
            <w:noProof/>
          </w:rPr>
          <w:t>7</w:t>
        </w:r>
      </w:ins>
      <w:ins w:id="3567" w:author="Bagwe, Gaurav R. [US-IN]" w:date="2026-06-25T18:53:00Z" w16du:dateUtc="2026-06-25T22:53:00Z">
        <w:del w:id="3568" w:author="Soleimaniamiri, Saeid [US-IR]" w:date="2026-06-26T09:10:00Z" w16du:dateUtc="2026-06-26T13:10:00Z">
          <w:r w:rsidR="00C02892">
            <w:rPr>
              <w:noProof/>
            </w:rPr>
            <w:delText>4</w:delText>
          </w:r>
        </w:del>
      </w:ins>
      <w:del w:id="3569" w:author="Soleimaniamiri, Saeid [US-IR]" w:date="2026-06-26T09:10:00Z" w16du:dateUtc="2026-06-26T13:10:00Z">
        <w:r w:rsidDel="00C02892">
          <w:rPr>
            <w:noProof/>
          </w:rPr>
          <w:delText>3</w:delText>
        </w:r>
      </w:del>
      <w:r>
        <w:fldChar w:fldCharType="end"/>
      </w:r>
      <w:bookmarkEnd w:id="3562"/>
      <w:r>
        <w:t xml:space="preserve">. </w:t>
      </w:r>
      <w:r w:rsidR="009112D9">
        <w:t>Diagram</w:t>
      </w:r>
      <w:r>
        <w:t xml:space="preserve">. </w:t>
      </w:r>
      <w:r w:rsidR="009112D9" w:rsidRPr="009112D9">
        <w:t>End-to-end pilot analysis workflow.</w:t>
      </w:r>
      <w:bookmarkEnd w:id="3563"/>
      <w:bookmarkEnd w:id="3564"/>
      <w:bookmarkEnd w:id="3565"/>
    </w:p>
    <w:p w14:paraId="2827EAEC" w14:textId="7AF10348" w:rsidR="00A02EC7" w:rsidRDefault="004959AB" w:rsidP="00A02EC7">
      <w:pPr>
        <w:pStyle w:val="FHWABody"/>
      </w:pPr>
      <w:r w:rsidRPr="004959AB">
        <w:t xml:space="preserve">The first stage, pilot image set preparation, uses the public roadway-facing image datasets identified and screened in </w:t>
      </w:r>
      <w:del w:id="3570" w:author="Bedsole, Lisa K. [US-US]" w:date="2026-06-24T10:53:00Z" w16du:dateUtc="2026-06-24T14:53:00Z">
        <w:r w:rsidRPr="004959AB" w:rsidDel="00F408C3">
          <w:delText>C</w:delText>
        </w:r>
      </w:del>
      <w:ins w:id="3571" w:author="Bedsole, Lisa K. [US-US]" w:date="2026-06-24T10:53:00Z" w16du:dateUtc="2026-06-24T14:53:00Z">
        <w:r w:rsidR="00F408C3">
          <w:t>c</w:t>
        </w:r>
      </w:ins>
      <w:r w:rsidRPr="004959AB">
        <w:t>hapter 2. In this stage, the selected images are organized using the image-level tracking fields and screening groups defined earlier, including operational scenario, roadway context and facility type, roadway surface type, pavement marking type or configuration, observed marking visibility, and lighting and weather condition. This organization allows the pilot analysis to compare pavement marking detectability across different image conditions without repeating the full dataset screening process.</w:t>
      </w:r>
    </w:p>
    <w:p w14:paraId="36BBE72A" w14:textId="6CDAF27F" w:rsidR="00A02EC7" w:rsidRDefault="00A02EC7" w:rsidP="00A02EC7">
      <w:pPr>
        <w:pStyle w:val="FHWABody"/>
      </w:pPr>
      <w:r>
        <w:t>The second stage applies the selected reference processor, or processors, to the pilot image set. The processor generates lane-line or pavement</w:t>
      </w:r>
      <w:del w:id="3572" w:author="Bedsole, Lisa K. [US-US]" w:date="2026-06-25T11:00:00Z" w16du:dateUtc="2026-06-25T15:00:00Z">
        <w:r>
          <w:delText>-</w:delText>
        </w:r>
      </w:del>
      <w:ins w:id="3573" w:author="Bedsole, Lisa K. [US-US]" w:date="2026-06-25T11:00:00Z" w16du:dateUtc="2026-06-25T15:00:00Z">
        <w:r w:rsidR="00C94B38">
          <w:t xml:space="preserve"> </w:t>
        </w:r>
      </w:ins>
      <w:r>
        <w:t>marking</w:t>
      </w:r>
      <w:ins w:id="3574" w:author="Bedsole, Lisa K. [US-US]" w:date="2026-06-25T11:00:00Z" w16du:dateUtc="2026-06-25T15:00:00Z">
        <w:r w:rsidR="00C94B38">
          <w:t>–</w:t>
        </w:r>
      </w:ins>
      <w:del w:id="3575" w:author="Bedsole, Lisa K. [US-US]" w:date="2026-06-25T11:00:00Z" w16du:dateUtc="2026-06-25T15:00:00Z">
        <w:r>
          <w:delText>-</w:delText>
        </w:r>
      </w:del>
      <w:r>
        <w:t xml:space="preserve">related outputs, which are converted, where feasible, into standardized processor outputs for comparison. This stage builds on the reference processor identification and assessment described in </w:t>
      </w:r>
      <w:del w:id="3576" w:author="Bedsole, Lisa K. [US-US]" w:date="2026-06-24T10:54:00Z" w16du:dateUtc="2026-06-24T14:54:00Z">
        <w:r w:rsidDel="00F408C3">
          <w:delText>C</w:delText>
        </w:r>
      </w:del>
      <w:ins w:id="3577" w:author="Bedsole, Lisa K. [US-US]" w:date="2026-06-24T10:54:00Z" w16du:dateUtc="2026-06-24T14:54:00Z">
        <w:r w:rsidR="00F408C3">
          <w:t>c</w:t>
        </w:r>
      </w:ins>
      <w:r>
        <w:t>hapter 3 and focuses on applying the selected processor to the pilot image set rather than comparing all candidate models again.</w:t>
      </w:r>
    </w:p>
    <w:p w14:paraId="53996C22" w14:textId="09C809DF" w:rsidR="00A02EC7" w:rsidRDefault="00A02EC7" w:rsidP="00A02EC7">
      <w:pPr>
        <w:pStyle w:val="FHWABody"/>
      </w:pPr>
      <w:r>
        <w:t xml:space="preserve">The third stage evaluates and reports pavement marking detectability, continuity, limitations, and related assessment findings. </w:t>
      </w:r>
      <w:r w:rsidR="009165E8" w:rsidRPr="009165E8">
        <w:t>Results are summarized across datasets, operational scenarios, roadway contexts and facility types, roadway surface types, marking configurations, visibility conditions, and lighting or weather conditions.</w:t>
      </w:r>
      <w:r w:rsidR="006C31B3">
        <w:t xml:space="preserve"> </w:t>
      </w:r>
      <w:r>
        <w:t>The evaluation is intended to identify where pavement markings appear more or less detectable in public imagery and where processor outputs may be incomplete, inconsistent, or affected by roadway or visual conditions.</w:t>
      </w:r>
    </w:p>
    <w:p w14:paraId="6066C705" w14:textId="1940823F" w:rsidR="009E0B05" w:rsidRDefault="00A02EC7" w:rsidP="00A02EC7">
      <w:pPr>
        <w:pStyle w:val="FHWABody"/>
      </w:pPr>
      <w:r>
        <w:lastRenderedPageBreak/>
        <w:t>This workflow provides a structured method for evaluating what can reasonably be learned from public imagery and reference image processor outputs. The results are intended to support infrastructure-focused interpretation of pavement marking detectability, not to represent the performance of a proprietary ADS or ADAS perception system.</w:t>
      </w:r>
    </w:p>
    <w:p w14:paraId="12948D3B" w14:textId="17A04A24" w:rsidR="00150E65" w:rsidRDefault="004208B7" w:rsidP="004208B7">
      <w:pPr>
        <w:pStyle w:val="FHWAH2"/>
      </w:pPr>
      <w:del w:id="3578" w:author="Bedsole, Lisa K. [US-US]" w:date="2026-06-25T07:58:00Z" w16du:dateUtc="2026-06-25T11:58:00Z">
        <w:r w:rsidRPr="004208B7">
          <w:delText xml:space="preserve">4.2.1 </w:delText>
        </w:r>
      </w:del>
      <w:bookmarkStart w:id="3579" w:name="_Toc233357911"/>
      <w:r w:rsidRPr="004208B7">
        <w:t>Pilot Image Set Preparation</w:t>
      </w:r>
      <w:bookmarkEnd w:id="3579"/>
    </w:p>
    <w:p w14:paraId="1AAD8E25" w14:textId="53BF399B" w:rsidR="00150E65" w:rsidRDefault="000E619B" w:rsidP="00A02EC7">
      <w:pPr>
        <w:pStyle w:val="FHWABody"/>
      </w:pPr>
      <w:r w:rsidRPr="000E619B">
        <w:t xml:space="preserve">The first stage of the pilot workflow prepares the selected public roadway images for consistent processing and comparison. As described in </w:t>
      </w:r>
      <w:del w:id="3580" w:author="Bedsole, Lisa K. [US-US]" w:date="2026-06-24T10:54:00Z" w16du:dateUtc="2026-06-24T14:54:00Z">
        <w:r w:rsidRPr="000E619B" w:rsidDel="006D5F7E">
          <w:delText>C</w:delText>
        </w:r>
      </w:del>
      <w:ins w:id="3581" w:author="Bedsole, Lisa K. [US-US]" w:date="2026-06-24T10:54:00Z" w16du:dateUtc="2026-06-24T14:54:00Z">
        <w:r w:rsidR="006D5F7E">
          <w:t>c</w:t>
        </w:r>
      </w:ins>
      <w:r w:rsidRPr="000E619B">
        <w:t xml:space="preserve">hapter 2, the pilot image set is assembled from public roadway-facing image datasets that were screened based on operational scenario, roadway context and facility type, roadway surface type, pavement marking type or configuration, observed marking visibility, and lighting or weather condition. This screening process provides the basis for selecting images that represent a range of </w:t>
      </w:r>
      <w:del w:id="3582" w:author="Bagwe, Gaurav R. [US-IN]" w:date="2026-06-25T16:53:00Z" w16du:dateUtc="2026-06-25T20:53:00Z">
        <w:r w:rsidRPr="000E619B" w:rsidDel="0001156F">
          <w:delText>roadway</w:delText>
        </w:r>
      </w:del>
      <w:ins w:id="3583" w:author="Bagwe, Gaurav R. [US-IN]" w:date="2026-06-25T16:53:00Z" w16du:dateUtc="2026-06-25T20:53:00Z">
        <w:r w:rsidR="0001156F" w:rsidRPr="000E619B">
          <w:t>roadways</w:t>
        </w:r>
      </w:ins>
      <w:r w:rsidRPr="000E619B">
        <w:t xml:space="preserve"> and visual conditions relevant to pavement marking analysis.</w:t>
      </w:r>
    </w:p>
    <w:p w14:paraId="2CFD4877" w14:textId="394D53BA" w:rsidR="00150E65" w:rsidRDefault="00CA25FC" w:rsidP="00A02EC7">
      <w:pPr>
        <w:pStyle w:val="FHWABody"/>
      </w:pPr>
      <w:r>
        <w:fldChar w:fldCharType="begin"/>
      </w:r>
      <w:r>
        <w:instrText xml:space="preserve"> REF _Ref231555013 \h </w:instrText>
      </w:r>
      <w:r>
        <w:fldChar w:fldCharType="separate"/>
      </w:r>
      <w:ins w:id="3584" w:author="Soleimaniamiri, Saeid [US-IR]" w:date="2026-06-26T09:10:00Z" w16du:dateUtc="2026-06-26T13:10:00Z">
        <w:r w:rsidR="009C055A">
          <w:t xml:space="preserve">Figure </w:t>
        </w:r>
        <w:r w:rsidR="009C055A">
          <w:rPr>
            <w:noProof/>
          </w:rPr>
          <w:t>8</w:t>
        </w:r>
      </w:ins>
      <w:del w:id="3585" w:author="Soleimaniamiri, Saeid [US-IR]" w:date="2026-06-26T09:10:00Z" w16du:dateUtc="2026-06-26T13:10:00Z">
        <w:r>
          <w:delText xml:space="preserve">Figure </w:delText>
        </w:r>
        <w:r>
          <w:rPr>
            <w:noProof/>
          </w:rPr>
          <w:delText>4</w:delText>
        </w:r>
      </w:del>
      <w:r>
        <w:fldChar w:fldCharType="end"/>
      </w:r>
      <w:r w:rsidR="0023010C" w:rsidRPr="0023010C">
        <w:t xml:space="preserve"> illustrates the pilot image set preparation workflow. Dataset-specific information from each source is organized through dataset adapters and converted into a unified pilot image manifest. This manifest provides a standardized structure for tracking selected images, reference annotations, metadata, and screening group tags across datasets.</w:t>
      </w:r>
    </w:p>
    <w:p w14:paraId="6F13BA45" w14:textId="1FB768F1" w:rsidR="0023010C" w:rsidRDefault="00DF3FDA" w:rsidP="0023010C">
      <w:pPr>
        <w:pStyle w:val="FHWAFigure"/>
      </w:pPr>
      <w:r>
        <w:rPr>
          <w:noProof/>
        </w:rPr>
        <w:drawing>
          <wp:inline distT="0" distB="0" distL="0" distR="0" wp14:anchorId="05F1E143" wp14:editId="31EA0B01">
            <wp:extent cx="5943600" cy="3345051"/>
            <wp:effectExtent l="0" t="0" r="0" b="0"/>
            <wp:docPr id="191425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5943600" cy="3345051"/>
                    </a:xfrm>
                    <a:prstGeom prst="rect">
                      <a:avLst/>
                    </a:prstGeom>
                    <a:noFill/>
                  </pic:spPr>
                </pic:pic>
              </a:graphicData>
            </a:graphic>
          </wp:inline>
        </w:drawing>
      </w:r>
    </w:p>
    <w:p w14:paraId="62DDED77" w14:textId="37B5515C" w:rsidR="0023010C" w:rsidRDefault="0023010C" w:rsidP="0023010C">
      <w:pPr>
        <w:pStyle w:val="FHWASource"/>
      </w:pPr>
      <w:r w:rsidRPr="00721CF4">
        <w:rPr>
          <w:highlight w:val="yellow"/>
        </w:rPr>
        <w:t>Source: Image generated by ChatGPT 5.5, OpenAI, June 2026, in response to “</w:t>
      </w:r>
      <w:r w:rsidR="006D5F7E">
        <w:rPr>
          <w:highlight w:val="yellow"/>
        </w:rPr>
        <w:t>[</w:t>
      </w:r>
      <w:r w:rsidR="006D5F7E" w:rsidRPr="00721CF4">
        <w:rPr>
          <w:highlight w:val="yellow"/>
        </w:rPr>
        <w:t>ENTER PROMPT USED</w:t>
      </w:r>
      <w:r w:rsidR="006D5F7E">
        <w:rPr>
          <w:highlight w:val="yellow"/>
        </w:rPr>
        <w:t>]</w:t>
      </w:r>
      <w:r w:rsidRPr="00721CF4">
        <w:rPr>
          <w:highlight w:val="yellow"/>
        </w:rPr>
        <w:t>.”</w:t>
      </w:r>
    </w:p>
    <w:p w14:paraId="76EBC691" w14:textId="43E179BB" w:rsidR="0023010C" w:rsidRDefault="0023010C" w:rsidP="0023010C">
      <w:pPr>
        <w:pStyle w:val="FHWACaptionFigure"/>
      </w:pPr>
      <w:bookmarkStart w:id="3586" w:name="_Ref231555013"/>
      <w:bookmarkStart w:id="3587" w:name="_Toc233002944"/>
      <w:bookmarkStart w:id="3588" w:name="_Toc233194664"/>
      <w:bookmarkStart w:id="3589" w:name="_Toc233357856"/>
      <w:r>
        <w:t xml:space="preserve">Figure </w:t>
      </w:r>
      <w:r>
        <w:fldChar w:fldCharType="begin"/>
      </w:r>
      <w:r>
        <w:instrText>SEQ Figure \* ARABIC</w:instrText>
      </w:r>
      <w:r>
        <w:fldChar w:fldCharType="separate"/>
      </w:r>
      <w:ins w:id="3590" w:author="Soleimaniamiri, Saeid [US-IR]" w:date="2026-06-26T09:10:00Z" w16du:dateUtc="2026-06-26T13:10:00Z">
        <w:r w:rsidR="009C055A">
          <w:rPr>
            <w:noProof/>
          </w:rPr>
          <w:t>8</w:t>
        </w:r>
      </w:ins>
      <w:ins w:id="3591" w:author="Bagwe, Gaurav R. [US-IN]" w:date="2026-06-25T18:53:00Z" w16du:dateUtc="2026-06-25T22:53:00Z">
        <w:del w:id="3592" w:author="Soleimaniamiri, Saeid [US-IR]" w:date="2026-06-26T09:10:00Z" w16du:dateUtc="2026-06-26T13:10:00Z">
          <w:r w:rsidR="00C02892">
            <w:rPr>
              <w:noProof/>
            </w:rPr>
            <w:delText>5</w:delText>
          </w:r>
        </w:del>
      </w:ins>
      <w:del w:id="3593" w:author="Soleimaniamiri, Saeid [US-IR]" w:date="2026-06-26T09:10:00Z" w16du:dateUtc="2026-06-26T13:10:00Z">
        <w:r w:rsidDel="00C02892">
          <w:rPr>
            <w:noProof/>
          </w:rPr>
          <w:delText>4</w:delText>
        </w:r>
      </w:del>
      <w:r>
        <w:fldChar w:fldCharType="end"/>
      </w:r>
      <w:bookmarkEnd w:id="3586"/>
      <w:r>
        <w:t xml:space="preserve">. Diagram. </w:t>
      </w:r>
      <w:r w:rsidR="00CA25FC" w:rsidRPr="00CA25FC">
        <w:t>Pilot image set preparation workflow.</w:t>
      </w:r>
      <w:bookmarkEnd w:id="3587"/>
      <w:bookmarkEnd w:id="3588"/>
      <w:bookmarkEnd w:id="3589"/>
    </w:p>
    <w:p w14:paraId="31C5E9BC" w14:textId="77777777" w:rsidR="00A12868" w:rsidRDefault="00A12868" w:rsidP="00A12868">
      <w:pPr>
        <w:pStyle w:val="FHWABody"/>
      </w:pPr>
      <w:r>
        <w:t xml:space="preserve">The unified pilot image manifest serves as the internal tracking structure for the pilot analysis. At a minimum, the manifest records the image path, source dataset, image size, available reference </w:t>
      </w:r>
      <w:commentRangeStart w:id="3594"/>
      <w:commentRangeStart w:id="3595"/>
      <w:r>
        <w:t>annotations</w:t>
      </w:r>
      <w:commentRangeEnd w:id="3594"/>
      <w:r w:rsidR="00143F0D">
        <w:rPr>
          <w:rStyle w:val="CommentReference"/>
          <w:sz w:val="24"/>
          <w:szCs w:val="24"/>
        </w:rPr>
        <w:commentReference w:id="3594"/>
      </w:r>
      <w:commentRangeEnd w:id="3595"/>
      <w:r>
        <w:rPr>
          <w:rStyle w:val="CommentReference"/>
          <w:sz w:val="24"/>
          <w:szCs w:val="24"/>
        </w:rPr>
        <w:commentReference w:id="3595"/>
      </w:r>
      <w:r>
        <w:t xml:space="preserve">, metadata, screening group tags, and data split information where applicable. Reference annotations may be represented in different formats depending on the original dataset, including polylines or binary masks. Organizing these fields in a common structure allows </w:t>
      </w:r>
      <w:r>
        <w:lastRenderedPageBreak/>
        <w:t>images from different datasets to be processed by the selected reference processor and compared using a consistent downstream workflow.</w:t>
      </w:r>
    </w:p>
    <w:p w14:paraId="1ED80A6B" w14:textId="11612F71" w:rsidR="00150E65" w:rsidRDefault="00A12868" w:rsidP="00A12868">
      <w:pPr>
        <w:pStyle w:val="FHWABody"/>
      </w:pPr>
      <w:r>
        <w:t xml:space="preserve">This preparation step does not replace the dataset screening and image-level tracking described in </w:t>
      </w:r>
      <w:del w:id="3597" w:author="Bedsole, Lisa K. [US-US]" w:date="2026-06-24T10:54:00Z" w16du:dateUtc="2026-06-24T14:54:00Z">
        <w:r w:rsidDel="004B7D63">
          <w:delText>C</w:delText>
        </w:r>
      </w:del>
      <w:ins w:id="3598" w:author="Bedsole, Lisa K. [US-US]" w:date="2026-06-24T10:54:00Z" w16du:dateUtc="2026-06-24T14:54:00Z">
        <w:r w:rsidR="004B7D63">
          <w:t>c</w:t>
        </w:r>
      </w:ins>
      <w:r>
        <w:t>hapter 2. Instead, it operationalizes that information for the pilot analysis by converting dataset-specific records into a common structure that can support processor input preparation, output comparison, and evaluation across scenarios and conditions.</w:t>
      </w:r>
    </w:p>
    <w:p w14:paraId="7C865FA1" w14:textId="77777777" w:rsidR="0070210B" w:rsidRDefault="0070210B" w:rsidP="0070210B">
      <w:pPr>
        <w:pStyle w:val="FHWAH2"/>
      </w:pPr>
      <w:del w:id="3599" w:author="Bedsole, Lisa K. [US-US]" w:date="2026-06-25T07:58:00Z" w16du:dateUtc="2026-06-25T11:58:00Z">
        <w:r>
          <w:delText xml:space="preserve">4.2.2 </w:delText>
        </w:r>
      </w:del>
      <w:bookmarkStart w:id="3600" w:name="_Toc233357912"/>
      <w:r>
        <w:t>Reference Processor Application and Output Standardization</w:t>
      </w:r>
      <w:bookmarkEnd w:id="3600"/>
    </w:p>
    <w:p w14:paraId="54E7F065" w14:textId="09C5324D" w:rsidR="0070210B" w:rsidRDefault="0070210B" w:rsidP="0070210B">
      <w:pPr>
        <w:pStyle w:val="FHWABody"/>
      </w:pPr>
      <w:r>
        <w:t xml:space="preserve">The second stage of the pilot workflow applies the selected reference processors to the prepared pilot image set. As illustrated in </w:t>
      </w:r>
      <w:ins w:id="3601" w:author="Bedsole, Lisa K. [US-US]" w:date="2026-06-24T10:54:00Z" w16du:dateUtc="2026-06-24T14:54:00Z">
        <w:r w:rsidR="004B7D63">
          <w:fldChar w:fldCharType="begin"/>
        </w:r>
        <w:r w:rsidR="004B7D63">
          <w:instrText xml:space="preserve"> REF  _Ref232997722 \* Lower \h  \* MERGEFORMAT </w:instrText>
        </w:r>
      </w:ins>
      <w:r w:rsidR="004B7D63">
        <w:fldChar w:fldCharType="separate"/>
      </w:r>
      <w:ins w:id="3602" w:author="Soleimaniamiri, Saeid [US-IR]" w:date="2026-06-26T09:10:00Z" w16du:dateUtc="2026-06-26T13:10:00Z">
        <w:r w:rsidR="009C055A">
          <w:t xml:space="preserve">figure </w:t>
        </w:r>
        <w:r w:rsidR="009C055A">
          <w:rPr>
            <w:noProof/>
          </w:rPr>
          <w:t>9</w:t>
        </w:r>
      </w:ins>
      <w:ins w:id="3603" w:author="Bedsole, Lisa K. [US-US]" w:date="2026-06-24T10:54:00Z" w16du:dateUtc="2026-06-24T14:54:00Z">
        <w:del w:id="3604" w:author="Soleimaniamiri, Saeid [US-IR]" w:date="2026-06-26T09:10:00Z" w16du:dateUtc="2026-06-26T13:10:00Z">
          <w:r w:rsidR="004B7D63">
            <w:delText xml:space="preserve">figure </w:delText>
          </w:r>
          <w:r w:rsidR="004B7D63">
            <w:rPr>
              <w:noProof/>
            </w:rPr>
            <w:delText>5</w:delText>
          </w:r>
        </w:del>
        <w:r w:rsidR="004B7D63">
          <w:fldChar w:fldCharType="end"/>
        </w:r>
      </w:ins>
      <w:del w:id="3605" w:author="Bedsole, Lisa K. [US-US]" w:date="2026-06-24T10:54:00Z" w16du:dateUtc="2026-06-24T14:54:00Z">
        <w:r w:rsidDel="004B7D63">
          <w:fldChar w:fldCharType="begin"/>
        </w:r>
        <w:r w:rsidDel="004B7D63">
          <w:delInstrText xml:space="preserve"> REF _Ref232997722 \h </w:delInstrText>
        </w:r>
        <w:r w:rsidDel="004B7D63">
          <w:fldChar w:fldCharType="separate"/>
        </w:r>
        <w:r w:rsidDel="004B7D63">
          <w:delText xml:space="preserve">Figure </w:delText>
        </w:r>
        <w:r w:rsidDel="004B7D63">
          <w:rPr>
            <w:noProof/>
          </w:rPr>
          <w:delText>5</w:delText>
        </w:r>
        <w:r w:rsidDel="004B7D63">
          <w:fldChar w:fldCharType="end"/>
        </w:r>
      </w:del>
      <w:r>
        <w:t>, the unified pilot image manifest developed during the preparation stage serves as the common input structure for model processing. The manifest links each selected image to its source dataset, available reference annotations, metadata, and screening group tags, allowing processor outputs to remain associated with the corresponding image-level records throughout the workflow.</w:t>
      </w:r>
    </w:p>
    <w:p w14:paraId="24540593" w14:textId="661CB410" w:rsidR="0070210B" w:rsidRDefault="0070210B" w:rsidP="0070210B">
      <w:pPr>
        <w:pStyle w:val="FHWAFigure"/>
      </w:pPr>
      <w:r>
        <w:rPr>
          <w:noProof/>
        </w:rPr>
        <w:drawing>
          <wp:inline distT="0" distB="0" distL="0" distR="0" wp14:anchorId="7634C2F8" wp14:editId="1EAC8902">
            <wp:extent cx="5943600" cy="3345053"/>
            <wp:effectExtent l="0" t="0" r="0" b="0"/>
            <wp:docPr id="144016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5943600" cy="3345053"/>
                    </a:xfrm>
                    <a:prstGeom prst="rect">
                      <a:avLst/>
                    </a:prstGeom>
                    <a:noFill/>
                  </pic:spPr>
                </pic:pic>
              </a:graphicData>
            </a:graphic>
          </wp:inline>
        </w:drawing>
      </w:r>
    </w:p>
    <w:p w14:paraId="46669E89" w14:textId="767E11E1" w:rsidR="0070210B" w:rsidRDefault="0070210B" w:rsidP="0070210B">
      <w:pPr>
        <w:pStyle w:val="FHWASource"/>
      </w:pPr>
      <w:r w:rsidRPr="00721CF4">
        <w:rPr>
          <w:highlight w:val="yellow"/>
        </w:rPr>
        <w:t>Source: Image generated by ChatGPT 5.5, OpenAI, June 2026, in response to “</w:t>
      </w:r>
      <w:r w:rsidR="00FD678C">
        <w:rPr>
          <w:highlight w:val="yellow"/>
        </w:rPr>
        <w:t>[</w:t>
      </w:r>
      <w:r w:rsidR="00FD678C" w:rsidRPr="00721CF4">
        <w:rPr>
          <w:highlight w:val="yellow"/>
        </w:rPr>
        <w:t>ENTER PROMPT USED</w:t>
      </w:r>
      <w:r w:rsidR="00FD678C">
        <w:rPr>
          <w:highlight w:val="yellow"/>
        </w:rPr>
        <w:t>]</w:t>
      </w:r>
      <w:r w:rsidRPr="00721CF4">
        <w:rPr>
          <w:highlight w:val="yellow"/>
        </w:rPr>
        <w:t>.”</w:t>
      </w:r>
    </w:p>
    <w:p w14:paraId="69DCC835" w14:textId="0ABB0DBB" w:rsidR="0070210B" w:rsidRDefault="0070210B" w:rsidP="0070210B">
      <w:pPr>
        <w:pStyle w:val="FHWACaptionFigure"/>
      </w:pPr>
      <w:bookmarkStart w:id="3606" w:name="_Ref232997722"/>
      <w:bookmarkStart w:id="3607" w:name="_Toc233002945"/>
      <w:bookmarkStart w:id="3608" w:name="_Toc233194665"/>
      <w:bookmarkStart w:id="3609" w:name="_Toc233357857"/>
      <w:r>
        <w:t xml:space="preserve">Figure </w:t>
      </w:r>
      <w:r>
        <w:fldChar w:fldCharType="begin"/>
      </w:r>
      <w:r>
        <w:instrText>SEQ Figure \* ARABIC</w:instrText>
      </w:r>
      <w:r>
        <w:fldChar w:fldCharType="separate"/>
      </w:r>
      <w:ins w:id="3610" w:author="Soleimaniamiri, Saeid [US-IR]" w:date="2026-06-26T09:10:00Z" w16du:dateUtc="2026-06-26T13:10:00Z">
        <w:r w:rsidR="009C055A">
          <w:rPr>
            <w:noProof/>
          </w:rPr>
          <w:t>9</w:t>
        </w:r>
      </w:ins>
      <w:ins w:id="3611" w:author="Bagwe, Gaurav R. [US-IN]" w:date="2026-06-25T18:53:00Z" w16du:dateUtc="2026-06-25T22:53:00Z">
        <w:del w:id="3612" w:author="Soleimaniamiri, Saeid [US-IR]" w:date="2026-06-26T09:10:00Z" w16du:dateUtc="2026-06-26T13:10:00Z">
          <w:r w:rsidR="00C02892">
            <w:rPr>
              <w:noProof/>
            </w:rPr>
            <w:delText>6</w:delText>
          </w:r>
        </w:del>
      </w:ins>
      <w:del w:id="3613" w:author="Soleimaniamiri, Saeid [US-IR]" w:date="2026-06-26T09:10:00Z" w16du:dateUtc="2026-06-26T13:10:00Z">
        <w:r w:rsidDel="00C02892">
          <w:rPr>
            <w:noProof/>
          </w:rPr>
          <w:delText>5</w:delText>
        </w:r>
      </w:del>
      <w:r>
        <w:fldChar w:fldCharType="end"/>
      </w:r>
      <w:bookmarkEnd w:id="3606"/>
      <w:r>
        <w:t>. Diagram. Reference processor application and output standardization workflow</w:t>
      </w:r>
      <w:r w:rsidRPr="00CA25FC">
        <w:t>.</w:t>
      </w:r>
      <w:bookmarkEnd w:id="3607"/>
      <w:bookmarkEnd w:id="3608"/>
      <w:bookmarkEnd w:id="3609"/>
    </w:p>
    <w:p w14:paraId="51DFAD4A" w14:textId="3258EC37" w:rsidR="0070210B" w:rsidRDefault="0070210B" w:rsidP="0070210B">
      <w:pPr>
        <w:pStyle w:val="FHWABody"/>
      </w:pPr>
      <w:r>
        <w:t xml:space="preserve">The pilot configuration shown in </w:t>
      </w:r>
      <w:ins w:id="3614" w:author="Bedsole, Lisa K. [US-US]" w:date="2026-06-24T10:55:00Z" w16du:dateUtc="2026-06-24T14:55:00Z">
        <w:r w:rsidR="00FD678C">
          <w:fldChar w:fldCharType="begin"/>
        </w:r>
        <w:r w:rsidR="00FD678C">
          <w:instrText xml:space="preserve"> REF  _Ref232997722 \* Lower \h  \* MERGEFORMAT </w:instrText>
        </w:r>
      </w:ins>
      <w:r w:rsidR="00FD678C">
        <w:fldChar w:fldCharType="separate"/>
      </w:r>
      <w:ins w:id="3615" w:author="Soleimaniamiri, Saeid [US-IR]" w:date="2026-06-26T09:10:00Z" w16du:dateUtc="2026-06-26T13:10:00Z">
        <w:r w:rsidR="009C055A">
          <w:t xml:space="preserve">figure </w:t>
        </w:r>
        <w:r w:rsidR="009C055A">
          <w:rPr>
            <w:noProof/>
          </w:rPr>
          <w:t>9</w:t>
        </w:r>
      </w:ins>
      <w:ins w:id="3616" w:author="Bedsole, Lisa K. [US-US]" w:date="2026-06-24T10:55:00Z" w16du:dateUtc="2026-06-24T14:55:00Z">
        <w:del w:id="3617" w:author="Soleimaniamiri, Saeid [US-IR]" w:date="2026-06-26T09:10:00Z" w16du:dateUtc="2026-06-26T13:10:00Z">
          <w:r w:rsidR="00FD678C">
            <w:delText xml:space="preserve">figure </w:delText>
          </w:r>
          <w:r w:rsidR="00FD678C">
            <w:rPr>
              <w:noProof/>
            </w:rPr>
            <w:delText>5</w:delText>
          </w:r>
        </w:del>
        <w:r w:rsidR="00FD678C">
          <w:fldChar w:fldCharType="end"/>
        </w:r>
      </w:ins>
      <w:del w:id="3618" w:author="Bedsole, Lisa K. [US-US]" w:date="2026-06-24T10:55:00Z" w16du:dateUtc="2026-06-24T14:55:00Z">
        <w:r w:rsidR="00815EBF" w:rsidDel="00FD678C">
          <w:fldChar w:fldCharType="begin"/>
        </w:r>
        <w:r w:rsidR="00815EBF" w:rsidDel="00FD678C">
          <w:delInstrText xml:space="preserve"> REF _Ref232997722 \h </w:delInstrText>
        </w:r>
        <w:r w:rsidR="00815EBF" w:rsidDel="00FD678C">
          <w:fldChar w:fldCharType="separate"/>
        </w:r>
        <w:r w:rsidR="00815EBF" w:rsidDel="00FD678C">
          <w:delText xml:space="preserve">Figure </w:delText>
        </w:r>
        <w:r w:rsidR="00815EBF" w:rsidDel="00FD678C">
          <w:rPr>
            <w:noProof/>
          </w:rPr>
          <w:delText>5</w:delText>
        </w:r>
        <w:r w:rsidR="00815EBF" w:rsidDel="00FD678C">
          <w:fldChar w:fldCharType="end"/>
        </w:r>
      </w:del>
      <w:r>
        <w:t xml:space="preserve"> applies CLRerNet and YOLOPX through separate model-specific adapters. Each adapter converts records from the common manifest into the input format </w:t>
      </w:r>
      <w:del w:id="3619" w:author="Bedsole, Lisa K. [US-US]" w:date="2026-06-24T14:10:00Z" w16du:dateUtc="2026-06-24T18:10:00Z">
        <w:r>
          <w:delText xml:space="preserve">required </w:delText>
        </w:r>
      </w:del>
      <w:ins w:id="3620" w:author="Bedsole, Lisa K. [US-US]" w:date="2026-06-24T14:10:00Z" w16du:dateUtc="2026-06-24T18:10:00Z">
        <w:r w:rsidR="00DE22C4">
          <w:t xml:space="preserve">specified </w:t>
        </w:r>
      </w:ins>
      <w:r>
        <w:t xml:space="preserve">by the corresponding processor, including any </w:t>
      </w:r>
      <w:del w:id="3621" w:author="Bedsole, Lisa K. [US-US]" w:date="2026-06-24T14:10:00Z" w16du:dateUtc="2026-06-24T18:10:00Z">
        <w:r>
          <w:delText xml:space="preserve">necessary </w:delText>
        </w:r>
      </w:del>
      <w:ins w:id="3622" w:author="Bedsole, Lisa K. [US-US]" w:date="2026-06-24T14:10:00Z" w16du:dateUtc="2026-06-24T18:10:00Z">
        <w:r w:rsidR="00C06092">
          <w:t xml:space="preserve">needed </w:t>
        </w:r>
      </w:ins>
      <w:r>
        <w:t xml:space="preserve">image preprocessing, file-path handling, and model-specific input formatting. This approach allows processors with different implementation </w:t>
      </w:r>
      <w:del w:id="3623" w:author="Bedsole, Lisa K. [US-US]" w:date="2026-06-24T14:11:00Z" w16du:dateUtc="2026-06-24T18:11:00Z">
        <w:r>
          <w:delText xml:space="preserve">requirements </w:delText>
        </w:r>
      </w:del>
      <w:ins w:id="3624" w:author="Bedsole, Lisa K. [US-US]" w:date="2026-06-24T14:11:00Z" w16du:dateUtc="2026-06-24T18:11:00Z">
        <w:r w:rsidR="00FE09FA">
          <w:t xml:space="preserve">specifications </w:t>
        </w:r>
      </w:ins>
      <w:r>
        <w:t>to be applied to the same pilot image set without altering the underlying image records or screening information.</w:t>
      </w:r>
    </w:p>
    <w:p w14:paraId="7D3A623D" w14:textId="77777777" w:rsidR="0070210B" w:rsidRDefault="0070210B" w:rsidP="0070210B">
      <w:pPr>
        <w:pStyle w:val="FHWABody"/>
      </w:pPr>
      <w:r>
        <w:lastRenderedPageBreak/>
        <w:t>The reference annotations retained in the manifest are not used as processor inputs. Instead, they are preserved for later evaluation, where available, and may be converted into a consistent representation for comparison with processor outputs. Depending on the source dataset, reference annotations may be available as lane polylines, lane points, or binary masks.</w:t>
      </w:r>
    </w:p>
    <w:p w14:paraId="4813377F" w14:textId="30F618F8" w:rsidR="0070210B" w:rsidRDefault="0070210B" w:rsidP="0070210B">
      <w:pPr>
        <w:pStyle w:val="FHWABody"/>
      </w:pPr>
      <w:r>
        <w:t xml:space="preserve">Each reference processor produces its native lane-related output through model inference. These outputs may include lane masks, polylines, lane boundaries, or other lane-level representations. Where feasible, the outputs are converted into standardized lane-level formats that can be compared consistently across processors and datasets. The standardized outputs are then used in the evaluation and reporting stage to assess pavement marking detectability, continuity, and other image-based indicators across the screening groups defined in </w:t>
      </w:r>
      <w:del w:id="3625" w:author="Bedsole, Lisa K. [US-US]" w:date="2026-06-24T10:55:00Z" w16du:dateUtc="2026-06-24T14:55:00Z">
        <w:r w:rsidDel="00FD678C">
          <w:delText>C</w:delText>
        </w:r>
      </w:del>
      <w:ins w:id="3626" w:author="Bedsole, Lisa K. [US-US]" w:date="2026-06-24T10:55:00Z" w16du:dateUtc="2026-06-24T14:55:00Z">
        <w:r w:rsidR="00FD678C">
          <w:t>c</w:t>
        </w:r>
      </w:ins>
      <w:r>
        <w:t>hapter 2.</w:t>
      </w:r>
    </w:p>
    <w:p w14:paraId="38D48234" w14:textId="08D5ADA3" w:rsidR="00150E65" w:rsidRDefault="0070210B" w:rsidP="0070210B">
      <w:pPr>
        <w:pStyle w:val="FHWABody"/>
      </w:pPr>
      <w:r>
        <w:t xml:space="preserve">This processing design preserves dataset-specific and model-specific information while establishing a common downstream structure for comparison. It also supports documentation of outputs that </w:t>
      </w:r>
      <w:del w:id="3627" w:author="Bedsole, Lisa K. [US-US]" w:date="2026-06-24T14:11:00Z" w16du:dateUtc="2026-06-24T18:11:00Z">
        <w:r>
          <w:delText xml:space="preserve">require </w:delText>
        </w:r>
      </w:del>
      <w:ins w:id="3628" w:author="Bedsole, Lisa K. [US-US]" w:date="2026-06-24T14:11:00Z" w16du:dateUtc="2026-06-24T18:11:00Z">
        <w:r w:rsidR="00FC7EC7">
          <w:t xml:space="preserve">need </w:t>
        </w:r>
      </w:ins>
      <w:r>
        <w:t>additional conversion, threshold adjustment, or quality review before they are included in the pilot evaluation.</w:t>
      </w:r>
    </w:p>
    <w:p w14:paraId="11918362" w14:textId="77777777" w:rsidR="006B0ACE" w:rsidRDefault="006B0ACE" w:rsidP="006B0ACE">
      <w:pPr>
        <w:pStyle w:val="FHWAH2"/>
      </w:pPr>
      <w:del w:id="3629" w:author="Bedsole, Lisa K. [US-US]" w:date="2026-06-25T07:58:00Z" w16du:dateUtc="2026-06-25T11:58:00Z">
        <w:r>
          <w:delText xml:space="preserve">4.2.3 </w:delText>
        </w:r>
      </w:del>
      <w:bookmarkStart w:id="3630" w:name="_Toc233357913"/>
      <w:r>
        <w:t>Evaluation and Reporting Framework</w:t>
      </w:r>
      <w:bookmarkEnd w:id="3630"/>
    </w:p>
    <w:p w14:paraId="7C972CD2" w14:textId="1295D4E3" w:rsidR="006B0ACE" w:rsidRDefault="006B0ACE" w:rsidP="006B0ACE">
      <w:pPr>
        <w:pStyle w:val="FHWABody"/>
      </w:pPr>
      <w:r>
        <w:t xml:space="preserve">The third stage of the pilot workflow evaluates the standardized processor outputs and summarizes the findings in a form that supports comparison across the selected image sources and screening groups. As shown in </w:t>
      </w:r>
      <w:ins w:id="3631" w:author="Bedsole, Lisa K. [US-US]" w:date="2026-06-24T10:55:00Z" w16du:dateUtc="2026-06-24T14:55:00Z">
        <w:r w:rsidR="00FD678C">
          <w:fldChar w:fldCharType="begin"/>
        </w:r>
        <w:r w:rsidR="00FD678C">
          <w:instrText xml:space="preserve"> REF  _Ref232998184 \* Lower \h  \* MERGEFORMAT </w:instrText>
        </w:r>
      </w:ins>
      <w:r w:rsidR="00FD678C">
        <w:fldChar w:fldCharType="separate"/>
      </w:r>
      <w:ins w:id="3632" w:author="Soleimaniamiri, Saeid [US-IR]" w:date="2026-06-26T09:10:00Z" w16du:dateUtc="2026-06-26T13:10:00Z">
        <w:r w:rsidR="009C055A">
          <w:t xml:space="preserve">figure </w:t>
        </w:r>
        <w:r w:rsidR="009C055A">
          <w:rPr>
            <w:noProof/>
          </w:rPr>
          <w:t>10</w:t>
        </w:r>
      </w:ins>
      <w:ins w:id="3633" w:author="Bedsole, Lisa K. [US-US]" w:date="2026-06-24T10:55:00Z" w16du:dateUtc="2026-06-24T14:55:00Z">
        <w:del w:id="3634" w:author="Soleimaniamiri, Saeid [US-IR]" w:date="2026-06-26T09:10:00Z" w16du:dateUtc="2026-06-26T13:10:00Z">
          <w:r w:rsidR="00FD678C">
            <w:delText xml:space="preserve">figure </w:delText>
          </w:r>
          <w:r w:rsidR="00FD678C">
            <w:rPr>
              <w:noProof/>
            </w:rPr>
            <w:delText>6</w:delText>
          </w:r>
        </w:del>
        <w:r w:rsidR="00FD678C">
          <w:fldChar w:fldCharType="end"/>
        </w:r>
      </w:ins>
      <w:del w:id="3635" w:author="Bedsole, Lisa K. [US-US]" w:date="2026-06-24T10:55:00Z" w16du:dateUtc="2026-06-24T14:55:00Z">
        <w:r w:rsidR="005408E9" w:rsidDel="00FD678C">
          <w:fldChar w:fldCharType="begin"/>
        </w:r>
        <w:r w:rsidR="005408E9" w:rsidDel="00FD678C">
          <w:delInstrText xml:space="preserve"> REF _Ref232998184 \h </w:delInstrText>
        </w:r>
        <w:r w:rsidR="005408E9" w:rsidDel="00FD678C">
          <w:fldChar w:fldCharType="separate"/>
        </w:r>
        <w:r w:rsidR="005408E9" w:rsidDel="00FD678C">
          <w:delText xml:space="preserve">Figure </w:delText>
        </w:r>
        <w:r w:rsidR="005408E9" w:rsidDel="00FD678C">
          <w:rPr>
            <w:noProof/>
          </w:rPr>
          <w:delText>6</w:delText>
        </w:r>
        <w:r w:rsidR="005408E9" w:rsidDel="00FD678C">
          <w:fldChar w:fldCharType="end"/>
        </w:r>
      </w:del>
      <w:r>
        <w:t>, the evaluation and reporting framework accommodates lane-related outputs represented as either polylines or binary masks. Where compatible reference annotations are available, processor outputs are compared with the corresponding annotations using a consistent evaluation representation.</w:t>
      </w:r>
    </w:p>
    <w:p w14:paraId="4AA2AB4C" w14:textId="4F660AC5" w:rsidR="006B0ACE" w:rsidRDefault="005408E9" w:rsidP="006B0ACE">
      <w:pPr>
        <w:pStyle w:val="FHWAFigure"/>
      </w:pPr>
      <w:r>
        <w:rPr>
          <w:noProof/>
        </w:rPr>
        <w:drawing>
          <wp:inline distT="0" distB="0" distL="0" distR="0" wp14:anchorId="3E211A84" wp14:editId="1412A910">
            <wp:extent cx="5839348" cy="3296093"/>
            <wp:effectExtent l="0" t="0" r="0" b="0"/>
            <wp:docPr id="835165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5845454" cy="3299539"/>
                    </a:xfrm>
                    <a:prstGeom prst="rect">
                      <a:avLst/>
                    </a:prstGeom>
                    <a:noFill/>
                  </pic:spPr>
                </pic:pic>
              </a:graphicData>
            </a:graphic>
          </wp:inline>
        </w:drawing>
      </w:r>
    </w:p>
    <w:p w14:paraId="5D92528E" w14:textId="37FCDC6A" w:rsidR="006B0ACE" w:rsidRDefault="006B0ACE" w:rsidP="006B0ACE">
      <w:pPr>
        <w:pStyle w:val="FHWASource"/>
      </w:pPr>
      <w:r w:rsidRPr="00721CF4">
        <w:rPr>
          <w:highlight w:val="yellow"/>
        </w:rPr>
        <w:t>Source: Image generated by ChatGPT 5.5, OpenAI, June 2026, in response to “</w:t>
      </w:r>
      <w:r w:rsidR="00FD678C">
        <w:rPr>
          <w:highlight w:val="yellow"/>
        </w:rPr>
        <w:t>[</w:t>
      </w:r>
      <w:r w:rsidR="00FD678C" w:rsidRPr="00721CF4">
        <w:rPr>
          <w:highlight w:val="yellow"/>
        </w:rPr>
        <w:t>ENTER PROMPT USED</w:t>
      </w:r>
      <w:r w:rsidR="00FD678C">
        <w:rPr>
          <w:highlight w:val="yellow"/>
        </w:rPr>
        <w:t>]</w:t>
      </w:r>
      <w:r w:rsidRPr="00721CF4">
        <w:rPr>
          <w:highlight w:val="yellow"/>
        </w:rPr>
        <w:t>.”</w:t>
      </w:r>
    </w:p>
    <w:p w14:paraId="51760A85" w14:textId="218366C9" w:rsidR="006B0ACE" w:rsidRDefault="006B0ACE" w:rsidP="006B0ACE">
      <w:pPr>
        <w:pStyle w:val="FHWACaptionFigure"/>
      </w:pPr>
      <w:bookmarkStart w:id="3636" w:name="_Ref232998184"/>
      <w:bookmarkStart w:id="3637" w:name="_Toc233002946"/>
      <w:bookmarkStart w:id="3638" w:name="_Toc233194666"/>
      <w:bookmarkStart w:id="3639" w:name="_Toc233357858"/>
      <w:commentRangeStart w:id="3640"/>
      <w:r>
        <w:lastRenderedPageBreak/>
        <w:t xml:space="preserve">Figure </w:t>
      </w:r>
      <w:r>
        <w:fldChar w:fldCharType="begin"/>
      </w:r>
      <w:r>
        <w:instrText>SEQ Figure \* ARABIC</w:instrText>
      </w:r>
      <w:r>
        <w:fldChar w:fldCharType="separate"/>
      </w:r>
      <w:ins w:id="3641" w:author="Soleimaniamiri, Saeid [US-IR]" w:date="2026-06-26T09:10:00Z" w16du:dateUtc="2026-06-26T13:10:00Z">
        <w:r w:rsidR="009C055A">
          <w:rPr>
            <w:noProof/>
          </w:rPr>
          <w:t>10</w:t>
        </w:r>
      </w:ins>
      <w:ins w:id="3642" w:author="Bagwe, Gaurav R. [US-IN]" w:date="2026-06-25T18:53:00Z" w16du:dateUtc="2026-06-25T22:53:00Z">
        <w:del w:id="3643" w:author="Soleimaniamiri, Saeid [US-IR]" w:date="2026-06-26T09:10:00Z" w16du:dateUtc="2026-06-26T13:10:00Z">
          <w:r w:rsidR="00C02892">
            <w:rPr>
              <w:noProof/>
            </w:rPr>
            <w:delText>7</w:delText>
          </w:r>
        </w:del>
      </w:ins>
      <w:del w:id="3644" w:author="Soleimaniamiri, Saeid [US-IR]" w:date="2026-06-26T09:10:00Z" w16du:dateUtc="2026-06-26T13:10:00Z">
        <w:r w:rsidDel="00C02892">
          <w:rPr>
            <w:noProof/>
          </w:rPr>
          <w:delText>6</w:delText>
        </w:r>
      </w:del>
      <w:r>
        <w:fldChar w:fldCharType="end"/>
      </w:r>
      <w:bookmarkEnd w:id="3636"/>
      <w:r>
        <w:t>. Diagram. Evaluation and reporting framework for the pavement marking pilot analysis</w:t>
      </w:r>
      <w:r w:rsidRPr="00CA25FC">
        <w:t>.</w:t>
      </w:r>
      <w:bookmarkEnd w:id="3637"/>
      <w:bookmarkEnd w:id="3638"/>
      <w:bookmarkEnd w:id="3639"/>
      <w:commentRangeEnd w:id="3640"/>
      <w:r w:rsidR="00143F0D">
        <w:rPr>
          <w:rStyle w:val="CommentReference"/>
          <w:sz w:val="24"/>
          <w:szCs w:val="24"/>
        </w:rPr>
        <w:commentReference w:id="3640"/>
      </w:r>
    </w:p>
    <w:p w14:paraId="4206E5BD" w14:textId="519EFF24" w:rsidR="006B0ACE" w:rsidRDefault="006B0ACE" w:rsidP="006B0ACE">
      <w:pPr>
        <w:pStyle w:val="FHWABody"/>
      </w:pPr>
      <w:r>
        <w:t xml:space="preserve">The evaluation approach includes both quantitative and descriptive components. Quantitative evaluation is conducted where processor outputs and reference annotations can be converted into compatible polyline- or mask-based representations. The core detection measures introduced in </w:t>
      </w:r>
      <w:ins w:id="3646" w:author="Bedsole, Lisa K. [US-US]" w:date="2026-06-24T14:36:00Z" w16du:dateUtc="2026-06-24T18:36:00Z">
        <w:r w:rsidR="006A62A1">
          <w:t>the chapter 3 discussion of the model evaluation ap</w:t>
        </w:r>
      </w:ins>
      <w:ins w:id="3647" w:author="Bedsole, Lisa K. [US-US]" w:date="2026-06-24T14:37:00Z" w16du:dateUtc="2026-06-24T18:37:00Z">
        <w:r w:rsidR="006A62A1">
          <w:t xml:space="preserve">proach, </w:t>
        </w:r>
      </w:ins>
      <w:del w:id="3648" w:author="Bedsole, Lisa K. [US-US]" w:date="2026-06-24T14:37:00Z" w16du:dateUtc="2026-06-24T18:37:00Z">
        <w:r>
          <w:delText xml:space="preserve">Section 3.3, </w:delText>
        </w:r>
      </w:del>
      <w:r>
        <w:t>including IoU, F1 Score, Precision, and Recall, are used to characterize agreement between processor outputs and available reference information. Images without compatible reference annotations may still support visual review, qualitative comparison, and documentation of processor behavior, but they are not used for annotation-based quantitative scoring.</w:t>
      </w:r>
    </w:p>
    <w:p w14:paraId="5CA2457E" w14:textId="244519C9" w:rsidR="006B0ACE" w:rsidRDefault="00AC19CA" w:rsidP="006B0ACE">
      <w:pPr>
        <w:pStyle w:val="FHWABody"/>
      </w:pPr>
      <w:r w:rsidRPr="00AC19CA">
        <w:t>Results are examined across the comparison dimensions established in earlier chapters, including reference processors, source datasets, operational scenarios, roadway contexts and facility types, roadway surface types, pavement marking types or configurations, observed marking visibility, and lighting or weather conditions. This allows the pilot analysis to identify patterns in pavement marking detectability and processor performance without treating any individual dataset or image condition as representative of all roadway environments.</w:t>
      </w:r>
    </w:p>
    <w:p w14:paraId="31BA72B2" w14:textId="77777777" w:rsidR="006B0ACE" w:rsidRDefault="006B0ACE" w:rsidP="006B0ACE">
      <w:pPr>
        <w:pStyle w:val="FHWABody"/>
      </w:pPr>
      <w:r>
        <w:t>The reporting component includes visual overlays, error maps where applicable, dataset-level summaries, comparison charts, and documented examples of successful detections, missed detections, false detections, and other notable output patterns. These materials are intended to support interpretation of the quantitative results and to identify conditions in which pavement markings appear more or less distinguishable in public roadway imagery.</w:t>
      </w:r>
    </w:p>
    <w:p w14:paraId="640FD739" w14:textId="62E8DB2F" w:rsidR="00150E65" w:rsidRDefault="006B0ACE" w:rsidP="006B0ACE">
      <w:pPr>
        <w:pStyle w:val="FHWABody"/>
      </w:pPr>
      <w:r>
        <w:t xml:space="preserve">The framework also supports additional image-based pavement marking indicators, detection performance indicators, and exploratory cross-factor analyses. These measures are described in </w:t>
      </w:r>
      <w:del w:id="3649" w:author="Bedsole, Lisa K. [US-US]" w:date="2026-06-24T10:56:00Z" w16du:dateUtc="2026-06-24T14:56:00Z">
        <w:r w:rsidDel="00F62463">
          <w:delText>Section 4.3</w:delText>
        </w:r>
      </w:del>
      <w:ins w:id="3650" w:author="Bedsole, Lisa K. [US-US]" w:date="2026-06-24T10:56:00Z" w16du:dateUtc="2026-06-24T14:56:00Z">
        <w:r w:rsidR="00F62463">
          <w:t>the following section</w:t>
        </w:r>
      </w:ins>
      <w:r>
        <w:t xml:space="preserve"> and are used to examine how visible pavement marking characteristics and roadway conditions may be associated with processor output quality. </w:t>
      </w:r>
    </w:p>
    <w:p w14:paraId="08CB826D" w14:textId="72E89A50" w:rsidR="00E776A7" w:rsidRDefault="007D7E03" w:rsidP="00813873">
      <w:pPr>
        <w:pStyle w:val="FHWAH1"/>
      </w:pPr>
      <w:bookmarkStart w:id="3651" w:name="_Toc233357914"/>
      <w:ins w:id="3652" w:author="Bedsole, Lisa K. [US-US]" w:date="2026-06-25T08:40:00Z" w16du:dateUtc="2026-06-25T12:40:00Z">
        <w:r>
          <w:t xml:space="preserve">Metrics for </w:t>
        </w:r>
      </w:ins>
      <w:del w:id="3653" w:author="Bedsole, Lisa K. [US-US]" w:date="2026-06-25T07:58:00Z" w16du:dateUtc="2026-06-25T11:58:00Z">
        <w:r w:rsidR="00E776A7">
          <w:delText xml:space="preserve">4.3 </w:delText>
        </w:r>
      </w:del>
      <w:r w:rsidR="00813873">
        <w:t>Pavement</w:t>
      </w:r>
      <w:ins w:id="3654" w:author="Bedsole, Lisa K. [US-US]" w:date="2026-06-25T08:40:00Z" w16du:dateUtc="2026-06-25T12:40:00Z">
        <w:r>
          <w:t>-</w:t>
        </w:r>
      </w:ins>
      <w:del w:id="3655" w:author="Bedsole, Lisa K. [US-US]" w:date="2026-06-25T08:40:00Z" w16du:dateUtc="2026-06-25T12:40:00Z">
        <w:r w:rsidR="00813873">
          <w:delText xml:space="preserve"> </w:delText>
        </w:r>
      </w:del>
      <w:r w:rsidR="00813873">
        <w:t xml:space="preserve">Marking Assessment </w:t>
      </w:r>
      <w:del w:id="3656" w:author="Bedsole, Lisa K. [US-US]" w:date="2026-06-25T08:40:00Z" w16du:dateUtc="2026-06-25T12:40:00Z">
        <w:r w:rsidR="00813873">
          <w:delText xml:space="preserve">Metrics </w:delText>
        </w:r>
      </w:del>
      <w:r w:rsidR="00813873">
        <w:t>and Analytical Measures</w:t>
      </w:r>
      <w:bookmarkEnd w:id="3651"/>
    </w:p>
    <w:p w14:paraId="3A45B051" w14:textId="45302884" w:rsidR="00284DE8" w:rsidRDefault="00284DE8" w:rsidP="00284DE8">
      <w:pPr>
        <w:pStyle w:val="FHWABody"/>
      </w:pPr>
      <w:r>
        <w:t xml:space="preserve">The pilot analysis uses a set of image- and annotation-based, processor-output-based, and cross-factor measures to examine pavement marking characteristics and detection performance. These measures extend the core evaluation metrics introduced in </w:t>
      </w:r>
      <w:ins w:id="3657" w:author="Bedsole, Lisa K. [US-US]" w:date="2026-06-24T10:57:00Z" w16du:dateUtc="2026-06-24T14:57:00Z">
        <w:r w:rsidR="00F3122C">
          <w:t xml:space="preserve">the </w:t>
        </w:r>
        <w:r w:rsidR="00E91678">
          <w:t>chapter 3</w:t>
        </w:r>
      </w:ins>
      <w:del w:id="3658" w:author="Bedsole, Lisa K. [US-US]" w:date="2026-06-24T10:57:00Z" w16du:dateUtc="2026-06-24T14:57:00Z">
        <w:r w:rsidDel="00F3122C">
          <w:delText>Section 3.3</w:delText>
        </w:r>
      </w:del>
      <w:ins w:id="3659" w:author="Bedsole, Lisa K. [US-US]" w:date="2026-06-24T10:57:00Z" w16du:dateUtc="2026-06-24T14:57:00Z">
        <w:r w:rsidR="00F3122C">
          <w:t xml:space="preserve"> discussion of the </w:t>
        </w:r>
        <w:r w:rsidR="00496C1D">
          <w:t>model evaluation approach</w:t>
        </w:r>
      </w:ins>
      <w:r>
        <w:t xml:space="preserve"> by providing a structured approach for examining visible pavement marking features, processor output quality, potential relationships between image characteristics and detection performance, and selected exploratory synthesis measures.</w:t>
      </w:r>
    </w:p>
    <w:p w14:paraId="2C715A9A" w14:textId="77777777" w:rsidR="00284DE8" w:rsidRDefault="00284DE8" w:rsidP="00284DE8">
      <w:pPr>
        <w:pStyle w:val="FHWABody"/>
      </w:pPr>
      <w:r>
        <w:t>Unless otherwise noted, the annotation-based indicators and processor-performance measures in this section apply primarily to lane lines, which are the pavement marking features represented in the compatible reference annotations and processor outputs used for the pilot analysis.</w:t>
      </w:r>
    </w:p>
    <w:p w14:paraId="5CE4BBA3" w14:textId="0311DF26" w:rsidR="00813873" w:rsidRDefault="00284DE8" w:rsidP="00284DE8">
      <w:pPr>
        <w:pStyle w:val="FHWABody"/>
      </w:pPr>
      <w:r>
        <w:t>The measures are organized into four groups:</w:t>
      </w:r>
    </w:p>
    <w:p w14:paraId="48F766FE" w14:textId="2CAC82EB" w:rsidR="005D45C2" w:rsidRDefault="005D45C2" w:rsidP="00BA17ED">
      <w:pPr>
        <w:pStyle w:val="FHWABody"/>
        <w:numPr>
          <w:ilvl w:val="0"/>
          <w:numId w:val="15"/>
        </w:numPr>
      </w:pPr>
      <w:r>
        <w:t>Image- and annotation-based pavement marking indicators.</w:t>
      </w:r>
    </w:p>
    <w:p w14:paraId="56370363" w14:textId="0B0D0D56" w:rsidR="005D45C2" w:rsidRDefault="005D45C2" w:rsidP="00BA17ED">
      <w:pPr>
        <w:pStyle w:val="FHWABody"/>
        <w:numPr>
          <w:ilvl w:val="0"/>
          <w:numId w:val="15"/>
        </w:numPr>
      </w:pPr>
      <w:r>
        <w:lastRenderedPageBreak/>
        <w:t>Detection performance indicators.</w:t>
      </w:r>
    </w:p>
    <w:p w14:paraId="1789DEB5" w14:textId="43988B9E" w:rsidR="005D45C2" w:rsidRDefault="005D45C2" w:rsidP="00BA17ED">
      <w:pPr>
        <w:pStyle w:val="FHWABody"/>
        <w:numPr>
          <w:ilvl w:val="0"/>
          <w:numId w:val="15"/>
        </w:numPr>
      </w:pPr>
      <w:r>
        <w:t>Cross-factor and condition-based analysis measures.</w:t>
      </w:r>
    </w:p>
    <w:p w14:paraId="53959F93" w14:textId="4A645CD9" w:rsidR="00813873" w:rsidRDefault="005D45C2" w:rsidP="00BA17ED">
      <w:pPr>
        <w:pStyle w:val="FHWABody"/>
        <w:numPr>
          <w:ilvl w:val="0"/>
          <w:numId w:val="15"/>
        </w:numPr>
      </w:pPr>
      <w:r>
        <w:t>Exploratory integrated assessment outputs.</w:t>
      </w:r>
    </w:p>
    <w:p w14:paraId="1261FB0C" w14:textId="5AD506E0" w:rsidR="00E776A7" w:rsidRDefault="001A6021" w:rsidP="00E776A7">
      <w:pPr>
        <w:pStyle w:val="FHWABody"/>
      </w:pPr>
      <w:r w:rsidRPr="001A6021">
        <w:t xml:space="preserve">The measures are applied only where the </w:t>
      </w:r>
      <w:del w:id="3660" w:author="Bedsole, Lisa K. [US-US]" w:date="2026-06-24T14:11:00Z" w16du:dateUtc="2026-06-24T18:11:00Z">
        <w:r w:rsidRPr="001A6021">
          <w:delText xml:space="preserve">required </w:delText>
        </w:r>
      </w:del>
      <w:ins w:id="3661" w:author="Bedsole, Lisa K. [US-US]" w:date="2026-06-24T14:11:00Z" w16du:dateUtc="2026-06-24T18:11:00Z">
        <w:r w:rsidR="00200A42">
          <w:t>neede</w:t>
        </w:r>
        <w:r w:rsidR="00200A42" w:rsidRPr="001A6021">
          <w:t xml:space="preserve">d </w:t>
        </w:r>
      </w:ins>
      <w:r w:rsidRPr="001A6021">
        <w:t>imagery, compatible reference annotations, processor outputs, metadata, and screening information are available and can be represented in a compatible format. Therefore, not every measure is expected to apply to every image or dataset.</w:t>
      </w:r>
    </w:p>
    <w:p w14:paraId="616909BC" w14:textId="71CE858A" w:rsidR="006B0ACE" w:rsidRDefault="004A59A1" w:rsidP="00E776A7">
      <w:pPr>
        <w:pStyle w:val="FHWABody"/>
      </w:pPr>
      <w:r>
        <w:fldChar w:fldCharType="begin"/>
      </w:r>
      <w:r>
        <w:instrText xml:space="preserve"> REF _Ref232998655 \h </w:instrText>
      </w:r>
      <w:r>
        <w:fldChar w:fldCharType="separate"/>
      </w:r>
      <w:ins w:id="3662" w:author="Soleimaniamiri, Saeid [US-IR]" w:date="2026-06-25T11:44:00Z" w16du:dateUtc="2026-06-25T15:44:00Z">
        <w:r w:rsidR="00326977" w:rsidRPr="00D961DB">
          <w:t xml:space="preserve">Table </w:t>
        </w:r>
      </w:ins>
      <w:ins w:id="3663" w:author="Soleimaniamiri, Saeid [US-IR]" w:date="2026-06-26T09:10:00Z" w16du:dateUtc="2026-06-26T13:10:00Z">
        <w:r w:rsidR="009C055A">
          <w:rPr>
            <w:noProof/>
          </w:rPr>
          <w:t>14</w:t>
        </w:r>
      </w:ins>
      <w:del w:id="3664" w:author="Soleimaniamiri, Saeid [US-IR]" w:date="2026-06-25T11:44:00Z" w16du:dateUtc="2026-06-25T15:44:00Z">
        <w:r w:rsidRPr="00D961DB">
          <w:delText xml:space="preserve">Table </w:delText>
        </w:r>
        <w:r>
          <w:rPr>
            <w:noProof/>
          </w:rPr>
          <w:delText>13</w:delText>
        </w:r>
      </w:del>
      <w:r>
        <w:fldChar w:fldCharType="end"/>
      </w:r>
      <w:r w:rsidR="00E776A7">
        <w:t xml:space="preserve"> </w:t>
      </w:r>
      <w:r w:rsidR="00990515" w:rsidRPr="00990515">
        <w:t>summarizes the four metric groups and their intended role in the pilot analysis.</w:t>
      </w:r>
    </w:p>
    <w:p w14:paraId="08A290FC" w14:textId="55440146" w:rsidR="00C8334A" w:rsidRPr="00D961DB" w:rsidRDefault="00C8334A" w:rsidP="00C8334A">
      <w:pPr>
        <w:pStyle w:val="FHWACaptionTable"/>
      </w:pPr>
      <w:bookmarkStart w:id="3665" w:name="_Ref232998655"/>
      <w:bookmarkStart w:id="3666" w:name="_Toc233357874"/>
      <w:r w:rsidRPr="00D961DB">
        <w:t xml:space="preserve">Table </w:t>
      </w:r>
      <w:r>
        <w:fldChar w:fldCharType="begin"/>
      </w:r>
      <w:r>
        <w:instrText>SEQ Table \* ARABIC</w:instrText>
      </w:r>
      <w:r>
        <w:fldChar w:fldCharType="separate"/>
      </w:r>
      <w:ins w:id="3667" w:author="Soleimaniamiri, Saeid [US-IR]" w:date="2026-06-26T09:10:00Z" w16du:dateUtc="2026-06-26T13:10:00Z">
        <w:r w:rsidR="009C055A">
          <w:rPr>
            <w:noProof/>
          </w:rPr>
          <w:t>14</w:t>
        </w:r>
      </w:ins>
      <w:ins w:id="3668" w:author="Bedsole, Lisa K. [US-US]" w:date="2026-06-24T10:52:00Z" w16du:dateUtc="2026-06-24T14:52:00Z">
        <w:del w:id="3669" w:author="Soleimaniamiri, Saeid [US-IR]" w:date="2026-06-26T09:10:00Z" w16du:dateUtc="2026-06-26T13:10:00Z">
          <w:r w:rsidR="00715450">
            <w:rPr>
              <w:noProof/>
            </w:rPr>
            <w:delText>16</w:delText>
          </w:r>
        </w:del>
      </w:ins>
      <w:del w:id="3670" w:author="Soleimaniamiri, Saeid [US-IR]" w:date="2026-06-26T09:10:00Z" w16du:dateUtc="2026-06-26T13:10:00Z">
        <w:r w:rsidR="000713ED" w:rsidDel="00715450">
          <w:rPr>
            <w:noProof/>
          </w:rPr>
          <w:delText>13</w:delText>
        </w:r>
      </w:del>
      <w:r>
        <w:fldChar w:fldCharType="end"/>
      </w:r>
      <w:bookmarkEnd w:id="3665"/>
      <w:r w:rsidRPr="00D961DB">
        <w:t xml:space="preserve">. </w:t>
      </w:r>
      <w:r w:rsidR="004C2C72" w:rsidRPr="004C2C72">
        <w:rPr>
          <w:lang w:bidi="en-US"/>
        </w:rPr>
        <w:t xml:space="preserve">Summary of </w:t>
      </w:r>
      <w:ins w:id="3671" w:author="Bedsole, Lisa K. [US-US]" w:date="2026-06-25T08:40:00Z" w16du:dateUtc="2026-06-25T12:40:00Z">
        <w:r w:rsidR="007D7E03">
          <w:rPr>
            <w:lang w:bidi="en-US"/>
          </w:rPr>
          <w:t xml:space="preserve">metric </w:t>
        </w:r>
        <w:r w:rsidR="007D7E03" w:rsidRPr="004C2C72">
          <w:rPr>
            <w:lang w:bidi="en-US"/>
          </w:rPr>
          <w:t>groups</w:t>
        </w:r>
        <w:r w:rsidR="007D7E03">
          <w:rPr>
            <w:lang w:bidi="en-US"/>
          </w:rPr>
          <w:t xml:space="preserve"> for </w:t>
        </w:r>
      </w:ins>
      <w:r w:rsidR="004C2C72" w:rsidRPr="004C2C72">
        <w:rPr>
          <w:lang w:bidi="en-US"/>
        </w:rPr>
        <w:t>pavement</w:t>
      </w:r>
      <w:ins w:id="3672" w:author="Bedsole, Lisa K. [US-US]" w:date="2026-06-25T08:40:00Z" w16du:dateUtc="2026-06-25T12:40:00Z">
        <w:r w:rsidR="007D7E03">
          <w:rPr>
            <w:lang w:bidi="en-US"/>
          </w:rPr>
          <w:t>-</w:t>
        </w:r>
      </w:ins>
      <w:del w:id="3673" w:author="Bedsole, Lisa K. [US-US]" w:date="2026-06-25T08:40:00Z" w16du:dateUtc="2026-06-25T12:40:00Z">
        <w:r w:rsidR="004C2C72" w:rsidRPr="004C2C72">
          <w:rPr>
            <w:lang w:bidi="en-US"/>
          </w:rPr>
          <w:delText xml:space="preserve"> </w:delText>
        </w:r>
      </w:del>
      <w:r w:rsidR="004C2C72" w:rsidRPr="004C2C72">
        <w:rPr>
          <w:lang w:bidi="en-US"/>
        </w:rPr>
        <w:t xml:space="preserve">marking assessment </w:t>
      </w:r>
      <w:del w:id="3674" w:author="Bedsole, Lisa K. [US-US]" w:date="2026-06-25T08:40:00Z" w16du:dateUtc="2026-06-25T12:40:00Z">
        <w:r w:rsidR="004C2C72" w:rsidRPr="004C2C72">
          <w:rPr>
            <w:lang w:bidi="en-US"/>
          </w:rPr>
          <w:delText xml:space="preserve">metric groups </w:delText>
        </w:r>
      </w:del>
      <w:r w:rsidR="004C2C72" w:rsidRPr="004C2C72">
        <w:rPr>
          <w:lang w:bidi="en-US"/>
        </w:rPr>
        <w:t xml:space="preserve">and </w:t>
      </w:r>
      <w:ins w:id="3675" w:author="Bedsole, Lisa K. [US-US]" w:date="2026-06-25T08:41:00Z" w16du:dateUtc="2026-06-25T12:41:00Z">
        <w:r w:rsidR="00840E61">
          <w:rPr>
            <w:lang w:bidi="en-US"/>
          </w:rPr>
          <w:t xml:space="preserve">their </w:t>
        </w:r>
      </w:ins>
      <w:r w:rsidR="004C2C72" w:rsidRPr="004C2C72">
        <w:rPr>
          <w:lang w:bidi="en-US"/>
        </w:rPr>
        <w:t>intended use.</w:t>
      </w:r>
      <w:bookmarkEnd w:id="3666"/>
    </w:p>
    <w:tbl>
      <w:tblPr>
        <w:tblStyle w:val="FHWATableNormal"/>
        <w:tblW w:w="9360" w:type="dxa"/>
        <w:tblLayout w:type="fixed"/>
        <w:tblLook w:val="04A0" w:firstRow="1" w:lastRow="0" w:firstColumn="1" w:lastColumn="0" w:noHBand="0" w:noVBand="1"/>
      </w:tblPr>
      <w:tblGrid>
        <w:gridCol w:w="2018"/>
        <w:gridCol w:w="1179"/>
        <w:gridCol w:w="3019"/>
        <w:gridCol w:w="3144"/>
      </w:tblGrid>
      <w:tr w:rsidR="00E77C6D" w:rsidRPr="003B76E2" w14:paraId="30B52C73" w14:textId="77777777" w:rsidTr="00326977">
        <w:trPr>
          <w:cnfStyle w:val="100000000000" w:firstRow="1" w:lastRow="0" w:firstColumn="0" w:lastColumn="0" w:oddVBand="0" w:evenVBand="0" w:oddHBand="0" w:evenHBand="0" w:firstRowFirstColumn="0" w:firstRowLastColumn="0" w:lastRowFirstColumn="0" w:lastRowLastColumn="0"/>
          <w:trHeight w:val="674"/>
        </w:trPr>
        <w:tc>
          <w:tcPr>
            <w:tcW w:w="2304" w:type="dxa"/>
          </w:tcPr>
          <w:p w14:paraId="5FA0C526" w14:textId="0992951F" w:rsidR="00E77C6D" w:rsidRPr="00326977" w:rsidRDefault="00E77C6D" w:rsidP="00E77C6D">
            <w:pPr>
              <w:pStyle w:val="FHWATableColumnHeading"/>
              <w:rPr>
                <w:sz w:val="22"/>
                <w:szCs w:val="18"/>
                <w:lang w:bidi="en-US"/>
              </w:rPr>
            </w:pPr>
            <w:r w:rsidRPr="00326977">
              <w:rPr>
                <w:sz w:val="22"/>
                <w:szCs w:val="18"/>
              </w:rPr>
              <w:t>Metric Group</w:t>
            </w:r>
          </w:p>
        </w:tc>
        <w:tc>
          <w:tcPr>
            <w:tcW w:w="1337" w:type="dxa"/>
          </w:tcPr>
          <w:p w14:paraId="35B82616" w14:textId="576F728B" w:rsidR="00E77C6D" w:rsidRPr="00326977" w:rsidRDefault="00E77C6D" w:rsidP="00E77C6D">
            <w:pPr>
              <w:pStyle w:val="FHWATableColumnHeading"/>
              <w:rPr>
                <w:sz w:val="22"/>
                <w:szCs w:val="18"/>
              </w:rPr>
            </w:pPr>
            <w:r w:rsidRPr="00326977">
              <w:rPr>
                <w:sz w:val="22"/>
                <w:szCs w:val="18"/>
              </w:rPr>
              <w:t>Metric IDs</w:t>
            </w:r>
          </w:p>
        </w:tc>
        <w:tc>
          <w:tcPr>
            <w:tcW w:w="3456" w:type="dxa"/>
          </w:tcPr>
          <w:p w14:paraId="7499E751" w14:textId="698A25BF" w:rsidR="00E77C6D" w:rsidRPr="00326977" w:rsidRDefault="00E77C6D" w:rsidP="00E77C6D">
            <w:pPr>
              <w:pStyle w:val="FHWATableColumnHeading"/>
              <w:rPr>
                <w:sz w:val="22"/>
                <w:szCs w:val="18"/>
                <w:lang w:bidi="en-US"/>
              </w:rPr>
            </w:pPr>
            <w:r w:rsidRPr="00326977">
              <w:rPr>
                <w:sz w:val="22"/>
                <w:szCs w:val="18"/>
              </w:rPr>
              <w:t>Primary Inputs</w:t>
            </w:r>
          </w:p>
        </w:tc>
        <w:tc>
          <w:tcPr>
            <w:tcW w:w="3600" w:type="dxa"/>
          </w:tcPr>
          <w:p w14:paraId="4F4BF9A6" w14:textId="73D6F5C3" w:rsidR="00E77C6D" w:rsidRPr="00326977" w:rsidRDefault="00E77C6D" w:rsidP="00E77C6D">
            <w:pPr>
              <w:pStyle w:val="FHWATableColumnHeading"/>
              <w:rPr>
                <w:sz w:val="22"/>
                <w:szCs w:val="18"/>
                <w:lang w:bidi="en-US"/>
              </w:rPr>
            </w:pPr>
            <w:r w:rsidRPr="00326977">
              <w:rPr>
                <w:sz w:val="22"/>
                <w:szCs w:val="18"/>
              </w:rPr>
              <w:t>Intended Use in the Pilot Analysis</w:t>
            </w:r>
          </w:p>
        </w:tc>
      </w:tr>
      <w:tr w:rsidR="00E77C6D" w:rsidRPr="003B76E2" w14:paraId="457C5DB4" w14:textId="77777777" w:rsidTr="00326977">
        <w:tc>
          <w:tcPr>
            <w:tcW w:w="2304" w:type="dxa"/>
          </w:tcPr>
          <w:p w14:paraId="3176F4C5" w14:textId="63565B3B" w:rsidR="00E77C6D" w:rsidRPr="00326977" w:rsidRDefault="00E77C6D" w:rsidP="00E77C6D">
            <w:pPr>
              <w:pStyle w:val="FHWATableBodyText"/>
              <w:rPr>
                <w:sz w:val="22"/>
                <w:szCs w:val="18"/>
                <w:lang w:bidi="en-US"/>
              </w:rPr>
            </w:pPr>
            <w:r w:rsidRPr="00326977">
              <w:rPr>
                <w:sz w:val="22"/>
                <w:szCs w:val="18"/>
              </w:rPr>
              <w:t>Image- and annotation-based pavement marking indicators</w:t>
            </w:r>
          </w:p>
        </w:tc>
        <w:tc>
          <w:tcPr>
            <w:tcW w:w="1337" w:type="dxa"/>
          </w:tcPr>
          <w:p w14:paraId="3B98FDDD" w14:textId="2E20F994" w:rsidR="00E77C6D" w:rsidRPr="00326977" w:rsidRDefault="00E77C6D" w:rsidP="00E77C6D">
            <w:pPr>
              <w:pStyle w:val="FHWATableBodyText"/>
              <w:rPr>
                <w:sz w:val="22"/>
                <w:szCs w:val="18"/>
              </w:rPr>
            </w:pPr>
            <w:r w:rsidRPr="00326977">
              <w:rPr>
                <w:sz w:val="22"/>
                <w:szCs w:val="18"/>
              </w:rPr>
              <w:t>I1–I6</w:t>
            </w:r>
          </w:p>
        </w:tc>
        <w:tc>
          <w:tcPr>
            <w:tcW w:w="3456" w:type="dxa"/>
          </w:tcPr>
          <w:p w14:paraId="774FC805" w14:textId="77E1EBBA" w:rsidR="00E77C6D" w:rsidRPr="00326977" w:rsidRDefault="00E77C6D" w:rsidP="00E77C6D">
            <w:pPr>
              <w:pStyle w:val="FHWATableBodyText"/>
              <w:rPr>
                <w:sz w:val="22"/>
                <w:szCs w:val="18"/>
                <w:lang w:bidi="en-US"/>
              </w:rPr>
            </w:pPr>
            <w:r w:rsidRPr="00326977">
              <w:rPr>
                <w:sz w:val="22"/>
                <w:szCs w:val="18"/>
              </w:rPr>
              <w:t>Roadway images and available compatible reference lane-line or pavement marking annotations</w:t>
            </w:r>
          </w:p>
        </w:tc>
        <w:tc>
          <w:tcPr>
            <w:tcW w:w="3600" w:type="dxa"/>
          </w:tcPr>
          <w:p w14:paraId="4AB9659F" w14:textId="4ADE3997" w:rsidR="00E77C6D" w:rsidRPr="00326977" w:rsidRDefault="00E77C6D" w:rsidP="00E77C6D">
            <w:pPr>
              <w:pStyle w:val="FHWATableBodyText"/>
              <w:rPr>
                <w:sz w:val="22"/>
                <w:szCs w:val="18"/>
                <w:lang w:bidi="en-US"/>
              </w:rPr>
            </w:pPr>
            <w:r w:rsidRPr="00326977">
              <w:rPr>
                <w:sz w:val="22"/>
                <w:szCs w:val="18"/>
              </w:rPr>
              <w:t>Characterize visible pavement marking features and roadway-image characteristics, such as continuity, contrast, edge clarity, apparent lane-width variation, curvature complexity, and compatible reference annotation availability.</w:t>
            </w:r>
          </w:p>
        </w:tc>
      </w:tr>
      <w:tr w:rsidR="00E77C6D" w:rsidRPr="003B76E2" w14:paraId="08D97EB4" w14:textId="77777777" w:rsidTr="00326977">
        <w:tc>
          <w:tcPr>
            <w:tcW w:w="2304" w:type="dxa"/>
          </w:tcPr>
          <w:p w14:paraId="4F238D2B" w14:textId="6A45A44A" w:rsidR="00E77C6D" w:rsidRPr="00326977" w:rsidRDefault="00E77C6D" w:rsidP="00E77C6D">
            <w:pPr>
              <w:pStyle w:val="FHWATableBodyText"/>
              <w:rPr>
                <w:sz w:val="22"/>
                <w:szCs w:val="18"/>
                <w:lang w:bidi="en-US"/>
              </w:rPr>
            </w:pPr>
            <w:r w:rsidRPr="00326977">
              <w:rPr>
                <w:sz w:val="22"/>
                <w:szCs w:val="18"/>
              </w:rPr>
              <w:t>Detection performance indicators</w:t>
            </w:r>
          </w:p>
        </w:tc>
        <w:tc>
          <w:tcPr>
            <w:tcW w:w="1337" w:type="dxa"/>
          </w:tcPr>
          <w:p w14:paraId="21EB8F1A" w14:textId="0CBC9FB3" w:rsidR="00E77C6D" w:rsidRPr="00326977" w:rsidRDefault="00E77C6D" w:rsidP="00E77C6D">
            <w:pPr>
              <w:pStyle w:val="FHWATableBodyText"/>
              <w:rPr>
                <w:sz w:val="22"/>
                <w:szCs w:val="18"/>
              </w:rPr>
            </w:pPr>
            <w:r w:rsidRPr="00326977">
              <w:rPr>
                <w:sz w:val="22"/>
                <w:szCs w:val="18"/>
              </w:rPr>
              <w:t>D1–D7</w:t>
            </w:r>
          </w:p>
        </w:tc>
        <w:tc>
          <w:tcPr>
            <w:tcW w:w="3456" w:type="dxa"/>
          </w:tcPr>
          <w:p w14:paraId="64DDA22C" w14:textId="5A90DDCE" w:rsidR="00E77C6D" w:rsidRPr="00326977" w:rsidRDefault="00E77C6D" w:rsidP="00E77C6D">
            <w:pPr>
              <w:pStyle w:val="FHWATableBodyText"/>
              <w:rPr>
                <w:sz w:val="22"/>
                <w:szCs w:val="18"/>
                <w:lang w:bidi="en-US"/>
              </w:rPr>
            </w:pPr>
            <w:r w:rsidRPr="00326977">
              <w:rPr>
                <w:sz w:val="22"/>
                <w:szCs w:val="18"/>
              </w:rPr>
              <w:t>Standardized processor outputs and compatible reference annotations; model-confidence information where available</w:t>
            </w:r>
          </w:p>
        </w:tc>
        <w:tc>
          <w:tcPr>
            <w:tcW w:w="3600" w:type="dxa"/>
          </w:tcPr>
          <w:p w14:paraId="25A36800" w14:textId="6902BE3C" w:rsidR="00E77C6D" w:rsidRPr="00326977" w:rsidRDefault="00E77C6D" w:rsidP="00E77C6D">
            <w:pPr>
              <w:pStyle w:val="FHWATableBodyText"/>
              <w:rPr>
                <w:sz w:val="22"/>
                <w:szCs w:val="18"/>
                <w:lang w:bidi="en-US"/>
              </w:rPr>
            </w:pPr>
            <w:r w:rsidRPr="00326977">
              <w:rPr>
                <w:sz w:val="22"/>
                <w:szCs w:val="18"/>
              </w:rPr>
              <w:t>Characterize processor detection quality, including output availability, lane-boundary count agreement, spatial overlap, missed detections, condition-specific performance differences, and confidence-related information.</w:t>
            </w:r>
          </w:p>
        </w:tc>
      </w:tr>
      <w:tr w:rsidR="00E77C6D" w:rsidRPr="003B76E2" w14:paraId="557A1A13" w14:textId="77777777" w:rsidTr="00326977">
        <w:tc>
          <w:tcPr>
            <w:tcW w:w="2304" w:type="dxa"/>
          </w:tcPr>
          <w:p w14:paraId="1ADE636F" w14:textId="11582436" w:rsidR="00E77C6D" w:rsidRPr="00326977" w:rsidRDefault="00E77C6D" w:rsidP="00E77C6D">
            <w:pPr>
              <w:pStyle w:val="FHWATableBodyText"/>
              <w:rPr>
                <w:sz w:val="22"/>
                <w:szCs w:val="18"/>
                <w:lang w:bidi="en-US"/>
              </w:rPr>
            </w:pPr>
            <w:r w:rsidRPr="00326977">
              <w:rPr>
                <w:sz w:val="22"/>
                <w:szCs w:val="18"/>
              </w:rPr>
              <w:t>Cross-factor and condition-based analysis measures</w:t>
            </w:r>
          </w:p>
        </w:tc>
        <w:tc>
          <w:tcPr>
            <w:tcW w:w="1337" w:type="dxa"/>
          </w:tcPr>
          <w:p w14:paraId="60995AF6" w14:textId="7D71F591" w:rsidR="00E77C6D" w:rsidRPr="00326977" w:rsidRDefault="00E77C6D" w:rsidP="00E77C6D">
            <w:pPr>
              <w:pStyle w:val="FHWATableBodyText"/>
              <w:rPr>
                <w:sz w:val="22"/>
                <w:szCs w:val="18"/>
              </w:rPr>
            </w:pPr>
            <w:r w:rsidRPr="00326977">
              <w:rPr>
                <w:sz w:val="22"/>
                <w:szCs w:val="18"/>
              </w:rPr>
              <w:t>C1–C5</w:t>
            </w:r>
          </w:p>
        </w:tc>
        <w:tc>
          <w:tcPr>
            <w:tcW w:w="3456" w:type="dxa"/>
          </w:tcPr>
          <w:p w14:paraId="76436DB3" w14:textId="5B791441" w:rsidR="00E77C6D" w:rsidRPr="00326977" w:rsidRDefault="00E77C6D" w:rsidP="00E77C6D">
            <w:pPr>
              <w:pStyle w:val="FHWATableBodyText"/>
              <w:rPr>
                <w:sz w:val="22"/>
                <w:szCs w:val="18"/>
                <w:lang w:bidi="en-US"/>
              </w:rPr>
            </w:pPr>
            <w:r w:rsidRPr="00326977">
              <w:rPr>
                <w:sz w:val="22"/>
                <w:szCs w:val="18"/>
              </w:rPr>
              <w:t>Per-image image- and annotation-based results and detection-performance results, together with applicable operational scenario, roadway context and facility type, roadway surface type, and visual-condition tags</w:t>
            </w:r>
          </w:p>
        </w:tc>
        <w:tc>
          <w:tcPr>
            <w:tcW w:w="3600" w:type="dxa"/>
          </w:tcPr>
          <w:p w14:paraId="13D4602B" w14:textId="7046AF27" w:rsidR="00E77C6D" w:rsidRPr="00326977" w:rsidRDefault="00E77C6D" w:rsidP="00E77C6D">
            <w:pPr>
              <w:pStyle w:val="FHWATableBodyText"/>
              <w:rPr>
                <w:sz w:val="22"/>
                <w:szCs w:val="18"/>
                <w:lang w:bidi="en-US"/>
              </w:rPr>
            </w:pPr>
            <w:r w:rsidRPr="00326977">
              <w:rPr>
                <w:sz w:val="22"/>
                <w:szCs w:val="18"/>
              </w:rPr>
              <w:t>Explore whether visible marking characteristics, roadway-image geometry, or image conditions are associated with changes in processor output quality.</w:t>
            </w:r>
          </w:p>
        </w:tc>
      </w:tr>
      <w:tr w:rsidR="00E77C6D" w:rsidRPr="003B76E2" w14:paraId="1AE836F5" w14:textId="77777777" w:rsidTr="00326977">
        <w:tc>
          <w:tcPr>
            <w:tcW w:w="2304" w:type="dxa"/>
          </w:tcPr>
          <w:p w14:paraId="48473D8B" w14:textId="1DED13A4" w:rsidR="00E77C6D" w:rsidRPr="00326977" w:rsidRDefault="00E77C6D" w:rsidP="00E77C6D">
            <w:pPr>
              <w:pStyle w:val="FHWATableBodyText"/>
              <w:rPr>
                <w:sz w:val="22"/>
                <w:szCs w:val="18"/>
                <w:lang w:bidi="en-US"/>
              </w:rPr>
            </w:pPr>
            <w:r w:rsidRPr="00326977">
              <w:rPr>
                <w:sz w:val="22"/>
                <w:szCs w:val="18"/>
              </w:rPr>
              <w:t>Exploratory integrated assessment outputs</w:t>
            </w:r>
          </w:p>
        </w:tc>
        <w:tc>
          <w:tcPr>
            <w:tcW w:w="1337" w:type="dxa"/>
          </w:tcPr>
          <w:p w14:paraId="7010D3E3" w14:textId="2B174FC6" w:rsidR="00E77C6D" w:rsidRPr="00326977" w:rsidRDefault="00E77C6D" w:rsidP="00E77C6D">
            <w:pPr>
              <w:pStyle w:val="FHWATableBodyText"/>
              <w:rPr>
                <w:sz w:val="22"/>
                <w:szCs w:val="18"/>
              </w:rPr>
            </w:pPr>
            <w:r w:rsidRPr="00326977">
              <w:rPr>
                <w:sz w:val="22"/>
                <w:szCs w:val="18"/>
              </w:rPr>
              <w:t>R1–R4</w:t>
            </w:r>
          </w:p>
        </w:tc>
        <w:tc>
          <w:tcPr>
            <w:tcW w:w="3456" w:type="dxa"/>
          </w:tcPr>
          <w:p w14:paraId="509D95DD" w14:textId="157F5D7A" w:rsidR="00E77C6D" w:rsidRPr="00326977" w:rsidRDefault="00E77C6D" w:rsidP="00E77C6D">
            <w:pPr>
              <w:pStyle w:val="FHWATableBodyText"/>
              <w:rPr>
                <w:sz w:val="22"/>
                <w:szCs w:val="18"/>
                <w:lang w:bidi="en-US"/>
              </w:rPr>
            </w:pPr>
            <w:r w:rsidRPr="00326977">
              <w:rPr>
                <w:sz w:val="22"/>
                <w:szCs w:val="18"/>
              </w:rPr>
              <w:t>Aggregated image- and annotation-based, detection-performance, and cross-factor results, together with data-availability or evidence-sufficiency information</w:t>
            </w:r>
          </w:p>
        </w:tc>
        <w:tc>
          <w:tcPr>
            <w:tcW w:w="3600" w:type="dxa"/>
          </w:tcPr>
          <w:p w14:paraId="488B166D" w14:textId="42402EAA" w:rsidR="00E77C6D" w:rsidRPr="00326977" w:rsidRDefault="00E77C6D" w:rsidP="00E77C6D">
            <w:pPr>
              <w:pStyle w:val="FHWATableBodyText"/>
              <w:rPr>
                <w:sz w:val="22"/>
                <w:szCs w:val="18"/>
                <w:lang w:bidi="en-US"/>
              </w:rPr>
            </w:pPr>
            <w:r w:rsidRPr="00326977">
              <w:rPr>
                <w:sz w:val="22"/>
                <w:szCs w:val="18"/>
              </w:rPr>
              <w:t>Synthesize selected findings, identify potential bottlenecks, and support exploratory comparison across image sets or conditions.</w:t>
            </w:r>
          </w:p>
        </w:tc>
      </w:tr>
    </w:tbl>
    <w:p w14:paraId="599102EF" w14:textId="1A532C8C" w:rsidR="00C8334A" w:rsidRDefault="000713ED" w:rsidP="00C8334A">
      <w:pPr>
        <w:pStyle w:val="FHWANote"/>
        <w:spacing w:before="60"/>
      </w:pPr>
      <w:r w:rsidRPr="000713ED">
        <w:rPr>
          <w:highlight w:val="yellow"/>
        </w:rPr>
        <w:t>XXX</w:t>
      </w:r>
      <w:r w:rsidR="00C8334A" w:rsidRPr="000713ED">
        <w:rPr>
          <w:highlight w:val="yellow"/>
        </w:rPr>
        <w:t>.</w:t>
      </w:r>
    </w:p>
    <w:p w14:paraId="40F4727E" w14:textId="77777777" w:rsidR="00B9093A" w:rsidRDefault="00B9093A" w:rsidP="00B9093A">
      <w:pPr>
        <w:pStyle w:val="FHWABody"/>
      </w:pPr>
      <w:r>
        <w:lastRenderedPageBreak/>
        <w:t>The metric groups are intended to support infrastructure-focused interpretation of pavement marking detectability in public roadway imagery. They do not represent validated measures of ADS deployment readiness, roadway safety, or the performance of a specific ADS- or ADAS-equipped vehicle. In particular, the exploratory integrated assessment outputs are intended to summarize pilot findings and identify potential areas for further investigation; they are not intended to support deployment decisions or roadway certification.</w:t>
      </w:r>
    </w:p>
    <w:p w14:paraId="06D2D2A0" w14:textId="56E7E274" w:rsidR="006B0ACE" w:rsidRDefault="00B9093A" w:rsidP="00B9093A">
      <w:pPr>
        <w:pStyle w:val="FHWABody"/>
      </w:pPr>
      <w:r>
        <w:t xml:space="preserve">The following subsections define the metrics included in each group, their </w:t>
      </w:r>
      <w:del w:id="3676" w:author="Bedsole, Lisa K. [US-US]" w:date="2026-06-24T14:11:00Z" w16du:dateUtc="2026-06-24T18:11:00Z">
        <w:r>
          <w:delText xml:space="preserve">required </w:delText>
        </w:r>
      </w:del>
      <w:ins w:id="3677" w:author="Bedsole, Lisa K. [US-US]" w:date="2026-06-24T14:11:00Z" w16du:dateUtc="2026-06-24T18:11:00Z">
        <w:r w:rsidR="00F129D2">
          <w:t xml:space="preserve">needed </w:t>
        </w:r>
      </w:ins>
      <w:r>
        <w:t>inputs, expected range or output, intended interpretation, and key limitations.</w:t>
      </w:r>
    </w:p>
    <w:p w14:paraId="067F760B" w14:textId="0F51E106" w:rsidR="00813873" w:rsidRDefault="009C2461" w:rsidP="0005508E">
      <w:pPr>
        <w:pStyle w:val="FHWAH2"/>
      </w:pPr>
      <w:del w:id="3678" w:author="Bedsole, Lisa K. [US-US]" w:date="2026-06-25T07:58:00Z" w16du:dateUtc="2026-06-25T11:58:00Z">
        <w:r>
          <w:delText xml:space="preserve">4.3.1 </w:delText>
        </w:r>
      </w:del>
      <w:bookmarkStart w:id="3679" w:name="_Toc233357915"/>
      <w:r w:rsidR="003304BE" w:rsidRPr="003304BE">
        <w:t>Image- and Annotation-Based Pavement Marking Indicators</w:t>
      </w:r>
      <w:bookmarkEnd w:id="3679"/>
    </w:p>
    <w:p w14:paraId="6B0C8C72" w14:textId="7509F928" w:rsidR="0005508E" w:rsidRDefault="00436B7E" w:rsidP="0005508E">
      <w:pPr>
        <w:pStyle w:val="FHWABody"/>
      </w:pPr>
      <w:r w:rsidRPr="00436B7E">
        <w:t>The first metric group characterizes visible lane-line features and roadway-image characteristics that may affect the visibility and interpretation of pavement markings. The indicators are derived from roadway-facing images and, where available, compatible reference lane-line or pavement marking annotations. Reference annotations may be provided as polylines, lane boundaries, lane instances, or binary masks and are converted to a common representation where necessary.</w:t>
      </w:r>
    </w:p>
    <w:p w14:paraId="2E6C22E8" w14:textId="527D61EE" w:rsidR="0005508E" w:rsidRDefault="00D62103" w:rsidP="0005508E">
      <w:pPr>
        <w:pStyle w:val="FHWABody"/>
      </w:pPr>
      <w:r w:rsidRPr="00D62103">
        <w:t xml:space="preserve">These indicators are intended to describe image-based characteristics relevant to the pilot analysis. They do not measure pavement marking retroreflectivity, material type, installation age, compliance with design standards, or verified maintenance condition. In addition, an indicator is calculated only when the </w:t>
      </w:r>
      <w:del w:id="3680" w:author="Bedsole, Lisa K. [US-US]" w:date="2026-06-24T14:11:00Z" w16du:dateUtc="2026-06-24T18:11:00Z">
        <w:r w:rsidRPr="00D62103">
          <w:delText xml:space="preserve">required </w:delText>
        </w:r>
      </w:del>
      <w:ins w:id="3681" w:author="Bedsole, Lisa K. [US-US]" w:date="2026-06-24T14:11:00Z" w16du:dateUtc="2026-06-24T18:11:00Z">
        <w:r w:rsidR="00B4131B">
          <w:t>specifie</w:t>
        </w:r>
        <w:r w:rsidR="00B4131B" w:rsidRPr="00D62103">
          <w:t xml:space="preserve">d </w:t>
        </w:r>
      </w:ins>
      <w:r w:rsidRPr="00D62103">
        <w:t>image information and compatible reference annotations are available. Missing or incompatible annotations are documented as unavailable rather than interpreted as a zero-value result.</w:t>
      </w:r>
    </w:p>
    <w:p w14:paraId="17EE6756" w14:textId="53B4B196" w:rsidR="0070210B" w:rsidRDefault="00C27AC0" w:rsidP="0005508E">
      <w:pPr>
        <w:pStyle w:val="FHWABody"/>
      </w:pPr>
      <w:r>
        <w:fldChar w:fldCharType="begin"/>
      </w:r>
      <w:r>
        <w:instrText xml:space="preserve"> REF _Ref232999019 \h </w:instrText>
      </w:r>
      <w:r>
        <w:fldChar w:fldCharType="separate"/>
      </w:r>
      <w:ins w:id="3682" w:author="Soleimaniamiri, Saeid [US-IR]" w:date="2026-06-26T09:10:00Z" w16du:dateUtc="2026-06-26T13:10:00Z">
        <w:r w:rsidR="009C055A" w:rsidRPr="00D961DB">
          <w:t xml:space="preserve">Table </w:t>
        </w:r>
        <w:r w:rsidR="009C055A">
          <w:rPr>
            <w:noProof/>
          </w:rPr>
          <w:t>15</w:t>
        </w:r>
      </w:ins>
      <w:del w:id="3683" w:author="Soleimaniamiri, Saeid [US-IR]" w:date="2026-06-26T09:10:00Z" w16du:dateUtc="2026-06-26T13:10:00Z">
        <w:r w:rsidRPr="00D961DB">
          <w:delText xml:space="preserve">Table </w:delText>
        </w:r>
        <w:r>
          <w:rPr>
            <w:noProof/>
          </w:rPr>
          <w:delText>14</w:delText>
        </w:r>
      </w:del>
      <w:r>
        <w:fldChar w:fldCharType="end"/>
      </w:r>
      <w:r w:rsidR="0005508E">
        <w:t xml:space="preserve"> </w:t>
      </w:r>
      <w:r w:rsidR="00E4306A" w:rsidRPr="00E4306A">
        <w:t>summarizes the image- and annotation-based pavement marking indicators used in the pilot analysis.</w:t>
      </w:r>
    </w:p>
    <w:p w14:paraId="40AC71B2" w14:textId="77777777" w:rsidR="00232B4B" w:rsidRDefault="00232B4B" w:rsidP="0005508E">
      <w:pPr>
        <w:pStyle w:val="FHWABody"/>
      </w:pPr>
    </w:p>
    <w:p w14:paraId="042564F3" w14:textId="77777777" w:rsidR="00232B4B" w:rsidRDefault="00232B4B" w:rsidP="0005508E">
      <w:pPr>
        <w:pStyle w:val="FHWABody"/>
        <w:sectPr w:rsidR="00232B4B" w:rsidSect="007F23C1">
          <w:endnotePr>
            <w:numFmt w:val="decimal"/>
          </w:endnotePr>
          <w:pgSz w:w="12240" w:h="15840"/>
          <w:pgMar w:top="1440" w:right="1440" w:bottom="1440" w:left="1440" w:header="720" w:footer="720" w:gutter="0"/>
          <w:cols w:space="720"/>
          <w:docGrid w:linePitch="360"/>
        </w:sectPr>
      </w:pPr>
    </w:p>
    <w:p w14:paraId="5AA3C13F" w14:textId="5B554602" w:rsidR="0005508E" w:rsidRPr="00D961DB" w:rsidRDefault="0005508E" w:rsidP="0005508E">
      <w:pPr>
        <w:pStyle w:val="FHWACaptionTable"/>
      </w:pPr>
      <w:bookmarkStart w:id="3684" w:name="_Ref232999019"/>
      <w:bookmarkStart w:id="3685" w:name="_Toc233357875"/>
      <w:r w:rsidRPr="00D961DB">
        <w:lastRenderedPageBreak/>
        <w:t xml:space="preserve">Table </w:t>
      </w:r>
      <w:r>
        <w:fldChar w:fldCharType="begin"/>
      </w:r>
      <w:r>
        <w:instrText>SEQ Table \* ARABIC</w:instrText>
      </w:r>
      <w:r>
        <w:fldChar w:fldCharType="separate"/>
      </w:r>
      <w:ins w:id="3686" w:author="Soleimaniamiri, Saeid [US-IR]" w:date="2026-06-26T09:10:00Z" w16du:dateUtc="2026-06-26T13:10:00Z">
        <w:r w:rsidR="009C055A">
          <w:rPr>
            <w:noProof/>
          </w:rPr>
          <w:t>15</w:t>
        </w:r>
      </w:ins>
      <w:ins w:id="3687" w:author="Bedsole, Lisa K. [US-US]" w:date="2026-06-24T10:52:00Z" w16du:dateUtc="2026-06-24T14:52:00Z">
        <w:del w:id="3688" w:author="Soleimaniamiri, Saeid [US-IR]" w:date="2026-06-26T09:10:00Z" w16du:dateUtc="2026-06-26T13:10:00Z">
          <w:r w:rsidR="00715450">
            <w:rPr>
              <w:noProof/>
            </w:rPr>
            <w:delText>17</w:delText>
          </w:r>
        </w:del>
      </w:ins>
      <w:del w:id="3689" w:author="Soleimaniamiri, Saeid [US-IR]" w:date="2026-06-26T09:10:00Z" w16du:dateUtc="2026-06-26T13:10:00Z">
        <w:r w:rsidR="006B7332" w:rsidDel="00715450">
          <w:rPr>
            <w:noProof/>
          </w:rPr>
          <w:delText>14</w:delText>
        </w:r>
      </w:del>
      <w:r>
        <w:fldChar w:fldCharType="end"/>
      </w:r>
      <w:bookmarkEnd w:id="3684"/>
      <w:r w:rsidRPr="00D961DB">
        <w:t xml:space="preserve">. </w:t>
      </w:r>
      <w:r w:rsidR="00D32599" w:rsidRPr="00D32599">
        <w:rPr>
          <w:lang w:bidi="en-US"/>
        </w:rPr>
        <w:t>Image- and annotation-based pavement marking indicators.</w:t>
      </w:r>
      <w:bookmarkEnd w:id="3685"/>
    </w:p>
    <w:tbl>
      <w:tblPr>
        <w:tblStyle w:val="FHWATableNormal"/>
        <w:tblW w:w="12960" w:type="dxa"/>
        <w:tblLayout w:type="fixed"/>
        <w:tblLook w:val="04A0" w:firstRow="1" w:lastRow="0" w:firstColumn="1" w:lastColumn="0" w:noHBand="0" w:noVBand="1"/>
        <w:tblPrChange w:id="3690" w:author="Bedsole, Lisa K. [US-US]" w:date="2026-06-24T10:59:00Z" w16du:dateUtc="2026-06-24T14:59:00Z">
          <w:tblPr>
            <w:tblStyle w:val="GridTable4"/>
            <w:tblW w:w="13620" w:type="dxa"/>
            <w:jc w:val="center"/>
            <w:tblLayout w:type="fixed"/>
            <w:tblLook w:val="04A0" w:firstRow="1" w:lastRow="0" w:firstColumn="1" w:lastColumn="0" w:noHBand="0" w:noVBand="1"/>
          </w:tblPr>
        </w:tblPrChange>
      </w:tblPr>
      <w:tblGrid>
        <w:gridCol w:w="518"/>
        <w:gridCol w:w="1488"/>
        <w:gridCol w:w="2192"/>
        <w:gridCol w:w="3421"/>
        <w:gridCol w:w="1373"/>
        <w:gridCol w:w="3968"/>
        <w:tblGridChange w:id="3691">
          <w:tblGrid>
            <w:gridCol w:w="518"/>
            <w:gridCol w:w="21"/>
            <w:gridCol w:w="1467"/>
            <w:gridCol w:w="94"/>
            <w:gridCol w:w="2098"/>
            <w:gridCol w:w="206"/>
            <w:gridCol w:w="3215"/>
            <w:gridCol w:w="385"/>
            <w:gridCol w:w="988"/>
            <w:gridCol w:w="452"/>
            <w:gridCol w:w="3516"/>
            <w:gridCol w:w="660"/>
          </w:tblGrid>
        </w:tblGridChange>
      </w:tblGrid>
      <w:tr w:rsidR="007A7BAA" w:rsidRPr="00CF20E9" w14:paraId="21CC1CD6" w14:textId="77777777" w:rsidTr="00CF20E9">
        <w:trPr>
          <w:cnfStyle w:val="100000000000" w:firstRow="1" w:lastRow="0" w:firstColumn="0" w:lastColumn="0" w:oddVBand="0" w:evenVBand="0" w:oddHBand="0" w:evenHBand="0" w:firstRowFirstColumn="0" w:firstRowLastColumn="0" w:lastRowFirstColumn="0" w:lastRowLastColumn="0"/>
          <w:trHeight w:val="674"/>
          <w:trPrChange w:id="3692" w:author="Bedsole, Lisa K. [US-US]" w:date="2026-06-24T10:59:00Z" w16du:dateUtc="2026-06-24T14:59:00Z">
            <w:trPr>
              <w:trHeight w:val="674"/>
              <w:jc w:val="center"/>
            </w:trPr>
          </w:trPrChange>
        </w:trPr>
        <w:tc>
          <w:tcPr>
            <w:tcW w:w="539" w:type="dxa"/>
            <w:tcPrChange w:id="3693" w:author="Bedsole, Lisa K. [US-US]" w:date="2026-06-24T10:59:00Z" w16du:dateUtc="2026-06-24T14:59:00Z">
              <w:tcPr>
                <w:tcW w:w="539" w:type="dxa"/>
                <w:gridSpan w:val="2"/>
              </w:tcPr>
            </w:tcPrChange>
          </w:tcPr>
          <w:p w14:paraId="57396A6C" w14:textId="41F697AF"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3694" w:author="Bedsole, Lisa K. [US-US]" w:date="2026-06-24T10:59:00Z" w16du:dateUtc="2026-06-24T14:59:00Z">
                  <w:rPr>
                    <w:lang w:bidi="en-US"/>
                  </w:rPr>
                </w:rPrChange>
              </w:rPr>
            </w:pPr>
            <w:r w:rsidRPr="00CF20E9">
              <w:rPr>
                <w:sz w:val="22"/>
                <w:szCs w:val="18"/>
                <w:rPrChange w:id="3695" w:author="Bedsole, Lisa K. [US-US]" w:date="2026-06-24T10:59:00Z" w16du:dateUtc="2026-06-24T14:59:00Z">
                  <w:rPr/>
                </w:rPrChange>
              </w:rPr>
              <w:t>ID</w:t>
            </w:r>
          </w:p>
        </w:tc>
        <w:tc>
          <w:tcPr>
            <w:tcW w:w="1561" w:type="dxa"/>
            <w:tcPrChange w:id="3696" w:author="Bedsole, Lisa K. [US-US]" w:date="2026-06-24T10:59:00Z" w16du:dateUtc="2026-06-24T14:59:00Z">
              <w:tcPr>
                <w:tcW w:w="1561" w:type="dxa"/>
                <w:gridSpan w:val="2"/>
              </w:tcPr>
            </w:tcPrChange>
          </w:tcPr>
          <w:p w14:paraId="50B49796" w14:textId="47A539C1"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rPrChange w:id="3697" w:author="Bedsole, Lisa K. [US-US]" w:date="2026-06-24T10:59:00Z" w16du:dateUtc="2026-06-24T14:59:00Z">
                  <w:rPr/>
                </w:rPrChange>
              </w:rPr>
            </w:pPr>
            <w:r w:rsidRPr="00CF20E9">
              <w:rPr>
                <w:sz w:val="22"/>
                <w:szCs w:val="18"/>
                <w:rPrChange w:id="3698" w:author="Bedsole, Lisa K. [US-US]" w:date="2026-06-24T10:59:00Z" w16du:dateUtc="2026-06-24T14:59:00Z">
                  <w:rPr/>
                </w:rPrChange>
              </w:rPr>
              <w:t>Indicator</w:t>
            </w:r>
          </w:p>
        </w:tc>
        <w:tc>
          <w:tcPr>
            <w:tcW w:w="2304" w:type="dxa"/>
            <w:tcPrChange w:id="3699" w:author="Bedsole, Lisa K. [US-US]" w:date="2026-06-24T10:59:00Z" w16du:dateUtc="2026-06-24T14:59:00Z">
              <w:tcPr>
                <w:tcW w:w="2304" w:type="dxa"/>
                <w:gridSpan w:val="2"/>
              </w:tcPr>
            </w:tcPrChange>
          </w:tcPr>
          <w:p w14:paraId="2456515F" w14:textId="71677D6B"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3700" w:author="Bedsole, Lisa K. [US-US]" w:date="2026-06-24T10:59:00Z" w16du:dateUtc="2026-06-24T14:59:00Z">
                  <w:rPr>
                    <w:lang w:bidi="en-US"/>
                  </w:rPr>
                </w:rPrChange>
              </w:rPr>
            </w:pPr>
            <w:r w:rsidRPr="00CF20E9">
              <w:rPr>
                <w:sz w:val="22"/>
                <w:szCs w:val="18"/>
                <w:rPrChange w:id="3701" w:author="Bedsole, Lisa K. [US-US]" w:date="2026-06-24T10:59:00Z" w16du:dateUtc="2026-06-24T14:59:00Z">
                  <w:rPr/>
                </w:rPrChange>
              </w:rPr>
              <w:t>Primary Inputs</w:t>
            </w:r>
          </w:p>
        </w:tc>
        <w:tc>
          <w:tcPr>
            <w:tcW w:w="3600" w:type="dxa"/>
            <w:tcPrChange w:id="3702" w:author="Bedsole, Lisa K. [US-US]" w:date="2026-06-24T10:59:00Z" w16du:dateUtc="2026-06-24T14:59:00Z">
              <w:tcPr>
                <w:tcW w:w="3600" w:type="dxa"/>
                <w:gridSpan w:val="2"/>
              </w:tcPr>
            </w:tcPrChange>
          </w:tcPr>
          <w:p w14:paraId="3B2833FA" w14:textId="7856B667"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3703" w:author="Bedsole, Lisa K. [US-US]" w:date="2026-06-24T10:59:00Z" w16du:dateUtc="2026-06-24T14:59:00Z">
                  <w:rPr>
                    <w:lang w:bidi="en-US"/>
                  </w:rPr>
                </w:rPrChange>
              </w:rPr>
            </w:pPr>
            <w:r w:rsidRPr="00CF20E9">
              <w:rPr>
                <w:sz w:val="22"/>
                <w:szCs w:val="18"/>
                <w:rPrChange w:id="3704" w:author="Bedsole, Lisa K. [US-US]" w:date="2026-06-24T10:59:00Z" w16du:dateUtc="2026-06-24T14:59:00Z">
                  <w:rPr/>
                </w:rPrChange>
              </w:rPr>
              <w:t>Calculation or Application</w:t>
            </w:r>
          </w:p>
        </w:tc>
        <w:tc>
          <w:tcPr>
            <w:tcW w:w="1440" w:type="dxa"/>
            <w:tcPrChange w:id="3705" w:author="Bedsole, Lisa K. [US-US]" w:date="2026-06-24T10:59:00Z" w16du:dateUtc="2026-06-24T14:59:00Z">
              <w:tcPr>
                <w:tcW w:w="1440" w:type="dxa"/>
                <w:gridSpan w:val="2"/>
              </w:tcPr>
            </w:tcPrChange>
          </w:tcPr>
          <w:p w14:paraId="513193B6" w14:textId="75F30F43"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rPrChange w:id="3706" w:author="Bedsole, Lisa K. [US-US]" w:date="2026-06-24T10:59:00Z" w16du:dateUtc="2026-06-24T14:59:00Z">
                  <w:rPr/>
                </w:rPrChange>
              </w:rPr>
            </w:pPr>
            <w:r w:rsidRPr="00CF20E9">
              <w:rPr>
                <w:sz w:val="22"/>
                <w:szCs w:val="18"/>
                <w:rPrChange w:id="3707" w:author="Bedsole, Lisa K. [US-US]" w:date="2026-06-24T10:59:00Z" w16du:dateUtc="2026-06-24T14:59:00Z">
                  <w:rPr/>
                </w:rPrChange>
              </w:rPr>
              <w:t>Expected Range or Output</w:t>
            </w:r>
          </w:p>
        </w:tc>
        <w:tc>
          <w:tcPr>
            <w:tcW w:w="4176" w:type="dxa"/>
            <w:tcPrChange w:id="3708" w:author="Bedsole, Lisa K. [US-US]" w:date="2026-06-24T10:59:00Z" w16du:dateUtc="2026-06-24T14:59:00Z">
              <w:tcPr>
                <w:tcW w:w="4176" w:type="dxa"/>
                <w:gridSpan w:val="2"/>
              </w:tcPr>
            </w:tcPrChange>
          </w:tcPr>
          <w:p w14:paraId="105ED989" w14:textId="1E19A17B" w:rsidR="007A7BAA" w:rsidRPr="00CF20E9" w:rsidRDefault="007A7BAA" w:rsidP="007A7BA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3709" w:author="Bedsole, Lisa K. [US-US]" w:date="2026-06-24T10:59:00Z" w16du:dateUtc="2026-06-24T14:59:00Z">
                  <w:rPr>
                    <w:lang w:bidi="en-US"/>
                  </w:rPr>
                </w:rPrChange>
              </w:rPr>
            </w:pPr>
            <w:r w:rsidRPr="00CF20E9">
              <w:rPr>
                <w:sz w:val="22"/>
                <w:szCs w:val="18"/>
                <w:rPrChange w:id="3710" w:author="Bedsole, Lisa K. [US-US]" w:date="2026-06-24T10:59:00Z" w16du:dateUtc="2026-06-24T14:59:00Z">
                  <w:rPr/>
                </w:rPrChange>
              </w:rPr>
              <w:t>Interpretation and Key Limitations</w:t>
            </w:r>
          </w:p>
        </w:tc>
      </w:tr>
      <w:tr w:rsidR="007A7BAA" w:rsidRPr="00CF20E9" w14:paraId="10232BB0" w14:textId="77777777" w:rsidTr="00CF20E9">
        <w:trPr>
          <w:trPrChange w:id="3711" w:author="Bedsole, Lisa K. [US-US]" w:date="2026-06-24T10:59:00Z" w16du:dateUtc="2026-06-24T14:59:00Z">
            <w:trPr>
              <w:jc w:val="center"/>
            </w:trPr>
          </w:trPrChange>
        </w:trPr>
        <w:tc>
          <w:tcPr>
            <w:tcW w:w="539" w:type="dxa"/>
            <w:tcPrChange w:id="3712" w:author="Bedsole, Lisa K. [US-US]" w:date="2026-06-24T10:59:00Z" w16du:dateUtc="2026-06-24T14:59:00Z">
              <w:tcPr>
                <w:tcW w:w="539" w:type="dxa"/>
                <w:gridSpan w:val="2"/>
              </w:tcPr>
            </w:tcPrChange>
          </w:tcPr>
          <w:p w14:paraId="2E7AFCD5" w14:textId="4658A0CB" w:rsidR="007A7BAA" w:rsidRPr="00CF20E9" w:rsidRDefault="007A7BAA" w:rsidP="007A7BAA">
            <w:pPr>
              <w:pStyle w:val="FHWATableBodyText"/>
              <w:rPr>
                <w:sz w:val="22"/>
                <w:szCs w:val="18"/>
                <w:lang w:bidi="en-US"/>
                <w:rPrChange w:id="3713" w:author="Bedsole, Lisa K. [US-US]" w:date="2026-06-24T10:59:00Z" w16du:dateUtc="2026-06-24T14:59:00Z">
                  <w:rPr>
                    <w:lang w:bidi="en-US"/>
                  </w:rPr>
                </w:rPrChange>
              </w:rPr>
            </w:pPr>
            <w:r w:rsidRPr="00CF20E9">
              <w:rPr>
                <w:sz w:val="22"/>
                <w:szCs w:val="18"/>
                <w:rPrChange w:id="3714" w:author="Bedsole, Lisa K. [US-US]" w:date="2026-06-24T10:59:00Z" w16du:dateUtc="2026-06-24T14:59:00Z">
                  <w:rPr/>
                </w:rPrChange>
              </w:rPr>
              <w:t>I1</w:t>
            </w:r>
          </w:p>
        </w:tc>
        <w:tc>
          <w:tcPr>
            <w:tcW w:w="1561" w:type="dxa"/>
            <w:tcPrChange w:id="3715" w:author="Bedsole, Lisa K. [US-US]" w:date="2026-06-24T10:59:00Z" w16du:dateUtc="2026-06-24T14:59:00Z">
              <w:tcPr>
                <w:tcW w:w="1561" w:type="dxa"/>
                <w:gridSpan w:val="2"/>
              </w:tcPr>
            </w:tcPrChange>
          </w:tcPr>
          <w:p w14:paraId="3F424EF8" w14:textId="6ED4E86A" w:rsidR="007A7BAA" w:rsidRPr="00CF20E9" w:rsidRDefault="007A7BAA" w:rsidP="007A7BAA">
            <w:pPr>
              <w:pStyle w:val="FHWATableBodyText"/>
              <w:rPr>
                <w:sz w:val="22"/>
                <w:szCs w:val="18"/>
                <w:rPrChange w:id="3716" w:author="Bedsole, Lisa K. [US-US]" w:date="2026-06-24T10:59:00Z" w16du:dateUtc="2026-06-24T14:59:00Z">
                  <w:rPr/>
                </w:rPrChange>
              </w:rPr>
            </w:pPr>
            <w:r w:rsidRPr="00CF20E9">
              <w:rPr>
                <w:sz w:val="22"/>
                <w:szCs w:val="18"/>
                <w:rPrChange w:id="3717" w:author="Bedsole, Lisa K. [US-US]" w:date="2026-06-24T10:59:00Z" w16du:dateUtc="2026-06-24T14:59:00Z">
                  <w:rPr/>
                </w:rPrChange>
              </w:rPr>
              <w:t>Lane Continuity Score</w:t>
            </w:r>
          </w:p>
        </w:tc>
        <w:tc>
          <w:tcPr>
            <w:tcW w:w="2304" w:type="dxa"/>
            <w:tcPrChange w:id="3718" w:author="Bedsole, Lisa K. [US-US]" w:date="2026-06-24T10:59:00Z" w16du:dateUtc="2026-06-24T14:59:00Z">
              <w:tcPr>
                <w:tcW w:w="2304" w:type="dxa"/>
                <w:gridSpan w:val="2"/>
              </w:tcPr>
            </w:tcPrChange>
          </w:tcPr>
          <w:p w14:paraId="4E9242CD" w14:textId="06D0260B" w:rsidR="007A7BAA" w:rsidRPr="00CF20E9" w:rsidRDefault="007A7BAA" w:rsidP="007A7BAA">
            <w:pPr>
              <w:pStyle w:val="FHWATableBodyText"/>
              <w:rPr>
                <w:sz w:val="22"/>
                <w:szCs w:val="18"/>
                <w:lang w:bidi="en-US"/>
                <w:rPrChange w:id="3719" w:author="Bedsole, Lisa K. [US-US]" w:date="2026-06-24T10:59:00Z" w16du:dateUtc="2026-06-24T14:59:00Z">
                  <w:rPr>
                    <w:lang w:bidi="en-US"/>
                  </w:rPr>
                </w:rPrChange>
              </w:rPr>
            </w:pPr>
            <w:r w:rsidRPr="00CF20E9">
              <w:rPr>
                <w:sz w:val="22"/>
                <w:szCs w:val="18"/>
                <w:rPrChange w:id="3720" w:author="Bedsole, Lisa K. [US-US]" w:date="2026-06-24T10:59:00Z" w16du:dateUtc="2026-06-24T14:59:00Z">
                  <w:rPr/>
                </w:rPrChange>
              </w:rPr>
              <w:t>Compatible binary lane-line mask derived from reference annotations and pavement marking configuration tag</w:t>
            </w:r>
          </w:p>
        </w:tc>
        <w:tc>
          <w:tcPr>
            <w:tcW w:w="3600" w:type="dxa"/>
            <w:tcPrChange w:id="3721" w:author="Bedsole, Lisa K. [US-US]" w:date="2026-06-24T10:59:00Z" w16du:dateUtc="2026-06-24T14:59:00Z">
              <w:tcPr>
                <w:tcW w:w="3600" w:type="dxa"/>
                <w:gridSpan w:val="2"/>
              </w:tcPr>
            </w:tcPrChange>
          </w:tcPr>
          <w:p w14:paraId="6DDC66E5" w14:textId="6FF01FA9" w:rsidR="007A7BAA" w:rsidRPr="00CF20E9" w:rsidRDefault="007A7BAA" w:rsidP="007A7BAA">
            <w:pPr>
              <w:pStyle w:val="FHWATableBodyText"/>
              <w:rPr>
                <w:sz w:val="22"/>
                <w:szCs w:val="18"/>
                <w:lang w:bidi="en-US"/>
                <w:rPrChange w:id="3722" w:author="Bedsole, Lisa K. [US-US]" w:date="2026-06-24T10:59:00Z" w16du:dateUtc="2026-06-24T14:59:00Z">
                  <w:rPr>
                    <w:lang w:bidi="en-US"/>
                  </w:rPr>
                </w:rPrChange>
              </w:rPr>
            </w:pPr>
            <w:r w:rsidRPr="00CF20E9">
              <w:rPr>
                <w:sz w:val="22"/>
                <w:szCs w:val="18"/>
                <w:rPrChange w:id="3723" w:author="Bedsole, Lisa K. [US-US]" w:date="2026-06-24T10:59:00Z" w16du:dateUtc="2026-06-24T14:59:00Z">
                  <w:rPr/>
                </w:rPrChange>
              </w:rPr>
              <w:t>A lane-boundary representation is derived from the compatible reference mask using a documented edge-detection method. Connected boundary segments are identified, and the score is calculated as the share of boundary pixels contained in segments meeting a pre-specified minimum length.</w:t>
            </w:r>
          </w:p>
        </w:tc>
        <w:tc>
          <w:tcPr>
            <w:tcW w:w="1440" w:type="dxa"/>
            <w:tcPrChange w:id="3724" w:author="Bedsole, Lisa K. [US-US]" w:date="2026-06-24T10:59:00Z" w16du:dateUtc="2026-06-24T14:59:00Z">
              <w:tcPr>
                <w:tcW w:w="1440" w:type="dxa"/>
                <w:gridSpan w:val="2"/>
              </w:tcPr>
            </w:tcPrChange>
          </w:tcPr>
          <w:p w14:paraId="5F46C8B5" w14:textId="47BB8D7B" w:rsidR="007A7BAA" w:rsidRPr="00CF20E9" w:rsidRDefault="007A7BAA" w:rsidP="007A7BAA">
            <w:pPr>
              <w:pStyle w:val="FHWATableBodyText"/>
              <w:rPr>
                <w:sz w:val="22"/>
                <w:szCs w:val="18"/>
                <w:rPrChange w:id="3725" w:author="Bedsole, Lisa K. [US-US]" w:date="2026-06-24T10:59:00Z" w16du:dateUtc="2026-06-24T14:59:00Z">
                  <w:rPr/>
                </w:rPrChange>
              </w:rPr>
            </w:pPr>
            <w:r w:rsidRPr="00CF20E9">
              <w:rPr>
                <w:sz w:val="22"/>
                <w:szCs w:val="18"/>
                <w:rPrChange w:id="3726" w:author="Bedsole, Lisa K. [US-US]" w:date="2026-06-24T10:59:00Z" w16du:dateUtc="2026-06-24T14:59:00Z">
                  <w:rPr/>
                </w:rPrChange>
              </w:rPr>
              <w:t>0</w:t>
            </w:r>
            <w:commentRangeStart w:id="3727"/>
            <w:r w:rsidRPr="00CF20E9">
              <w:rPr>
                <w:sz w:val="22"/>
                <w:szCs w:val="18"/>
                <w:rPrChange w:id="3728" w:author="Bedsole, Lisa K. [US-US]" w:date="2026-06-24T10:59:00Z" w16du:dateUtc="2026-06-24T14:59:00Z">
                  <w:rPr/>
                </w:rPrChange>
              </w:rPr>
              <w:t>–</w:t>
            </w:r>
            <w:del w:id="3729" w:author="Bagwe, Gaurav R. [US-IN]" w:date="2026-06-25T16:58:00Z" w16du:dateUtc="2026-06-25T20:58:00Z">
              <w:r w:rsidRPr="00CF20E9" w:rsidDel="003A7CD6">
                <w:rPr>
                  <w:sz w:val="22"/>
                  <w:szCs w:val="18"/>
                  <w:rPrChange w:id="3730" w:author="Bedsole, Lisa K. [US-US]" w:date="2026-06-24T10:59:00Z" w16du:dateUtc="2026-06-24T14:59:00Z">
                    <w:rPr/>
                  </w:rPrChange>
                </w:rPr>
                <w:delText>100</w:delText>
              </w:r>
            </w:del>
            <w:ins w:id="3731" w:author="Bagwe, Gaurav R. [US-IN]" w:date="2026-06-25T16:58:00Z" w16du:dateUtc="2026-06-25T20:58:00Z">
              <w:r w:rsidR="003A7CD6">
                <w:rPr>
                  <w:sz w:val="22"/>
                  <w:szCs w:val="18"/>
                </w:rPr>
                <w:t>1</w:t>
              </w:r>
            </w:ins>
            <w:commentRangeEnd w:id="3727"/>
            <w:r w:rsidR="00143F0D" w:rsidRPr="00CF20E9">
              <w:rPr>
                <w:rStyle w:val="CommentReference"/>
                <w:sz w:val="22"/>
                <w:szCs w:val="18"/>
                <w:rPrChange w:id="3732" w:author="Bedsole, Lisa K. [US-US]" w:date="2026-06-24T10:59:00Z" w16du:dateUtc="2026-06-24T14:59:00Z">
                  <w:rPr>
                    <w:rStyle w:val="CommentReference"/>
                    <w:sz w:val="24"/>
                    <w:szCs w:val="24"/>
                  </w:rPr>
                </w:rPrChange>
              </w:rPr>
              <w:commentReference w:id="3727"/>
            </w:r>
          </w:p>
        </w:tc>
        <w:tc>
          <w:tcPr>
            <w:tcW w:w="4176" w:type="dxa"/>
            <w:tcPrChange w:id="3734" w:author="Bedsole, Lisa K. [US-US]" w:date="2026-06-24T10:59:00Z" w16du:dateUtc="2026-06-24T14:59:00Z">
              <w:tcPr>
                <w:tcW w:w="4176" w:type="dxa"/>
                <w:gridSpan w:val="2"/>
              </w:tcPr>
            </w:tcPrChange>
          </w:tcPr>
          <w:p w14:paraId="3B644120" w14:textId="35784F38" w:rsidR="007A7BAA" w:rsidRPr="00CF20E9" w:rsidRDefault="007A7BAA" w:rsidP="007A7BAA">
            <w:pPr>
              <w:pStyle w:val="FHWATableBodyText"/>
              <w:rPr>
                <w:sz w:val="22"/>
                <w:szCs w:val="18"/>
                <w:lang w:bidi="en-US"/>
                <w:rPrChange w:id="3735" w:author="Bedsole, Lisa K. [US-US]" w:date="2026-06-24T10:59:00Z" w16du:dateUtc="2026-06-24T14:59:00Z">
                  <w:rPr>
                    <w:lang w:bidi="en-US"/>
                  </w:rPr>
                </w:rPrChange>
              </w:rPr>
            </w:pPr>
            <w:r w:rsidRPr="00CF20E9">
              <w:rPr>
                <w:sz w:val="22"/>
                <w:szCs w:val="18"/>
                <w:rPrChange w:id="3736" w:author="Bedsole, Lisa K. [US-US]" w:date="2026-06-24T10:59:00Z" w16du:dateUtc="2026-06-24T14:59:00Z">
                  <w:rPr/>
                </w:rPrChange>
              </w:rPr>
              <w:t>A lower value indicates a more fragmented lane-boundary representation. This may reflect occlusion, low visibility, incomplete annotation, or image-processing limitations. Dashed or otherwise intentionally discontinuous markings should be excluded or reported separately because lower continuity may reflect the intended marking design.</w:t>
            </w:r>
          </w:p>
        </w:tc>
      </w:tr>
      <w:tr w:rsidR="007A7BAA" w:rsidRPr="00CF20E9" w14:paraId="1D426D9E" w14:textId="77777777" w:rsidTr="00CF20E9">
        <w:trPr>
          <w:trPrChange w:id="3737" w:author="Bedsole, Lisa K. [US-US]" w:date="2026-06-24T10:59:00Z" w16du:dateUtc="2026-06-24T14:59:00Z">
            <w:trPr>
              <w:jc w:val="center"/>
            </w:trPr>
          </w:trPrChange>
        </w:trPr>
        <w:tc>
          <w:tcPr>
            <w:tcW w:w="539" w:type="dxa"/>
            <w:tcPrChange w:id="3738" w:author="Bedsole, Lisa K. [US-US]" w:date="2026-06-24T10:59:00Z" w16du:dateUtc="2026-06-24T14:59:00Z">
              <w:tcPr>
                <w:tcW w:w="539" w:type="dxa"/>
                <w:gridSpan w:val="2"/>
              </w:tcPr>
            </w:tcPrChange>
          </w:tcPr>
          <w:p w14:paraId="304FC838" w14:textId="57AE8AE9" w:rsidR="007A7BAA" w:rsidRPr="00CF20E9" w:rsidRDefault="007A7BAA" w:rsidP="007A7BAA">
            <w:pPr>
              <w:pStyle w:val="FHWATableBodyText"/>
              <w:rPr>
                <w:sz w:val="22"/>
                <w:szCs w:val="18"/>
                <w:lang w:bidi="en-US"/>
                <w:rPrChange w:id="3739" w:author="Bedsole, Lisa K. [US-US]" w:date="2026-06-24T10:59:00Z" w16du:dateUtc="2026-06-24T14:59:00Z">
                  <w:rPr>
                    <w:lang w:bidi="en-US"/>
                  </w:rPr>
                </w:rPrChange>
              </w:rPr>
            </w:pPr>
            <w:r w:rsidRPr="00CF20E9">
              <w:rPr>
                <w:sz w:val="22"/>
                <w:szCs w:val="18"/>
                <w:rPrChange w:id="3740" w:author="Bedsole, Lisa K. [US-US]" w:date="2026-06-24T10:59:00Z" w16du:dateUtc="2026-06-24T14:59:00Z">
                  <w:rPr/>
                </w:rPrChange>
              </w:rPr>
              <w:t>I2</w:t>
            </w:r>
          </w:p>
        </w:tc>
        <w:tc>
          <w:tcPr>
            <w:tcW w:w="1561" w:type="dxa"/>
            <w:tcPrChange w:id="3741" w:author="Bedsole, Lisa K. [US-US]" w:date="2026-06-24T10:59:00Z" w16du:dateUtc="2026-06-24T14:59:00Z">
              <w:tcPr>
                <w:tcW w:w="1561" w:type="dxa"/>
                <w:gridSpan w:val="2"/>
              </w:tcPr>
            </w:tcPrChange>
          </w:tcPr>
          <w:p w14:paraId="7FC0D88B" w14:textId="3C3BD7B2" w:rsidR="007A7BAA" w:rsidRPr="00CF20E9" w:rsidRDefault="007A7BAA" w:rsidP="007A7BAA">
            <w:pPr>
              <w:pStyle w:val="FHWATableBodyText"/>
              <w:rPr>
                <w:sz w:val="22"/>
                <w:szCs w:val="18"/>
                <w:rPrChange w:id="3742" w:author="Bedsole, Lisa K. [US-US]" w:date="2026-06-24T10:59:00Z" w16du:dateUtc="2026-06-24T14:59:00Z">
                  <w:rPr/>
                </w:rPrChange>
              </w:rPr>
            </w:pPr>
            <w:r w:rsidRPr="00CF20E9">
              <w:rPr>
                <w:sz w:val="22"/>
                <w:szCs w:val="18"/>
                <w:rPrChange w:id="3743" w:author="Bedsole, Lisa K. [US-US]" w:date="2026-06-24T10:59:00Z" w16du:dateUtc="2026-06-24T14:59:00Z">
                  <w:rPr/>
                </w:rPrChange>
              </w:rPr>
              <w:t>Boundary Contrast Ratio</w:t>
            </w:r>
          </w:p>
        </w:tc>
        <w:tc>
          <w:tcPr>
            <w:tcW w:w="2304" w:type="dxa"/>
            <w:tcPrChange w:id="3744" w:author="Bedsole, Lisa K. [US-US]" w:date="2026-06-24T10:59:00Z" w16du:dateUtc="2026-06-24T14:59:00Z">
              <w:tcPr>
                <w:tcW w:w="2304" w:type="dxa"/>
                <w:gridSpan w:val="2"/>
              </w:tcPr>
            </w:tcPrChange>
          </w:tcPr>
          <w:p w14:paraId="5FEA3A11" w14:textId="34FA675C" w:rsidR="007A7BAA" w:rsidRPr="00CF20E9" w:rsidRDefault="007A7BAA" w:rsidP="007A7BAA">
            <w:pPr>
              <w:pStyle w:val="FHWATableBodyText"/>
              <w:rPr>
                <w:sz w:val="22"/>
                <w:szCs w:val="18"/>
                <w:lang w:bidi="en-US"/>
                <w:rPrChange w:id="3745" w:author="Bedsole, Lisa K. [US-US]" w:date="2026-06-24T10:59:00Z" w16du:dateUtc="2026-06-24T14:59:00Z">
                  <w:rPr>
                    <w:lang w:bidi="en-US"/>
                  </w:rPr>
                </w:rPrChange>
              </w:rPr>
            </w:pPr>
            <w:r w:rsidRPr="00CF20E9">
              <w:rPr>
                <w:sz w:val="22"/>
                <w:szCs w:val="18"/>
                <w:rPrChange w:id="3746" w:author="Bedsole, Lisa K. [US-US]" w:date="2026-06-24T10:59:00Z" w16du:dateUtc="2026-06-24T14:59:00Z">
                  <w:rPr/>
                </w:rPrChange>
              </w:rPr>
              <w:t>Roadway image and compatible lane-line or pavement marking annotation</w:t>
            </w:r>
          </w:p>
        </w:tc>
        <w:tc>
          <w:tcPr>
            <w:tcW w:w="3600" w:type="dxa"/>
            <w:tcPrChange w:id="3747" w:author="Bedsole, Lisa K. [US-US]" w:date="2026-06-24T10:59:00Z" w16du:dateUtc="2026-06-24T14:59:00Z">
              <w:tcPr>
                <w:tcW w:w="3600" w:type="dxa"/>
                <w:gridSpan w:val="2"/>
              </w:tcPr>
            </w:tcPrChange>
          </w:tcPr>
          <w:p w14:paraId="24404249" w14:textId="362362F4" w:rsidR="007A7BAA" w:rsidRPr="00CF20E9" w:rsidRDefault="007A7BAA" w:rsidP="007A7BAA">
            <w:pPr>
              <w:pStyle w:val="FHWATableBodyText"/>
              <w:rPr>
                <w:sz w:val="22"/>
                <w:szCs w:val="18"/>
                <w:lang w:bidi="en-US"/>
                <w:rPrChange w:id="3748" w:author="Bedsole, Lisa K. [US-US]" w:date="2026-06-24T10:59:00Z" w16du:dateUtc="2026-06-24T14:59:00Z">
                  <w:rPr>
                    <w:lang w:bidi="en-US"/>
                  </w:rPr>
                </w:rPrChange>
              </w:rPr>
            </w:pPr>
            <w:r w:rsidRPr="00CF20E9">
              <w:rPr>
                <w:sz w:val="22"/>
                <w:szCs w:val="18"/>
                <w:rPrChange w:id="3749" w:author="Bedsole, Lisa K. [US-US]" w:date="2026-06-24T10:59:00Z" w16du:dateUtc="2026-06-24T14:59:00Z">
                  <w:rPr/>
                </w:rPrChange>
              </w:rPr>
              <w:t>The absolute difference between the mean grayscale luminance of annotated marking pixels and adjacent pavement pixels is calculated and normalized by the image luminance range.</w:t>
            </w:r>
          </w:p>
        </w:tc>
        <w:tc>
          <w:tcPr>
            <w:tcW w:w="1440" w:type="dxa"/>
            <w:tcPrChange w:id="3750" w:author="Bedsole, Lisa K. [US-US]" w:date="2026-06-24T10:59:00Z" w16du:dateUtc="2026-06-24T14:59:00Z">
              <w:tcPr>
                <w:tcW w:w="1440" w:type="dxa"/>
                <w:gridSpan w:val="2"/>
              </w:tcPr>
            </w:tcPrChange>
          </w:tcPr>
          <w:p w14:paraId="704FC676" w14:textId="1149D059" w:rsidR="007A7BAA" w:rsidRPr="00CF20E9" w:rsidRDefault="007A7BAA" w:rsidP="007A7BAA">
            <w:pPr>
              <w:pStyle w:val="FHWATableBodyText"/>
              <w:rPr>
                <w:sz w:val="22"/>
                <w:szCs w:val="18"/>
                <w:rPrChange w:id="3751" w:author="Bedsole, Lisa K. [US-US]" w:date="2026-06-24T10:59:00Z" w16du:dateUtc="2026-06-24T14:59:00Z">
                  <w:rPr/>
                </w:rPrChange>
              </w:rPr>
            </w:pPr>
            <w:r w:rsidRPr="00CF20E9">
              <w:rPr>
                <w:sz w:val="22"/>
                <w:szCs w:val="18"/>
                <w:rPrChange w:id="3752" w:author="Bedsole, Lisa K. [US-US]" w:date="2026-06-24T10:59:00Z" w16du:dateUtc="2026-06-24T14:59:00Z">
                  <w:rPr/>
                </w:rPrChange>
              </w:rPr>
              <w:t>0–1</w:t>
            </w:r>
          </w:p>
        </w:tc>
        <w:tc>
          <w:tcPr>
            <w:tcW w:w="4176" w:type="dxa"/>
            <w:tcPrChange w:id="3753" w:author="Bedsole, Lisa K. [US-US]" w:date="2026-06-24T10:59:00Z" w16du:dateUtc="2026-06-24T14:59:00Z">
              <w:tcPr>
                <w:tcW w:w="4176" w:type="dxa"/>
                <w:gridSpan w:val="2"/>
              </w:tcPr>
            </w:tcPrChange>
          </w:tcPr>
          <w:p w14:paraId="503BB2AD" w14:textId="1644204B" w:rsidR="007A7BAA" w:rsidRPr="00CF20E9" w:rsidRDefault="007A7BAA" w:rsidP="007A7BAA">
            <w:pPr>
              <w:pStyle w:val="FHWATableBodyText"/>
              <w:rPr>
                <w:sz w:val="22"/>
                <w:szCs w:val="18"/>
                <w:lang w:bidi="en-US"/>
                <w:rPrChange w:id="3754" w:author="Bedsole, Lisa K. [US-US]" w:date="2026-06-24T10:59:00Z" w16du:dateUtc="2026-06-24T14:59:00Z">
                  <w:rPr>
                    <w:lang w:bidi="en-US"/>
                  </w:rPr>
                </w:rPrChange>
              </w:rPr>
            </w:pPr>
            <w:r w:rsidRPr="00CF20E9">
              <w:rPr>
                <w:sz w:val="22"/>
                <w:szCs w:val="18"/>
                <w:rPrChange w:id="3755" w:author="Bedsole, Lisa K. [US-US]" w:date="2026-06-24T10:59:00Z" w16du:dateUtc="2026-06-24T14:59:00Z">
                  <w:rPr/>
                </w:rPrChange>
              </w:rPr>
              <w:t>A lower value indicates lower apparent contrast between the marking and surrounding pavement in the image. The measure may be affected by lighting, shadow, glare, camera exposure, wet pavement, and image compression; it is not a measurement of retroreflectivity or paint quality.</w:t>
            </w:r>
          </w:p>
        </w:tc>
      </w:tr>
      <w:tr w:rsidR="007A7BAA" w:rsidRPr="00CF20E9" w14:paraId="6DDED0C7" w14:textId="77777777" w:rsidTr="00CF20E9">
        <w:trPr>
          <w:trPrChange w:id="3756" w:author="Bedsole, Lisa K. [US-US]" w:date="2026-06-24T10:59:00Z" w16du:dateUtc="2026-06-24T14:59:00Z">
            <w:trPr>
              <w:jc w:val="center"/>
            </w:trPr>
          </w:trPrChange>
        </w:trPr>
        <w:tc>
          <w:tcPr>
            <w:tcW w:w="539" w:type="dxa"/>
            <w:tcPrChange w:id="3757" w:author="Bedsole, Lisa K. [US-US]" w:date="2026-06-24T10:59:00Z" w16du:dateUtc="2026-06-24T14:59:00Z">
              <w:tcPr>
                <w:tcW w:w="539" w:type="dxa"/>
                <w:gridSpan w:val="2"/>
              </w:tcPr>
            </w:tcPrChange>
          </w:tcPr>
          <w:p w14:paraId="187406EA" w14:textId="265E88FA" w:rsidR="007A7BAA" w:rsidRPr="00CF20E9" w:rsidRDefault="007A7BAA" w:rsidP="007A7BAA">
            <w:pPr>
              <w:pStyle w:val="FHWATableBodyText"/>
              <w:rPr>
                <w:sz w:val="22"/>
                <w:szCs w:val="18"/>
                <w:lang w:bidi="en-US"/>
                <w:rPrChange w:id="3758" w:author="Bedsole, Lisa K. [US-US]" w:date="2026-06-24T10:59:00Z" w16du:dateUtc="2026-06-24T14:59:00Z">
                  <w:rPr>
                    <w:lang w:bidi="en-US"/>
                  </w:rPr>
                </w:rPrChange>
              </w:rPr>
            </w:pPr>
            <w:r w:rsidRPr="00CF20E9">
              <w:rPr>
                <w:sz w:val="22"/>
                <w:szCs w:val="18"/>
                <w:rPrChange w:id="3759" w:author="Bedsole, Lisa K. [US-US]" w:date="2026-06-24T10:59:00Z" w16du:dateUtc="2026-06-24T14:59:00Z">
                  <w:rPr/>
                </w:rPrChange>
              </w:rPr>
              <w:t>I3</w:t>
            </w:r>
          </w:p>
        </w:tc>
        <w:tc>
          <w:tcPr>
            <w:tcW w:w="1561" w:type="dxa"/>
            <w:tcPrChange w:id="3760" w:author="Bedsole, Lisa K. [US-US]" w:date="2026-06-24T10:59:00Z" w16du:dateUtc="2026-06-24T14:59:00Z">
              <w:tcPr>
                <w:tcW w:w="1561" w:type="dxa"/>
                <w:gridSpan w:val="2"/>
              </w:tcPr>
            </w:tcPrChange>
          </w:tcPr>
          <w:p w14:paraId="363A018C" w14:textId="5530711C" w:rsidR="007A7BAA" w:rsidRPr="00CF20E9" w:rsidRDefault="007A7BAA" w:rsidP="007A7BAA">
            <w:pPr>
              <w:pStyle w:val="FHWATableBodyText"/>
              <w:rPr>
                <w:sz w:val="22"/>
                <w:szCs w:val="18"/>
                <w:rPrChange w:id="3761" w:author="Bedsole, Lisa K. [US-US]" w:date="2026-06-24T10:59:00Z" w16du:dateUtc="2026-06-24T14:59:00Z">
                  <w:rPr/>
                </w:rPrChange>
              </w:rPr>
            </w:pPr>
            <w:r w:rsidRPr="00CF20E9">
              <w:rPr>
                <w:sz w:val="22"/>
                <w:szCs w:val="18"/>
                <w:rPrChange w:id="3762" w:author="Bedsole, Lisa K. [US-US]" w:date="2026-06-24T10:59:00Z" w16du:dateUtc="2026-06-24T14:59:00Z">
                  <w:rPr/>
                </w:rPrChange>
              </w:rPr>
              <w:t>Boundary Sharpness Score</w:t>
            </w:r>
          </w:p>
        </w:tc>
        <w:tc>
          <w:tcPr>
            <w:tcW w:w="2304" w:type="dxa"/>
            <w:tcPrChange w:id="3763" w:author="Bedsole, Lisa K. [US-US]" w:date="2026-06-24T10:59:00Z" w16du:dateUtc="2026-06-24T14:59:00Z">
              <w:tcPr>
                <w:tcW w:w="2304" w:type="dxa"/>
                <w:gridSpan w:val="2"/>
              </w:tcPr>
            </w:tcPrChange>
          </w:tcPr>
          <w:p w14:paraId="06D00B47" w14:textId="71284F78" w:rsidR="007A7BAA" w:rsidRPr="00CF20E9" w:rsidRDefault="007A7BAA" w:rsidP="007A7BAA">
            <w:pPr>
              <w:pStyle w:val="FHWATableBodyText"/>
              <w:rPr>
                <w:sz w:val="22"/>
                <w:szCs w:val="18"/>
                <w:lang w:bidi="en-US"/>
                <w:rPrChange w:id="3764" w:author="Bedsole, Lisa K. [US-US]" w:date="2026-06-24T10:59:00Z" w16du:dateUtc="2026-06-24T14:59:00Z">
                  <w:rPr>
                    <w:lang w:bidi="en-US"/>
                  </w:rPr>
                </w:rPrChange>
              </w:rPr>
            </w:pPr>
            <w:r w:rsidRPr="00CF20E9">
              <w:rPr>
                <w:sz w:val="22"/>
                <w:szCs w:val="18"/>
                <w:rPrChange w:id="3765" w:author="Bedsole, Lisa K. [US-US]" w:date="2026-06-24T10:59:00Z" w16du:dateUtc="2026-06-24T14:59:00Z">
                  <w:rPr/>
                </w:rPrChange>
              </w:rPr>
              <w:t>Roadway image and compatible binary lane-line or pavement marking mask</w:t>
            </w:r>
          </w:p>
        </w:tc>
        <w:tc>
          <w:tcPr>
            <w:tcW w:w="3600" w:type="dxa"/>
            <w:tcPrChange w:id="3766" w:author="Bedsole, Lisa K. [US-US]" w:date="2026-06-24T10:59:00Z" w16du:dateUtc="2026-06-24T14:59:00Z">
              <w:tcPr>
                <w:tcW w:w="3600" w:type="dxa"/>
                <w:gridSpan w:val="2"/>
              </w:tcPr>
            </w:tcPrChange>
          </w:tcPr>
          <w:p w14:paraId="6A5A16B9" w14:textId="19DB82F7" w:rsidR="007A7BAA" w:rsidRPr="00CF20E9" w:rsidRDefault="007A7BAA" w:rsidP="007A7BAA">
            <w:pPr>
              <w:pStyle w:val="FHWATableBodyText"/>
              <w:rPr>
                <w:sz w:val="22"/>
                <w:szCs w:val="18"/>
                <w:lang w:bidi="en-US"/>
                <w:rPrChange w:id="3767" w:author="Bedsole, Lisa K. [US-US]" w:date="2026-06-24T10:59:00Z" w16du:dateUtc="2026-06-24T14:59:00Z">
                  <w:rPr>
                    <w:lang w:bidi="en-US"/>
                  </w:rPr>
                </w:rPrChange>
              </w:rPr>
            </w:pPr>
            <w:r w:rsidRPr="00CF20E9">
              <w:rPr>
                <w:sz w:val="22"/>
                <w:szCs w:val="18"/>
                <w:rPrChange w:id="3768" w:author="Bedsole, Lisa K. [US-US]" w:date="2026-06-24T10:59:00Z" w16du:dateUtc="2026-06-24T14:59:00Z">
                  <w:rPr/>
                </w:rPrChange>
              </w:rPr>
              <w:t>A boundary band is created by dilating the edge of the compatible reference mask using a documented buffer size. The score is calculated as the proportion of pixels within that band identified as image edges using a documented edge-detection method.</w:t>
            </w:r>
          </w:p>
        </w:tc>
        <w:tc>
          <w:tcPr>
            <w:tcW w:w="1440" w:type="dxa"/>
            <w:tcPrChange w:id="3769" w:author="Bedsole, Lisa K. [US-US]" w:date="2026-06-24T10:59:00Z" w16du:dateUtc="2026-06-24T14:59:00Z">
              <w:tcPr>
                <w:tcW w:w="1440" w:type="dxa"/>
                <w:gridSpan w:val="2"/>
              </w:tcPr>
            </w:tcPrChange>
          </w:tcPr>
          <w:p w14:paraId="44729CAB" w14:textId="3B2AC730" w:rsidR="007A7BAA" w:rsidRPr="00CF20E9" w:rsidRDefault="007A7BAA" w:rsidP="007A7BAA">
            <w:pPr>
              <w:pStyle w:val="FHWATableBodyText"/>
              <w:rPr>
                <w:sz w:val="22"/>
                <w:szCs w:val="18"/>
                <w:rPrChange w:id="3770" w:author="Bedsole, Lisa K. [US-US]" w:date="2026-06-24T10:59:00Z" w16du:dateUtc="2026-06-24T14:59:00Z">
                  <w:rPr/>
                </w:rPrChange>
              </w:rPr>
            </w:pPr>
            <w:r w:rsidRPr="00CF20E9">
              <w:rPr>
                <w:sz w:val="22"/>
                <w:szCs w:val="18"/>
                <w:rPrChange w:id="3771" w:author="Bedsole, Lisa K. [US-US]" w:date="2026-06-24T10:59:00Z" w16du:dateUtc="2026-06-24T14:59:00Z">
                  <w:rPr/>
                </w:rPrChange>
              </w:rPr>
              <w:t>0–1</w:t>
            </w:r>
          </w:p>
        </w:tc>
        <w:tc>
          <w:tcPr>
            <w:tcW w:w="4176" w:type="dxa"/>
            <w:tcPrChange w:id="3772" w:author="Bedsole, Lisa K. [US-US]" w:date="2026-06-24T10:59:00Z" w16du:dateUtc="2026-06-24T14:59:00Z">
              <w:tcPr>
                <w:tcW w:w="4176" w:type="dxa"/>
                <w:gridSpan w:val="2"/>
              </w:tcPr>
            </w:tcPrChange>
          </w:tcPr>
          <w:p w14:paraId="1D26A042" w14:textId="6E600981" w:rsidR="007A7BAA" w:rsidRPr="00CF20E9" w:rsidRDefault="007A7BAA" w:rsidP="007A7BAA">
            <w:pPr>
              <w:pStyle w:val="FHWATableBodyText"/>
              <w:rPr>
                <w:sz w:val="22"/>
                <w:szCs w:val="18"/>
                <w:lang w:bidi="en-US"/>
                <w:rPrChange w:id="3773" w:author="Bedsole, Lisa K. [US-US]" w:date="2026-06-24T10:59:00Z" w16du:dateUtc="2026-06-24T14:59:00Z">
                  <w:rPr>
                    <w:lang w:bidi="en-US"/>
                  </w:rPr>
                </w:rPrChange>
              </w:rPr>
            </w:pPr>
            <w:r w:rsidRPr="00CF20E9">
              <w:rPr>
                <w:sz w:val="22"/>
                <w:szCs w:val="18"/>
                <w:rPrChange w:id="3774" w:author="Bedsole, Lisa K. [US-US]" w:date="2026-06-24T10:59:00Z" w16du:dateUtc="2026-06-24T14:59:00Z">
                  <w:rPr/>
                </w:rPrChange>
              </w:rPr>
              <w:t>A lower value indicates that the marking boundary is less visually distinct in the image. Results may be influenced by image resolution, motion blur, focus, compression, lighting, and pavement texture, in addition to marking condition.</w:t>
            </w:r>
          </w:p>
        </w:tc>
      </w:tr>
      <w:tr w:rsidR="007A7BAA" w:rsidRPr="00CF20E9" w14:paraId="0D8190B4" w14:textId="77777777" w:rsidTr="00CF20E9">
        <w:trPr>
          <w:trPrChange w:id="3775" w:author="Bedsole, Lisa K. [US-US]" w:date="2026-06-24T10:59:00Z" w16du:dateUtc="2026-06-24T14:59:00Z">
            <w:trPr>
              <w:jc w:val="center"/>
            </w:trPr>
          </w:trPrChange>
        </w:trPr>
        <w:tc>
          <w:tcPr>
            <w:tcW w:w="539" w:type="dxa"/>
            <w:tcPrChange w:id="3776" w:author="Bedsole, Lisa K. [US-US]" w:date="2026-06-24T10:59:00Z" w16du:dateUtc="2026-06-24T14:59:00Z">
              <w:tcPr>
                <w:tcW w:w="539" w:type="dxa"/>
                <w:gridSpan w:val="2"/>
              </w:tcPr>
            </w:tcPrChange>
          </w:tcPr>
          <w:p w14:paraId="11C04E7F" w14:textId="07DA628D" w:rsidR="007A7BAA" w:rsidRPr="00CF20E9" w:rsidRDefault="007A7BAA" w:rsidP="007A7BAA">
            <w:pPr>
              <w:pStyle w:val="FHWATableBodyText"/>
              <w:rPr>
                <w:sz w:val="22"/>
                <w:szCs w:val="18"/>
                <w:rPrChange w:id="3777" w:author="Bedsole, Lisa K. [US-US]" w:date="2026-06-24T10:59:00Z" w16du:dateUtc="2026-06-24T14:59:00Z">
                  <w:rPr/>
                </w:rPrChange>
              </w:rPr>
            </w:pPr>
            <w:r w:rsidRPr="00CF20E9">
              <w:rPr>
                <w:sz w:val="22"/>
                <w:szCs w:val="18"/>
                <w:rPrChange w:id="3778" w:author="Bedsole, Lisa K. [US-US]" w:date="2026-06-24T10:59:00Z" w16du:dateUtc="2026-06-24T14:59:00Z">
                  <w:rPr/>
                </w:rPrChange>
              </w:rPr>
              <w:lastRenderedPageBreak/>
              <w:t>I4</w:t>
            </w:r>
          </w:p>
        </w:tc>
        <w:tc>
          <w:tcPr>
            <w:tcW w:w="1561" w:type="dxa"/>
            <w:tcPrChange w:id="3779" w:author="Bedsole, Lisa K. [US-US]" w:date="2026-06-24T10:59:00Z" w16du:dateUtc="2026-06-24T14:59:00Z">
              <w:tcPr>
                <w:tcW w:w="1561" w:type="dxa"/>
                <w:gridSpan w:val="2"/>
              </w:tcPr>
            </w:tcPrChange>
          </w:tcPr>
          <w:p w14:paraId="199007A6" w14:textId="7CA9B27E" w:rsidR="007A7BAA" w:rsidRPr="00CF20E9" w:rsidRDefault="007A7BAA" w:rsidP="007A7BAA">
            <w:pPr>
              <w:pStyle w:val="FHWATableBodyText"/>
              <w:rPr>
                <w:sz w:val="22"/>
                <w:szCs w:val="18"/>
                <w:rPrChange w:id="3780" w:author="Bedsole, Lisa K. [US-US]" w:date="2026-06-24T10:59:00Z" w16du:dateUtc="2026-06-24T14:59:00Z">
                  <w:rPr/>
                </w:rPrChange>
              </w:rPr>
            </w:pPr>
            <w:r w:rsidRPr="00CF20E9">
              <w:rPr>
                <w:sz w:val="22"/>
                <w:szCs w:val="18"/>
                <w:rPrChange w:id="3781" w:author="Bedsole, Lisa K. [US-US]" w:date="2026-06-24T10:59:00Z" w16du:dateUtc="2026-06-24T14:59:00Z">
                  <w:rPr/>
                </w:rPrChange>
              </w:rPr>
              <w:t>Lane Width Stability</w:t>
            </w:r>
          </w:p>
        </w:tc>
        <w:tc>
          <w:tcPr>
            <w:tcW w:w="2304" w:type="dxa"/>
            <w:tcPrChange w:id="3782" w:author="Bedsole, Lisa K. [US-US]" w:date="2026-06-24T10:59:00Z" w16du:dateUtc="2026-06-24T14:59:00Z">
              <w:tcPr>
                <w:tcW w:w="2304" w:type="dxa"/>
                <w:gridSpan w:val="2"/>
              </w:tcPr>
            </w:tcPrChange>
          </w:tcPr>
          <w:p w14:paraId="4066D042" w14:textId="276997DD" w:rsidR="007A7BAA" w:rsidRPr="00CF20E9" w:rsidRDefault="007A7BAA" w:rsidP="007A7BAA">
            <w:pPr>
              <w:pStyle w:val="FHWATableBodyText"/>
              <w:rPr>
                <w:sz w:val="22"/>
                <w:szCs w:val="18"/>
                <w:rPrChange w:id="3783" w:author="Bedsole, Lisa K. [US-US]" w:date="2026-06-24T10:59:00Z" w16du:dateUtc="2026-06-24T14:59:00Z">
                  <w:rPr/>
                </w:rPrChange>
              </w:rPr>
            </w:pPr>
            <w:r w:rsidRPr="00CF20E9">
              <w:rPr>
                <w:sz w:val="22"/>
                <w:szCs w:val="18"/>
                <w:rPrChange w:id="3784" w:author="Bedsole, Lisa K. [US-US]" w:date="2026-06-24T10:59:00Z" w16du:dateUtc="2026-06-24T14:59:00Z">
                  <w:rPr/>
                </w:rPrChange>
              </w:rPr>
              <w:t>Compatible lane-line mask or paired left and right lane-boundary annotations</w:t>
            </w:r>
          </w:p>
        </w:tc>
        <w:tc>
          <w:tcPr>
            <w:tcW w:w="3600" w:type="dxa"/>
            <w:tcPrChange w:id="3785" w:author="Bedsole, Lisa K. [US-US]" w:date="2026-06-24T10:59:00Z" w16du:dateUtc="2026-06-24T14:59:00Z">
              <w:tcPr>
                <w:tcW w:w="3600" w:type="dxa"/>
                <w:gridSpan w:val="2"/>
              </w:tcPr>
            </w:tcPrChange>
          </w:tcPr>
          <w:p w14:paraId="458236E8" w14:textId="5B4537D3" w:rsidR="007A7BAA" w:rsidRPr="00CF20E9" w:rsidRDefault="007A7BAA" w:rsidP="007A7BAA">
            <w:pPr>
              <w:pStyle w:val="FHWATableBodyText"/>
              <w:rPr>
                <w:sz w:val="22"/>
                <w:szCs w:val="18"/>
                <w:rPrChange w:id="3786" w:author="Bedsole, Lisa K. [US-US]" w:date="2026-06-24T10:59:00Z" w16du:dateUtc="2026-06-24T14:59:00Z">
                  <w:rPr/>
                </w:rPrChange>
              </w:rPr>
            </w:pPr>
            <w:r w:rsidRPr="00CF20E9">
              <w:rPr>
                <w:sz w:val="22"/>
                <w:szCs w:val="18"/>
                <w:rPrChange w:id="3787" w:author="Bedsole, Lisa K. [US-US]" w:date="2026-06-24T10:59:00Z" w16du:dateUtc="2026-06-24T14:59:00Z">
                  <w:rPr/>
                </w:rPrChange>
              </w:rPr>
              <w:t>At each image row with a valid lane span, apparent lane width is calculated as the horizontal distance between the leftmost and rightmost lane pixels or paired lane boundaries. The standard deviation of apparent width across valid rows is then calculated.</w:t>
            </w:r>
          </w:p>
        </w:tc>
        <w:tc>
          <w:tcPr>
            <w:tcW w:w="1440" w:type="dxa"/>
            <w:tcPrChange w:id="3788" w:author="Bedsole, Lisa K. [US-US]" w:date="2026-06-24T10:59:00Z" w16du:dateUtc="2026-06-24T14:59:00Z">
              <w:tcPr>
                <w:tcW w:w="1440" w:type="dxa"/>
                <w:gridSpan w:val="2"/>
              </w:tcPr>
            </w:tcPrChange>
          </w:tcPr>
          <w:p w14:paraId="3C11BDFA" w14:textId="5133DCA5" w:rsidR="007A7BAA" w:rsidRPr="00CF20E9" w:rsidRDefault="007A7BAA" w:rsidP="007A7BAA">
            <w:pPr>
              <w:pStyle w:val="FHWATableBodyText"/>
              <w:rPr>
                <w:sz w:val="22"/>
                <w:szCs w:val="18"/>
                <w:rPrChange w:id="3789" w:author="Bedsole, Lisa K. [US-US]" w:date="2026-06-24T10:59:00Z" w16du:dateUtc="2026-06-24T14:59:00Z">
                  <w:rPr/>
                </w:rPrChange>
              </w:rPr>
            </w:pPr>
            <w:r w:rsidRPr="00CF20E9">
              <w:rPr>
                <w:sz w:val="22"/>
                <w:szCs w:val="18"/>
                <w:rPrChange w:id="3790" w:author="Bedsole, Lisa K. [US-US]" w:date="2026-06-24T10:59:00Z" w16du:dateUtc="2026-06-24T14:59:00Z">
                  <w:rPr/>
                </w:rPrChange>
              </w:rPr>
              <w:t xml:space="preserve">Integer </w:t>
            </w:r>
            <w:commentRangeStart w:id="3791"/>
            <w:commentRangeStart w:id="3792"/>
            <w:ins w:id="3793" w:author="Bedsole, Lisa K. [US-US]" w:date="2026-06-24T11:02:00Z" w16du:dateUtc="2026-06-24T15:02:00Z">
              <w:r w:rsidR="00B2665C" w:rsidRPr="00C920D4">
                <w:rPr>
                  <w:sz w:val="22"/>
                  <w:szCs w:val="18"/>
                </w:rPr>
                <w:t>≥</w:t>
              </w:r>
            </w:ins>
            <w:commentRangeEnd w:id="3791"/>
            <w:r w:rsidR="00143F0D" w:rsidRPr="00CF20E9">
              <w:rPr>
                <w:rStyle w:val="CommentReference"/>
                <w:sz w:val="22"/>
                <w:szCs w:val="18"/>
                <w:rPrChange w:id="3794" w:author="Bedsole, Lisa K. [US-US]" w:date="2026-06-24T10:59:00Z" w16du:dateUtc="2026-06-24T14:59:00Z">
                  <w:rPr>
                    <w:rStyle w:val="CommentReference"/>
                    <w:sz w:val="24"/>
                    <w:szCs w:val="24"/>
                  </w:rPr>
                </w:rPrChange>
              </w:rPr>
              <w:commentReference w:id="3791"/>
            </w:r>
            <w:commentRangeEnd w:id="3792"/>
            <w:r w:rsidR="008828A9" w:rsidRPr="00CF20E9">
              <w:rPr>
                <w:rStyle w:val="CommentReference"/>
                <w:sz w:val="22"/>
                <w:szCs w:val="18"/>
                <w:rPrChange w:id="3795" w:author="Bedsole, Lisa K. [US-US]" w:date="2026-06-24T10:59:00Z" w16du:dateUtc="2026-06-24T14:59:00Z">
                  <w:rPr>
                    <w:rStyle w:val="CommentReference"/>
                    <w:sz w:val="24"/>
                    <w:szCs w:val="24"/>
                  </w:rPr>
                </w:rPrChange>
              </w:rPr>
              <w:commentReference w:id="3792"/>
            </w:r>
            <w:del w:id="3796" w:author="Bedsole, Lisa K. [US-US]" w:date="2026-06-24T11:02:00Z" w16du:dateUtc="2026-06-24T15:02:00Z">
              <w:r w:rsidRPr="00CF20E9" w:rsidDel="00B2665C">
                <w:rPr>
                  <w:sz w:val="22"/>
                  <w:szCs w:val="18"/>
                  <w:rPrChange w:id="3797" w:author="Bedsole, Lisa K. [US-US]" w:date="2026-06-24T10:59:00Z" w16du:dateUtc="2026-06-24T14:59:00Z">
                    <w:rPr/>
                  </w:rPrChange>
                </w:rPr>
                <w:delText>&gt;=</w:delText>
              </w:r>
            </w:del>
            <w:r w:rsidRPr="00CF20E9">
              <w:rPr>
                <w:sz w:val="22"/>
                <w:szCs w:val="18"/>
                <w:rPrChange w:id="3798" w:author="Bedsole, Lisa K. [US-US]" w:date="2026-06-24T10:59:00Z" w16du:dateUtc="2026-06-24T14:59:00Z">
                  <w:rPr/>
                </w:rPrChange>
              </w:rPr>
              <w:t xml:space="preserve"> 0 pixels</w:t>
            </w:r>
          </w:p>
        </w:tc>
        <w:tc>
          <w:tcPr>
            <w:tcW w:w="4176" w:type="dxa"/>
            <w:tcPrChange w:id="3799" w:author="Bedsole, Lisa K. [US-US]" w:date="2026-06-24T10:59:00Z" w16du:dateUtc="2026-06-24T14:59:00Z">
              <w:tcPr>
                <w:tcW w:w="4176" w:type="dxa"/>
                <w:gridSpan w:val="2"/>
              </w:tcPr>
            </w:tcPrChange>
          </w:tcPr>
          <w:p w14:paraId="2F8146B0" w14:textId="719072C1" w:rsidR="007A7BAA" w:rsidRPr="00CF20E9" w:rsidRDefault="007A7BAA" w:rsidP="007A7BAA">
            <w:pPr>
              <w:pStyle w:val="FHWATableBodyText"/>
              <w:rPr>
                <w:sz w:val="22"/>
                <w:szCs w:val="18"/>
                <w:rPrChange w:id="3800" w:author="Bedsole, Lisa K. [US-US]" w:date="2026-06-24T10:59:00Z" w16du:dateUtc="2026-06-24T14:59:00Z">
                  <w:rPr/>
                </w:rPrChange>
              </w:rPr>
            </w:pPr>
            <w:r w:rsidRPr="00CF20E9">
              <w:rPr>
                <w:sz w:val="22"/>
                <w:szCs w:val="18"/>
                <w:rPrChange w:id="3801" w:author="Bedsole, Lisa K. [US-US]" w:date="2026-06-24T10:59:00Z" w16du:dateUtc="2026-06-24T14:59:00Z">
                  <w:rPr/>
                </w:rPrChange>
              </w:rPr>
              <w:t>A higher value indicates greater variation in apparent lane width within the image. This may reflect roadway geometry, perspective, merges, lane transitions, or annotation uncertainty. It is not a direct measure of physical lane width, pavement condition, or marking quality.</w:t>
            </w:r>
          </w:p>
        </w:tc>
      </w:tr>
      <w:tr w:rsidR="007A7BAA" w:rsidRPr="00CF20E9" w14:paraId="0BF93EAE" w14:textId="77777777" w:rsidTr="00CF20E9">
        <w:trPr>
          <w:trPrChange w:id="3802" w:author="Bedsole, Lisa K. [US-US]" w:date="2026-06-24T10:59:00Z" w16du:dateUtc="2026-06-24T14:59:00Z">
            <w:trPr>
              <w:jc w:val="center"/>
            </w:trPr>
          </w:trPrChange>
        </w:trPr>
        <w:tc>
          <w:tcPr>
            <w:tcW w:w="539" w:type="dxa"/>
            <w:tcPrChange w:id="3803" w:author="Bedsole, Lisa K. [US-US]" w:date="2026-06-24T10:59:00Z" w16du:dateUtc="2026-06-24T14:59:00Z">
              <w:tcPr>
                <w:tcW w:w="539" w:type="dxa"/>
                <w:gridSpan w:val="2"/>
              </w:tcPr>
            </w:tcPrChange>
          </w:tcPr>
          <w:p w14:paraId="55E5B3E5" w14:textId="0DD85FCC" w:rsidR="007A7BAA" w:rsidRPr="00CF20E9" w:rsidRDefault="007A7BAA" w:rsidP="007A7BAA">
            <w:pPr>
              <w:pStyle w:val="FHWATableBodyText"/>
              <w:rPr>
                <w:sz w:val="22"/>
                <w:szCs w:val="18"/>
                <w:rPrChange w:id="3804" w:author="Bedsole, Lisa K. [US-US]" w:date="2026-06-24T10:59:00Z" w16du:dateUtc="2026-06-24T14:59:00Z">
                  <w:rPr/>
                </w:rPrChange>
              </w:rPr>
            </w:pPr>
            <w:r w:rsidRPr="00CF20E9">
              <w:rPr>
                <w:sz w:val="22"/>
                <w:szCs w:val="18"/>
                <w:rPrChange w:id="3805" w:author="Bedsole, Lisa K. [US-US]" w:date="2026-06-24T10:59:00Z" w16du:dateUtc="2026-06-24T14:59:00Z">
                  <w:rPr/>
                </w:rPrChange>
              </w:rPr>
              <w:t>I5</w:t>
            </w:r>
          </w:p>
        </w:tc>
        <w:tc>
          <w:tcPr>
            <w:tcW w:w="1561" w:type="dxa"/>
            <w:tcPrChange w:id="3806" w:author="Bedsole, Lisa K. [US-US]" w:date="2026-06-24T10:59:00Z" w16du:dateUtc="2026-06-24T14:59:00Z">
              <w:tcPr>
                <w:tcW w:w="1561" w:type="dxa"/>
                <w:gridSpan w:val="2"/>
              </w:tcPr>
            </w:tcPrChange>
          </w:tcPr>
          <w:p w14:paraId="68333553" w14:textId="62CEA34B" w:rsidR="007A7BAA" w:rsidRPr="00CF20E9" w:rsidRDefault="007A7BAA" w:rsidP="007A7BAA">
            <w:pPr>
              <w:pStyle w:val="FHWATableBodyText"/>
              <w:rPr>
                <w:sz w:val="22"/>
                <w:szCs w:val="18"/>
                <w:rPrChange w:id="3807" w:author="Bedsole, Lisa K. [US-US]" w:date="2026-06-24T10:59:00Z" w16du:dateUtc="2026-06-24T14:59:00Z">
                  <w:rPr/>
                </w:rPrChange>
              </w:rPr>
            </w:pPr>
            <w:r w:rsidRPr="00CF20E9">
              <w:rPr>
                <w:sz w:val="22"/>
                <w:szCs w:val="18"/>
                <w:rPrChange w:id="3808" w:author="Bedsole, Lisa K. [US-US]" w:date="2026-06-24T10:59:00Z" w16du:dateUtc="2026-06-24T14:59:00Z">
                  <w:rPr/>
                </w:rPrChange>
              </w:rPr>
              <w:t>Road Curvature Complexity</w:t>
            </w:r>
          </w:p>
        </w:tc>
        <w:tc>
          <w:tcPr>
            <w:tcW w:w="2304" w:type="dxa"/>
            <w:tcPrChange w:id="3809" w:author="Bedsole, Lisa K. [US-US]" w:date="2026-06-24T10:59:00Z" w16du:dateUtc="2026-06-24T14:59:00Z">
              <w:tcPr>
                <w:tcW w:w="2304" w:type="dxa"/>
                <w:gridSpan w:val="2"/>
              </w:tcPr>
            </w:tcPrChange>
          </w:tcPr>
          <w:p w14:paraId="2777F6E1" w14:textId="4902AECE" w:rsidR="007A7BAA" w:rsidRPr="00CF20E9" w:rsidRDefault="007A7BAA" w:rsidP="007A7BAA">
            <w:pPr>
              <w:pStyle w:val="FHWATableBodyText"/>
              <w:rPr>
                <w:sz w:val="22"/>
                <w:szCs w:val="18"/>
                <w:rPrChange w:id="3810" w:author="Bedsole, Lisa K. [US-US]" w:date="2026-06-24T10:59:00Z" w16du:dateUtc="2026-06-24T14:59:00Z">
                  <w:rPr/>
                </w:rPrChange>
              </w:rPr>
            </w:pPr>
            <w:r w:rsidRPr="00CF20E9">
              <w:rPr>
                <w:sz w:val="22"/>
                <w:szCs w:val="18"/>
                <w:rPrChange w:id="3811" w:author="Bedsole, Lisa K. [US-US]" w:date="2026-06-24T10:59:00Z" w16du:dateUtc="2026-06-24T14:59:00Z">
                  <w:rPr/>
                </w:rPrChange>
              </w:rPr>
              <w:t>Compatible lane-line mask or lane-centerline annotation</w:t>
            </w:r>
          </w:p>
        </w:tc>
        <w:tc>
          <w:tcPr>
            <w:tcW w:w="3600" w:type="dxa"/>
            <w:tcPrChange w:id="3812" w:author="Bedsole, Lisa K. [US-US]" w:date="2026-06-24T10:59:00Z" w16du:dateUtc="2026-06-24T14:59:00Z">
              <w:tcPr>
                <w:tcW w:w="3600" w:type="dxa"/>
                <w:gridSpan w:val="2"/>
              </w:tcPr>
            </w:tcPrChange>
          </w:tcPr>
          <w:p w14:paraId="0F91A8E4" w14:textId="190E3BD2" w:rsidR="007A7BAA" w:rsidRPr="00CF20E9" w:rsidRDefault="007A7BAA" w:rsidP="007A7BAA">
            <w:pPr>
              <w:pStyle w:val="FHWATableBodyText"/>
              <w:rPr>
                <w:sz w:val="22"/>
                <w:szCs w:val="18"/>
                <w:rPrChange w:id="3813" w:author="Bedsole, Lisa K. [US-US]" w:date="2026-06-24T10:59:00Z" w16du:dateUtc="2026-06-24T14:59:00Z">
                  <w:rPr/>
                </w:rPrChange>
              </w:rPr>
            </w:pPr>
            <w:r w:rsidRPr="00CF20E9">
              <w:rPr>
                <w:sz w:val="22"/>
                <w:szCs w:val="18"/>
                <w:rPrChange w:id="3814" w:author="Bedsole, Lisa K. [US-US]" w:date="2026-06-24T10:59:00Z" w16du:dateUtc="2026-06-24T14:59:00Z">
                  <w:rPr/>
                </w:rPrChange>
              </w:rPr>
              <w:t>At each image row with valid lane pixels, the horizontal lane-center position is calculated. The standard deviation of these center positions is normalized by image width.</w:t>
            </w:r>
          </w:p>
        </w:tc>
        <w:tc>
          <w:tcPr>
            <w:tcW w:w="1440" w:type="dxa"/>
            <w:tcPrChange w:id="3815" w:author="Bedsole, Lisa K. [US-US]" w:date="2026-06-24T10:59:00Z" w16du:dateUtc="2026-06-24T14:59:00Z">
              <w:tcPr>
                <w:tcW w:w="1440" w:type="dxa"/>
                <w:gridSpan w:val="2"/>
              </w:tcPr>
            </w:tcPrChange>
          </w:tcPr>
          <w:p w14:paraId="0A321E3F" w14:textId="75E0AD66" w:rsidR="007A7BAA" w:rsidRPr="00CF20E9" w:rsidRDefault="007A7BAA" w:rsidP="007A7BAA">
            <w:pPr>
              <w:pStyle w:val="FHWATableBodyText"/>
              <w:rPr>
                <w:sz w:val="22"/>
                <w:szCs w:val="18"/>
                <w:rPrChange w:id="3816" w:author="Bedsole, Lisa K. [US-US]" w:date="2026-06-24T10:59:00Z" w16du:dateUtc="2026-06-24T14:59:00Z">
                  <w:rPr/>
                </w:rPrChange>
              </w:rPr>
            </w:pPr>
            <w:r w:rsidRPr="00CF20E9">
              <w:rPr>
                <w:sz w:val="22"/>
                <w:szCs w:val="18"/>
                <w:rPrChange w:id="3817" w:author="Bedsole, Lisa K. [US-US]" w:date="2026-06-24T10:59:00Z" w16du:dateUtc="2026-06-24T14:59:00Z">
                  <w:rPr/>
                </w:rPrChange>
              </w:rPr>
              <w:t>0–1</w:t>
            </w:r>
          </w:p>
        </w:tc>
        <w:tc>
          <w:tcPr>
            <w:tcW w:w="4176" w:type="dxa"/>
            <w:tcPrChange w:id="3818" w:author="Bedsole, Lisa K. [US-US]" w:date="2026-06-24T10:59:00Z" w16du:dateUtc="2026-06-24T14:59:00Z">
              <w:tcPr>
                <w:tcW w:w="4176" w:type="dxa"/>
                <w:gridSpan w:val="2"/>
              </w:tcPr>
            </w:tcPrChange>
          </w:tcPr>
          <w:p w14:paraId="6208F058" w14:textId="4BF9E24B" w:rsidR="007A7BAA" w:rsidRPr="00CF20E9" w:rsidRDefault="007A7BAA" w:rsidP="007A7BAA">
            <w:pPr>
              <w:pStyle w:val="FHWATableBodyText"/>
              <w:rPr>
                <w:sz w:val="22"/>
                <w:szCs w:val="18"/>
                <w:rPrChange w:id="3819" w:author="Bedsole, Lisa K. [US-US]" w:date="2026-06-24T10:59:00Z" w16du:dateUtc="2026-06-24T14:59:00Z">
                  <w:rPr/>
                </w:rPrChange>
              </w:rPr>
            </w:pPr>
            <w:r w:rsidRPr="00CF20E9">
              <w:rPr>
                <w:sz w:val="22"/>
                <w:szCs w:val="18"/>
                <w:rPrChange w:id="3820" w:author="Bedsole, Lisa K. [US-US]" w:date="2026-06-24T10:59:00Z" w16du:dateUtc="2026-06-24T14:59:00Z">
                  <w:rPr/>
                </w:rPrChange>
              </w:rPr>
              <w:t>A higher value indicates greater lateral variation in the visible lane path and, therefore, greater apparent curvature or geometric complexity. The measure is affected by camera viewpoint and perspective and should be interpreted as an image-space proxy rather than a direct roadway-design curvature measure.</w:t>
            </w:r>
          </w:p>
        </w:tc>
      </w:tr>
      <w:tr w:rsidR="007A7BAA" w:rsidRPr="00CF20E9" w14:paraId="5F2151D8" w14:textId="77777777" w:rsidTr="00CF20E9">
        <w:trPr>
          <w:trPrChange w:id="3821" w:author="Bedsole, Lisa K. [US-US]" w:date="2026-06-24T10:59:00Z" w16du:dateUtc="2026-06-24T14:59:00Z">
            <w:trPr>
              <w:jc w:val="center"/>
            </w:trPr>
          </w:trPrChange>
        </w:trPr>
        <w:tc>
          <w:tcPr>
            <w:tcW w:w="539" w:type="dxa"/>
            <w:tcPrChange w:id="3822" w:author="Bedsole, Lisa K. [US-US]" w:date="2026-06-24T10:59:00Z" w16du:dateUtc="2026-06-24T14:59:00Z">
              <w:tcPr>
                <w:tcW w:w="539" w:type="dxa"/>
                <w:gridSpan w:val="2"/>
              </w:tcPr>
            </w:tcPrChange>
          </w:tcPr>
          <w:p w14:paraId="17FC431A" w14:textId="4A3528E9" w:rsidR="007A7BAA" w:rsidRPr="00CF20E9" w:rsidRDefault="007A7BAA" w:rsidP="007A7BAA">
            <w:pPr>
              <w:pStyle w:val="FHWATableBodyText"/>
              <w:rPr>
                <w:sz w:val="22"/>
                <w:szCs w:val="18"/>
                <w:lang w:bidi="en-US"/>
                <w:rPrChange w:id="3823" w:author="Bedsole, Lisa K. [US-US]" w:date="2026-06-24T10:59:00Z" w16du:dateUtc="2026-06-24T14:59:00Z">
                  <w:rPr>
                    <w:lang w:bidi="en-US"/>
                  </w:rPr>
                </w:rPrChange>
              </w:rPr>
            </w:pPr>
            <w:r w:rsidRPr="00CF20E9">
              <w:rPr>
                <w:sz w:val="22"/>
                <w:szCs w:val="18"/>
                <w:rPrChange w:id="3824" w:author="Bedsole, Lisa K. [US-US]" w:date="2026-06-24T10:59:00Z" w16du:dateUtc="2026-06-24T14:59:00Z">
                  <w:rPr/>
                </w:rPrChange>
              </w:rPr>
              <w:t>I6</w:t>
            </w:r>
          </w:p>
        </w:tc>
        <w:tc>
          <w:tcPr>
            <w:tcW w:w="1561" w:type="dxa"/>
            <w:tcPrChange w:id="3825" w:author="Bedsole, Lisa K. [US-US]" w:date="2026-06-24T10:59:00Z" w16du:dateUtc="2026-06-24T14:59:00Z">
              <w:tcPr>
                <w:tcW w:w="1561" w:type="dxa"/>
                <w:gridSpan w:val="2"/>
              </w:tcPr>
            </w:tcPrChange>
          </w:tcPr>
          <w:p w14:paraId="43A709FF" w14:textId="6C8E25F3" w:rsidR="007A7BAA" w:rsidRPr="00CF20E9" w:rsidRDefault="007A7BAA" w:rsidP="007A7BAA">
            <w:pPr>
              <w:pStyle w:val="FHWATableBodyText"/>
              <w:rPr>
                <w:sz w:val="22"/>
                <w:szCs w:val="18"/>
                <w:rPrChange w:id="3826" w:author="Bedsole, Lisa K. [US-US]" w:date="2026-06-24T10:59:00Z" w16du:dateUtc="2026-06-24T14:59:00Z">
                  <w:rPr/>
                </w:rPrChange>
              </w:rPr>
            </w:pPr>
            <w:r w:rsidRPr="00CF20E9">
              <w:rPr>
                <w:sz w:val="22"/>
                <w:szCs w:val="18"/>
                <w:rPrChange w:id="3827" w:author="Bedsole, Lisa K. [US-US]" w:date="2026-06-24T10:59:00Z" w16du:dateUtc="2026-06-24T14:59:00Z">
                  <w:rPr/>
                </w:rPrChange>
              </w:rPr>
              <w:t>Lane Count (GT)</w:t>
            </w:r>
          </w:p>
        </w:tc>
        <w:tc>
          <w:tcPr>
            <w:tcW w:w="2304" w:type="dxa"/>
            <w:tcPrChange w:id="3828" w:author="Bedsole, Lisa K. [US-US]" w:date="2026-06-24T10:59:00Z" w16du:dateUtc="2026-06-24T14:59:00Z">
              <w:tcPr>
                <w:tcW w:w="2304" w:type="dxa"/>
                <w:gridSpan w:val="2"/>
              </w:tcPr>
            </w:tcPrChange>
          </w:tcPr>
          <w:p w14:paraId="6E9ABAD5" w14:textId="17DDA4E7" w:rsidR="007A7BAA" w:rsidRPr="00CF20E9" w:rsidRDefault="007A7BAA" w:rsidP="007A7BAA">
            <w:pPr>
              <w:pStyle w:val="FHWATableBodyText"/>
              <w:rPr>
                <w:sz w:val="22"/>
                <w:szCs w:val="18"/>
                <w:lang w:bidi="en-US"/>
                <w:rPrChange w:id="3829" w:author="Bedsole, Lisa K. [US-US]" w:date="2026-06-24T10:59:00Z" w16du:dateUtc="2026-06-24T14:59:00Z">
                  <w:rPr>
                    <w:lang w:bidi="en-US"/>
                  </w:rPr>
                </w:rPrChange>
              </w:rPr>
            </w:pPr>
            <w:r w:rsidRPr="00CF20E9">
              <w:rPr>
                <w:sz w:val="22"/>
                <w:szCs w:val="18"/>
                <w:rPrChange w:id="3830" w:author="Bedsole, Lisa K. [US-US]" w:date="2026-06-24T10:59:00Z" w16du:dateUtc="2026-06-24T14:59:00Z">
                  <w:rPr/>
                </w:rPrChange>
              </w:rPr>
              <w:t>Compatible reference lane-boundary annotations and image-level metadata</w:t>
            </w:r>
          </w:p>
        </w:tc>
        <w:tc>
          <w:tcPr>
            <w:tcW w:w="3600" w:type="dxa"/>
            <w:tcPrChange w:id="3831" w:author="Bedsole, Lisa K. [US-US]" w:date="2026-06-24T10:59:00Z" w16du:dateUtc="2026-06-24T14:59:00Z">
              <w:tcPr>
                <w:tcW w:w="3600" w:type="dxa"/>
                <w:gridSpan w:val="2"/>
              </w:tcPr>
            </w:tcPrChange>
          </w:tcPr>
          <w:p w14:paraId="7A375566" w14:textId="3C6F053C" w:rsidR="007A7BAA" w:rsidRPr="00CF20E9" w:rsidRDefault="007A7BAA" w:rsidP="007A7BAA">
            <w:pPr>
              <w:pStyle w:val="FHWATableBodyText"/>
              <w:rPr>
                <w:sz w:val="22"/>
                <w:szCs w:val="18"/>
                <w:lang w:bidi="en-US"/>
                <w:rPrChange w:id="3832" w:author="Bedsole, Lisa K. [US-US]" w:date="2026-06-24T10:59:00Z" w16du:dateUtc="2026-06-24T14:59:00Z">
                  <w:rPr>
                    <w:lang w:bidi="en-US"/>
                  </w:rPr>
                </w:rPrChange>
              </w:rPr>
            </w:pPr>
            <w:r w:rsidRPr="00CF20E9">
              <w:rPr>
                <w:sz w:val="22"/>
                <w:szCs w:val="18"/>
                <w:rPrChange w:id="3833" w:author="Bedsole, Lisa K. [US-US]" w:date="2026-06-24T10:59:00Z" w16du:dateUtc="2026-06-24T14:59:00Z">
                  <w:rPr/>
                </w:rPrChange>
              </w:rPr>
              <w:t>Counts the distinct annotated lane-boundary instances represented in the ground-truth annotation for each image. For this metric, “lane count” refers to annotated lane-boundary instances, not the number of travel lanes. Connected-component counts from a merged binary mask are not used as a substitute.</w:t>
            </w:r>
          </w:p>
        </w:tc>
        <w:tc>
          <w:tcPr>
            <w:tcW w:w="1440" w:type="dxa"/>
            <w:tcPrChange w:id="3834" w:author="Bedsole, Lisa K. [US-US]" w:date="2026-06-24T10:59:00Z" w16du:dateUtc="2026-06-24T14:59:00Z">
              <w:tcPr>
                <w:tcW w:w="1440" w:type="dxa"/>
                <w:gridSpan w:val="2"/>
              </w:tcPr>
            </w:tcPrChange>
          </w:tcPr>
          <w:p w14:paraId="69344258" w14:textId="542AEEC6" w:rsidR="007A7BAA" w:rsidRPr="00CF20E9" w:rsidRDefault="007A7BAA" w:rsidP="007A7BAA">
            <w:pPr>
              <w:pStyle w:val="FHWATableBodyText"/>
              <w:rPr>
                <w:sz w:val="22"/>
                <w:szCs w:val="18"/>
                <w:rPrChange w:id="3835" w:author="Bedsole, Lisa K. [US-US]" w:date="2026-06-24T10:59:00Z" w16du:dateUtc="2026-06-24T14:59:00Z">
                  <w:rPr/>
                </w:rPrChange>
              </w:rPr>
            </w:pPr>
            <w:r w:rsidRPr="00CF20E9">
              <w:rPr>
                <w:sz w:val="22"/>
                <w:szCs w:val="18"/>
                <w:rPrChange w:id="3836" w:author="Bedsole, Lisa K. [US-US]" w:date="2026-06-24T10:59:00Z" w16du:dateUtc="2026-06-24T14:59:00Z">
                  <w:rPr/>
                </w:rPrChange>
              </w:rPr>
              <w:t>Integer ≥ 0</w:t>
            </w:r>
          </w:p>
        </w:tc>
        <w:tc>
          <w:tcPr>
            <w:tcW w:w="4176" w:type="dxa"/>
            <w:tcPrChange w:id="3837" w:author="Bedsole, Lisa K. [US-US]" w:date="2026-06-24T10:59:00Z" w16du:dateUtc="2026-06-24T14:59:00Z">
              <w:tcPr>
                <w:tcW w:w="4176" w:type="dxa"/>
                <w:gridSpan w:val="2"/>
              </w:tcPr>
            </w:tcPrChange>
          </w:tcPr>
          <w:p w14:paraId="37D41B1F" w14:textId="25E1C26B" w:rsidR="007A7BAA" w:rsidRPr="00CF20E9" w:rsidRDefault="007A7BAA" w:rsidP="007A7BAA">
            <w:pPr>
              <w:pStyle w:val="FHWATableBodyText"/>
              <w:rPr>
                <w:sz w:val="22"/>
                <w:szCs w:val="18"/>
                <w:lang w:bidi="en-US"/>
                <w:rPrChange w:id="3838" w:author="Bedsole, Lisa K. [US-US]" w:date="2026-06-24T10:59:00Z" w16du:dateUtc="2026-06-24T14:59:00Z">
                  <w:rPr>
                    <w:lang w:bidi="en-US"/>
                  </w:rPr>
                </w:rPrChange>
              </w:rPr>
            </w:pPr>
            <w:r w:rsidRPr="00CF20E9">
              <w:rPr>
                <w:sz w:val="22"/>
                <w:szCs w:val="18"/>
                <w:rPrChange w:id="3839" w:author="Bedsole, Lisa K. [US-US]" w:date="2026-06-24T10:59:00Z" w16du:dateUtc="2026-06-24T14:59:00Z">
                  <w:rPr/>
                </w:rPrChange>
              </w:rPr>
              <w:t>Provides descriptive context on the amount of lane-boundary reference information available for image-level evaluation. The metric is calculated only when distinct lane-boundary instances can be identified reliably from the source annotation. When annotations are missing, incompatible, or represented only as a merged mask without separable instances, the value is reported as unavailable rather than zero.</w:t>
            </w:r>
          </w:p>
        </w:tc>
      </w:tr>
    </w:tbl>
    <w:p w14:paraId="0E67E965" w14:textId="3C8E87D9" w:rsidR="00232B4B" w:rsidRDefault="0005508E" w:rsidP="00CE7903">
      <w:pPr>
        <w:pStyle w:val="FHWANote"/>
        <w:spacing w:before="60"/>
      </w:pPr>
      <w:r w:rsidRPr="000713ED">
        <w:rPr>
          <w:highlight w:val="yellow"/>
        </w:rPr>
        <w:t>XXX.</w:t>
      </w:r>
    </w:p>
    <w:p w14:paraId="23B7920F" w14:textId="77777777" w:rsidR="00232B4B" w:rsidRDefault="00232B4B" w:rsidP="00157AC8">
      <w:pPr>
        <w:pStyle w:val="FHWABody"/>
        <w:sectPr w:rsidR="00232B4B" w:rsidSect="00232B4B">
          <w:endnotePr>
            <w:numFmt w:val="decimal"/>
          </w:endnotePr>
          <w:pgSz w:w="15840" w:h="12240" w:orient="landscape"/>
          <w:pgMar w:top="1440" w:right="1440" w:bottom="1440" w:left="1440" w:header="720" w:footer="720" w:gutter="0"/>
          <w:cols w:space="720"/>
          <w:docGrid w:linePitch="360"/>
        </w:sectPr>
      </w:pPr>
    </w:p>
    <w:p w14:paraId="4257AE82" w14:textId="2EC9F553" w:rsidR="00157AC8" w:rsidRDefault="003C4250" w:rsidP="00157AC8">
      <w:pPr>
        <w:pStyle w:val="FHWABody"/>
      </w:pPr>
      <w:r w:rsidRPr="003C4250">
        <w:lastRenderedPageBreak/>
        <w:t>The implementation parameters for these indicators, including edge-detection settings, boundary-buffer size, minimum segment length, and image-row sampling rules, should be documented with the pilot analysis results. Where appropriate, sensitivity checks should be used to determine whether the selected parameters materially affect the observed patterns.</w:t>
      </w:r>
    </w:p>
    <w:p w14:paraId="75382A21" w14:textId="53EDA8FB" w:rsidR="00C8334A" w:rsidRDefault="00D5214E" w:rsidP="00157AC8">
      <w:pPr>
        <w:pStyle w:val="FHWABody"/>
      </w:pPr>
      <w:r w:rsidRPr="00D5214E">
        <w:t xml:space="preserve">Together, these indicators provide a structured basis for examining how visible pavement marking characteristics and roadway-image geometry may be associated with processor output quality. The indicators are interpreted in combination with the detection performance measures described in </w:t>
      </w:r>
      <w:del w:id="3840" w:author="Bedsole, Lisa K. [US-US]" w:date="2026-06-24T11:02:00Z" w16du:dateUtc="2026-06-24T15:02:00Z">
        <w:r w:rsidRPr="00D5214E" w:rsidDel="00B2665C">
          <w:delText>Section 4.3.2</w:delText>
        </w:r>
      </w:del>
      <w:ins w:id="3841" w:author="Bedsole, Lisa K. [US-US]" w:date="2026-06-24T11:02:00Z" w16du:dateUtc="2026-06-24T15:02:00Z">
        <w:r w:rsidR="00B2665C">
          <w:t>the following section</w:t>
        </w:r>
      </w:ins>
      <w:r w:rsidRPr="00D5214E">
        <w:t xml:space="preserve"> and the cross-factor analyses described in </w:t>
      </w:r>
      <w:del w:id="3842" w:author="Bedsole, Lisa K. [US-US]" w:date="2026-06-24T11:02:00Z" w16du:dateUtc="2026-06-24T15:02:00Z">
        <w:r w:rsidRPr="00D5214E" w:rsidDel="00DB2D34">
          <w:delText>Section 4.3.3</w:delText>
        </w:r>
      </w:del>
      <w:ins w:id="3843" w:author="Bedsole, Lisa K. [US-US]" w:date="2026-06-24T11:02:00Z" w16du:dateUtc="2026-06-24T15:02:00Z">
        <w:r w:rsidR="00DB2D34">
          <w:t>the section after that</w:t>
        </w:r>
      </w:ins>
      <w:r w:rsidRPr="00D5214E">
        <w:t>.</w:t>
      </w:r>
    </w:p>
    <w:p w14:paraId="710618FE" w14:textId="3038973F" w:rsidR="00C8334A" w:rsidRDefault="00B67486" w:rsidP="00B67486">
      <w:pPr>
        <w:pStyle w:val="FHWAH2"/>
      </w:pPr>
      <w:del w:id="3844" w:author="Bedsole, Lisa K. [US-US]" w:date="2026-06-25T07:58:00Z" w16du:dateUtc="2026-06-25T11:58:00Z">
        <w:r>
          <w:delText xml:space="preserve">4.3.2 </w:delText>
        </w:r>
      </w:del>
      <w:bookmarkStart w:id="3845" w:name="_Toc233357916"/>
      <w:r>
        <w:t>Detection Performance Indicators</w:t>
      </w:r>
      <w:bookmarkEnd w:id="3845"/>
    </w:p>
    <w:p w14:paraId="081F6F36" w14:textId="77777777" w:rsidR="009A5BCD" w:rsidRDefault="009A5BCD" w:rsidP="009A5BCD">
      <w:pPr>
        <w:pStyle w:val="FHWABody"/>
      </w:pPr>
      <w:r>
        <w:t>The second metric group evaluates the quality and usability of the standardized processor outputs. D1 is calculated across the applicable processed images, while D2 through D6 are calculated only where compatible reference annotations and processor outputs are available. Images without compatible annotations may still be retained for visual review and qualitative reporting, but they are not included in annotation-based quantitative measures.</w:t>
      </w:r>
    </w:p>
    <w:p w14:paraId="143EB14C" w14:textId="575D3D81" w:rsidR="009335D5" w:rsidRDefault="009A5BCD" w:rsidP="009A5BCD">
      <w:pPr>
        <w:pStyle w:val="FHWABody"/>
      </w:pPr>
      <w:r>
        <w:t xml:space="preserve">The core measures of IoU, F1 Score, Precision, and Recall were defined in </w:t>
      </w:r>
      <w:ins w:id="3846" w:author="Bedsole, Lisa K. [US-US]" w:date="2026-06-24T11:03:00Z" w16du:dateUtc="2026-06-24T15:03:00Z">
        <w:del w:id="3847" w:author="Bagwe, Gaurav R. [US-IN]" w:date="2026-06-25T16:59:00Z" w16du:dateUtc="2026-06-25T20:59:00Z">
          <w:r w:rsidR="00DB2D34" w:rsidDel="00FF4372">
            <w:delText>the chapter</w:delText>
          </w:r>
        </w:del>
      </w:ins>
      <w:ins w:id="3848" w:author="Bagwe, Gaurav R. [US-IN]" w:date="2026-06-25T16:59:00Z" w16du:dateUtc="2026-06-25T20:59:00Z">
        <w:r w:rsidR="00FF4372">
          <w:t>chapter</w:t>
        </w:r>
      </w:ins>
      <w:ins w:id="3849" w:author="Bedsole, Lisa K. [US-US]" w:date="2026-06-24T11:03:00Z" w16du:dateUtc="2026-06-24T15:03:00Z">
        <w:r w:rsidR="00DB2D34">
          <w:t xml:space="preserve"> 3 discussion of the model evaluation approach</w:t>
        </w:r>
      </w:ins>
      <w:del w:id="3850" w:author="Bedsole, Lisa K. [US-US]" w:date="2026-06-24T11:03:00Z" w16du:dateUtc="2026-06-24T15:03:00Z">
        <w:r w:rsidDel="00DB2D34">
          <w:delText>Section 3.3</w:delText>
        </w:r>
      </w:del>
      <w:r>
        <w:t>. In this subsection, Segmentation IoU is used as the primary spatial-agreement measure for D3 and related cross-factor analyses. F1 Score, Precision, and Recall may be reported alongside IoU to provide additional context on overall detection quality, false detections, and missed detections. The additional indicators describe detection success, lane-count agreement, near-field agreement, occlusion-related performance differences, missed marking information, and model confidence where available.</w:t>
      </w:r>
    </w:p>
    <w:p w14:paraId="34F71C2D" w14:textId="1A29039E" w:rsidR="00C8334A" w:rsidRDefault="009335D5" w:rsidP="009335D5">
      <w:pPr>
        <w:pStyle w:val="FHWABody"/>
      </w:pPr>
      <w:r>
        <w:fldChar w:fldCharType="begin"/>
      </w:r>
      <w:r>
        <w:instrText xml:space="preserve"> REF _Ref232999407 \h </w:instrText>
      </w:r>
      <w:r>
        <w:fldChar w:fldCharType="separate"/>
      </w:r>
      <w:ins w:id="3851" w:author="Soleimaniamiri, Saeid [US-IR]" w:date="2026-06-26T09:11:00Z" w16du:dateUtc="2026-06-26T13:11:00Z">
        <w:r w:rsidR="009C055A" w:rsidRPr="00D961DB">
          <w:t xml:space="preserve">Table </w:t>
        </w:r>
        <w:r w:rsidR="009C055A">
          <w:rPr>
            <w:noProof/>
          </w:rPr>
          <w:t>16</w:t>
        </w:r>
      </w:ins>
      <w:del w:id="3852" w:author="Soleimaniamiri, Saeid [US-IR]" w:date="2026-06-26T09:10:00Z" w16du:dateUtc="2026-06-26T13:10:00Z">
        <w:r w:rsidRPr="00D961DB">
          <w:delText xml:space="preserve">Table </w:delText>
        </w:r>
        <w:r>
          <w:rPr>
            <w:noProof/>
          </w:rPr>
          <w:delText>15</w:delText>
        </w:r>
      </w:del>
      <w:r>
        <w:fldChar w:fldCharType="end"/>
      </w:r>
      <w:r>
        <w:t xml:space="preserve"> </w:t>
      </w:r>
      <w:r w:rsidR="009E6671" w:rsidRPr="009E6671">
        <w:t>summarizes the detection performance indicators used in the pilot analysis.</w:t>
      </w:r>
    </w:p>
    <w:p w14:paraId="781A4C6F" w14:textId="77777777" w:rsidR="009E6671" w:rsidRDefault="009E6671" w:rsidP="009335D5">
      <w:pPr>
        <w:pStyle w:val="FHWABody"/>
        <w:sectPr w:rsidR="009E6671" w:rsidSect="007F23C1">
          <w:endnotePr>
            <w:numFmt w:val="decimal"/>
          </w:endnotePr>
          <w:pgSz w:w="12240" w:h="15840"/>
          <w:pgMar w:top="1440" w:right="1440" w:bottom="1440" w:left="1440" w:header="720" w:footer="720" w:gutter="0"/>
          <w:cols w:space="720"/>
          <w:docGrid w:linePitch="360"/>
        </w:sectPr>
      </w:pPr>
    </w:p>
    <w:p w14:paraId="698557CF" w14:textId="575D3F89" w:rsidR="00B67486" w:rsidRPr="00D961DB" w:rsidRDefault="00B67486" w:rsidP="00B67486">
      <w:pPr>
        <w:pStyle w:val="FHWACaptionTable"/>
      </w:pPr>
      <w:bookmarkStart w:id="3853" w:name="_Ref232999407"/>
      <w:bookmarkStart w:id="3854" w:name="_Toc233357876"/>
      <w:r w:rsidRPr="00D961DB">
        <w:lastRenderedPageBreak/>
        <w:t xml:space="preserve">Table </w:t>
      </w:r>
      <w:r>
        <w:fldChar w:fldCharType="begin"/>
      </w:r>
      <w:r>
        <w:instrText>SEQ Table \* ARABIC</w:instrText>
      </w:r>
      <w:r>
        <w:fldChar w:fldCharType="separate"/>
      </w:r>
      <w:ins w:id="3855" w:author="Soleimaniamiri, Saeid [US-IR]" w:date="2026-06-26T09:11:00Z" w16du:dateUtc="2026-06-26T13:11:00Z">
        <w:r w:rsidR="009C055A">
          <w:rPr>
            <w:noProof/>
          </w:rPr>
          <w:t>16</w:t>
        </w:r>
      </w:ins>
      <w:ins w:id="3856" w:author="Bedsole, Lisa K. [US-US]" w:date="2026-06-24T10:52:00Z" w16du:dateUtc="2026-06-24T14:52:00Z">
        <w:del w:id="3857" w:author="Soleimaniamiri, Saeid [US-IR]" w:date="2026-06-26T09:11:00Z" w16du:dateUtc="2026-06-26T13:11:00Z">
          <w:r w:rsidR="00715450">
            <w:rPr>
              <w:noProof/>
            </w:rPr>
            <w:delText>18</w:delText>
          </w:r>
        </w:del>
      </w:ins>
      <w:del w:id="3858" w:author="Soleimaniamiri, Saeid [US-IR]" w:date="2026-06-26T09:11:00Z" w16du:dateUtc="2026-06-26T13:11:00Z">
        <w:r w:rsidR="009335D5" w:rsidDel="00715450">
          <w:rPr>
            <w:noProof/>
          </w:rPr>
          <w:delText>15</w:delText>
        </w:r>
      </w:del>
      <w:r>
        <w:fldChar w:fldCharType="end"/>
      </w:r>
      <w:bookmarkEnd w:id="3853"/>
      <w:r w:rsidRPr="00D961DB">
        <w:t xml:space="preserve">. </w:t>
      </w:r>
      <w:r w:rsidR="009335D5" w:rsidRPr="009335D5">
        <w:rPr>
          <w:lang w:bidi="en-US"/>
        </w:rPr>
        <w:t>Detection performance indicators.</w:t>
      </w:r>
      <w:bookmarkEnd w:id="3854"/>
    </w:p>
    <w:tbl>
      <w:tblPr>
        <w:tblStyle w:val="FHWATableNormal"/>
        <w:tblW w:w="12960" w:type="dxa"/>
        <w:tblLayout w:type="fixed"/>
        <w:tblLook w:val="04A0" w:firstRow="1" w:lastRow="0" w:firstColumn="1" w:lastColumn="0" w:noHBand="0" w:noVBand="1"/>
        <w:tblPrChange w:id="3859" w:author="Bedsole, Lisa K. [US-US]" w:date="2026-06-24T11:03:00Z" w16du:dateUtc="2026-06-24T15:03:00Z">
          <w:tblPr>
            <w:tblStyle w:val="GridTable4"/>
            <w:tblW w:w="13332" w:type="dxa"/>
            <w:jc w:val="center"/>
            <w:tblLayout w:type="fixed"/>
            <w:tblLook w:val="04A0" w:firstRow="1" w:lastRow="0" w:firstColumn="1" w:lastColumn="0" w:noHBand="0" w:noVBand="1"/>
          </w:tblPr>
        </w:tblPrChange>
      </w:tblPr>
      <w:tblGrid>
        <w:gridCol w:w="527"/>
        <w:gridCol w:w="1519"/>
        <w:gridCol w:w="1960"/>
        <w:gridCol w:w="3497"/>
        <w:gridCol w:w="1401"/>
        <w:gridCol w:w="4056"/>
        <w:tblGridChange w:id="3860">
          <w:tblGrid>
            <w:gridCol w:w="527"/>
            <w:gridCol w:w="12"/>
            <w:gridCol w:w="1507"/>
            <w:gridCol w:w="54"/>
            <w:gridCol w:w="1906"/>
            <w:gridCol w:w="110"/>
            <w:gridCol w:w="3387"/>
            <w:gridCol w:w="213"/>
            <w:gridCol w:w="1188"/>
            <w:gridCol w:w="252"/>
            <w:gridCol w:w="3804"/>
            <w:gridCol w:w="372"/>
          </w:tblGrid>
        </w:tblGridChange>
      </w:tblGrid>
      <w:tr w:rsidR="00932D1F" w:rsidRPr="00DB2D34" w14:paraId="61A38829" w14:textId="77777777" w:rsidTr="00DB2D34">
        <w:trPr>
          <w:cnfStyle w:val="100000000000" w:firstRow="1" w:lastRow="0" w:firstColumn="0" w:lastColumn="0" w:oddVBand="0" w:evenVBand="0" w:oddHBand="0" w:evenHBand="0" w:firstRowFirstColumn="0" w:firstRowLastColumn="0" w:lastRowFirstColumn="0" w:lastRowLastColumn="0"/>
          <w:trHeight w:val="674"/>
          <w:trPrChange w:id="3861" w:author="Bedsole, Lisa K. [US-US]" w:date="2026-06-24T11:03:00Z" w16du:dateUtc="2026-06-24T15:03:00Z">
            <w:trPr>
              <w:trHeight w:val="674"/>
              <w:jc w:val="center"/>
            </w:trPr>
          </w:trPrChange>
        </w:trPr>
        <w:tc>
          <w:tcPr>
            <w:tcW w:w="539" w:type="dxa"/>
            <w:tcPrChange w:id="3862" w:author="Bedsole, Lisa K. [US-US]" w:date="2026-06-24T11:03:00Z" w16du:dateUtc="2026-06-24T15:03:00Z">
              <w:tcPr>
                <w:tcW w:w="539" w:type="dxa"/>
                <w:gridSpan w:val="2"/>
              </w:tcPr>
            </w:tcPrChange>
          </w:tcPr>
          <w:p w14:paraId="3B867EFC" w14:textId="1B1DC856"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lang w:bidi="en-US"/>
                <w:rPrChange w:id="3863" w:author="Bedsole, Lisa K. [US-US]" w:date="2026-06-24T11:03:00Z" w16du:dateUtc="2026-06-24T15:03:00Z">
                  <w:rPr>
                    <w:lang w:bidi="en-US"/>
                  </w:rPr>
                </w:rPrChange>
              </w:rPr>
            </w:pPr>
            <w:r w:rsidRPr="00DB2D34">
              <w:rPr>
                <w:sz w:val="22"/>
                <w:szCs w:val="22"/>
                <w:rPrChange w:id="3864" w:author="Bedsole, Lisa K. [US-US]" w:date="2026-06-24T11:03:00Z" w16du:dateUtc="2026-06-24T15:03:00Z">
                  <w:rPr/>
                </w:rPrChange>
              </w:rPr>
              <w:t>ID</w:t>
            </w:r>
          </w:p>
        </w:tc>
        <w:tc>
          <w:tcPr>
            <w:tcW w:w="1561" w:type="dxa"/>
            <w:tcPrChange w:id="3865" w:author="Bedsole, Lisa K. [US-US]" w:date="2026-06-24T11:03:00Z" w16du:dateUtc="2026-06-24T15:03:00Z">
              <w:tcPr>
                <w:tcW w:w="1561" w:type="dxa"/>
                <w:gridSpan w:val="2"/>
              </w:tcPr>
            </w:tcPrChange>
          </w:tcPr>
          <w:p w14:paraId="31C25AC5" w14:textId="404E98AB"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rPrChange w:id="3866" w:author="Bedsole, Lisa K. [US-US]" w:date="2026-06-24T11:03:00Z" w16du:dateUtc="2026-06-24T15:03:00Z">
                  <w:rPr/>
                </w:rPrChange>
              </w:rPr>
            </w:pPr>
            <w:r w:rsidRPr="00DB2D34">
              <w:rPr>
                <w:sz w:val="22"/>
                <w:szCs w:val="22"/>
                <w:rPrChange w:id="3867" w:author="Bedsole, Lisa K. [US-US]" w:date="2026-06-24T11:03:00Z" w16du:dateUtc="2026-06-24T15:03:00Z">
                  <w:rPr/>
                </w:rPrChange>
              </w:rPr>
              <w:t>Indicator</w:t>
            </w:r>
          </w:p>
        </w:tc>
        <w:tc>
          <w:tcPr>
            <w:tcW w:w="2016" w:type="dxa"/>
            <w:tcPrChange w:id="3868" w:author="Bedsole, Lisa K. [US-US]" w:date="2026-06-24T11:03:00Z" w16du:dateUtc="2026-06-24T15:03:00Z">
              <w:tcPr>
                <w:tcW w:w="2016" w:type="dxa"/>
                <w:gridSpan w:val="2"/>
              </w:tcPr>
            </w:tcPrChange>
          </w:tcPr>
          <w:p w14:paraId="08210D83" w14:textId="1B00712E"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lang w:bidi="en-US"/>
                <w:rPrChange w:id="3869" w:author="Bedsole, Lisa K. [US-US]" w:date="2026-06-24T11:03:00Z" w16du:dateUtc="2026-06-24T15:03:00Z">
                  <w:rPr>
                    <w:lang w:bidi="en-US"/>
                  </w:rPr>
                </w:rPrChange>
              </w:rPr>
            </w:pPr>
            <w:r w:rsidRPr="00DB2D34">
              <w:rPr>
                <w:sz w:val="22"/>
                <w:szCs w:val="22"/>
                <w:rPrChange w:id="3870" w:author="Bedsole, Lisa K. [US-US]" w:date="2026-06-24T11:03:00Z" w16du:dateUtc="2026-06-24T15:03:00Z">
                  <w:rPr/>
                </w:rPrChange>
              </w:rPr>
              <w:t>Primary Inputs</w:t>
            </w:r>
          </w:p>
        </w:tc>
        <w:tc>
          <w:tcPr>
            <w:tcW w:w="3600" w:type="dxa"/>
            <w:tcPrChange w:id="3871" w:author="Bedsole, Lisa K. [US-US]" w:date="2026-06-24T11:03:00Z" w16du:dateUtc="2026-06-24T15:03:00Z">
              <w:tcPr>
                <w:tcW w:w="3600" w:type="dxa"/>
                <w:gridSpan w:val="2"/>
              </w:tcPr>
            </w:tcPrChange>
          </w:tcPr>
          <w:p w14:paraId="77101B2D" w14:textId="2F543670"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lang w:bidi="en-US"/>
                <w:rPrChange w:id="3872" w:author="Bedsole, Lisa K. [US-US]" w:date="2026-06-24T11:03:00Z" w16du:dateUtc="2026-06-24T15:03:00Z">
                  <w:rPr>
                    <w:lang w:bidi="en-US"/>
                  </w:rPr>
                </w:rPrChange>
              </w:rPr>
            </w:pPr>
            <w:r w:rsidRPr="00DB2D34">
              <w:rPr>
                <w:sz w:val="22"/>
                <w:szCs w:val="22"/>
                <w:rPrChange w:id="3873" w:author="Bedsole, Lisa K. [US-US]" w:date="2026-06-24T11:03:00Z" w16du:dateUtc="2026-06-24T15:03:00Z">
                  <w:rPr/>
                </w:rPrChange>
              </w:rPr>
              <w:t>Calculation or Application</w:t>
            </w:r>
          </w:p>
        </w:tc>
        <w:tc>
          <w:tcPr>
            <w:tcW w:w="1440" w:type="dxa"/>
            <w:tcPrChange w:id="3874" w:author="Bedsole, Lisa K. [US-US]" w:date="2026-06-24T11:03:00Z" w16du:dateUtc="2026-06-24T15:03:00Z">
              <w:tcPr>
                <w:tcW w:w="1440" w:type="dxa"/>
                <w:gridSpan w:val="2"/>
              </w:tcPr>
            </w:tcPrChange>
          </w:tcPr>
          <w:p w14:paraId="1309AECC" w14:textId="4CB93D87"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rPrChange w:id="3875" w:author="Bedsole, Lisa K. [US-US]" w:date="2026-06-24T11:03:00Z" w16du:dateUtc="2026-06-24T15:03:00Z">
                  <w:rPr/>
                </w:rPrChange>
              </w:rPr>
            </w:pPr>
            <w:r w:rsidRPr="00DB2D34">
              <w:rPr>
                <w:sz w:val="22"/>
                <w:szCs w:val="22"/>
                <w:rPrChange w:id="3876" w:author="Bedsole, Lisa K. [US-US]" w:date="2026-06-24T11:03:00Z" w16du:dateUtc="2026-06-24T15:03:00Z">
                  <w:rPr/>
                </w:rPrChange>
              </w:rPr>
              <w:t>Expected Range or Output</w:t>
            </w:r>
          </w:p>
        </w:tc>
        <w:tc>
          <w:tcPr>
            <w:tcW w:w="4176" w:type="dxa"/>
            <w:tcPrChange w:id="3877" w:author="Bedsole, Lisa K. [US-US]" w:date="2026-06-24T11:03:00Z" w16du:dateUtc="2026-06-24T15:03:00Z">
              <w:tcPr>
                <w:tcW w:w="4176" w:type="dxa"/>
                <w:gridSpan w:val="2"/>
              </w:tcPr>
            </w:tcPrChange>
          </w:tcPr>
          <w:p w14:paraId="3FEF7D37" w14:textId="64A4563E" w:rsidR="00932D1F" w:rsidRPr="00DB2D34" w:rsidRDefault="00932D1F" w:rsidP="00932D1F">
            <w:pPr>
              <w:pStyle w:val="FHWATableColumnHeading"/>
              <w:cnfStyle w:val="100000000000" w:firstRow="1" w:lastRow="0" w:firstColumn="0" w:lastColumn="0" w:oddVBand="0" w:evenVBand="0" w:oddHBand="0" w:evenHBand="0" w:firstRowFirstColumn="0" w:firstRowLastColumn="0" w:lastRowFirstColumn="0" w:lastRowLastColumn="0"/>
              <w:rPr>
                <w:sz w:val="22"/>
                <w:szCs w:val="22"/>
                <w:lang w:bidi="en-US"/>
                <w:rPrChange w:id="3878" w:author="Bedsole, Lisa K. [US-US]" w:date="2026-06-24T11:03:00Z" w16du:dateUtc="2026-06-24T15:03:00Z">
                  <w:rPr>
                    <w:lang w:bidi="en-US"/>
                  </w:rPr>
                </w:rPrChange>
              </w:rPr>
            </w:pPr>
            <w:r w:rsidRPr="00DB2D34">
              <w:rPr>
                <w:sz w:val="22"/>
                <w:szCs w:val="22"/>
                <w:rPrChange w:id="3879" w:author="Bedsole, Lisa K. [US-US]" w:date="2026-06-24T11:03:00Z" w16du:dateUtc="2026-06-24T15:03:00Z">
                  <w:rPr/>
                </w:rPrChange>
              </w:rPr>
              <w:t>Interpretation and Key Limitations</w:t>
            </w:r>
          </w:p>
        </w:tc>
      </w:tr>
      <w:tr w:rsidR="00932D1F" w:rsidRPr="00DB2D34" w14:paraId="7080CBE3" w14:textId="77777777" w:rsidTr="00DB2D34">
        <w:trPr>
          <w:trPrChange w:id="3880" w:author="Bedsole, Lisa K. [US-US]" w:date="2026-06-24T11:03:00Z" w16du:dateUtc="2026-06-24T15:03:00Z">
            <w:trPr>
              <w:jc w:val="center"/>
            </w:trPr>
          </w:trPrChange>
        </w:trPr>
        <w:tc>
          <w:tcPr>
            <w:tcW w:w="539" w:type="dxa"/>
            <w:tcPrChange w:id="3881" w:author="Bedsole, Lisa K. [US-US]" w:date="2026-06-24T11:03:00Z" w16du:dateUtc="2026-06-24T15:03:00Z">
              <w:tcPr>
                <w:tcW w:w="539" w:type="dxa"/>
                <w:gridSpan w:val="2"/>
              </w:tcPr>
            </w:tcPrChange>
          </w:tcPr>
          <w:p w14:paraId="59AB7D49" w14:textId="3FC98706" w:rsidR="00932D1F" w:rsidRPr="00DB2D34" w:rsidRDefault="00932D1F" w:rsidP="00932D1F">
            <w:pPr>
              <w:pStyle w:val="FHWATableBodyText"/>
              <w:rPr>
                <w:sz w:val="22"/>
                <w:szCs w:val="22"/>
                <w:lang w:bidi="en-US"/>
                <w:rPrChange w:id="3882" w:author="Bedsole, Lisa K. [US-US]" w:date="2026-06-24T11:03:00Z" w16du:dateUtc="2026-06-24T15:03:00Z">
                  <w:rPr>
                    <w:lang w:bidi="en-US"/>
                  </w:rPr>
                </w:rPrChange>
              </w:rPr>
            </w:pPr>
            <w:r w:rsidRPr="00DB2D34">
              <w:rPr>
                <w:sz w:val="22"/>
                <w:szCs w:val="22"/>
                <w:rPrChange w:id="3883" w:author="Bedsole, Lisa K. [US-US]" w:date="2026-06-24T11:03:00Z" w16du:dateUtc="2026-06-24T15:03:00Z">
                  <w:rPr/>
                </w:rPrChange>
              </w:rPr>
              <w:t>D1</w:t>
            </w:r>
          </w:p>
        </w:tc>
        <w:tc>
          <w:tcPr>
            <w:tcW w:w="1561" w:type="dxa"/>
            <w:tcPrChange w:id="3884" w:author="Bedsole, Lisa K. [US-US]" w:date="2026-06-24T11:03:00Z" w16du:dateUtc="2026-06-24T15:03:00Z">
              <w:tcPr>
                <w:tcW w:w="1561" w:type="dxa"/>
                <w:gridSpan w:val="2"/>
              </w:tcPr>
            </w:tcPrChange>
          </w:tcPr>
          <w:p w14:paraId="22F2450B" w14:textId="10894F75" w:rsidR="00932D1F" w:rsidRPr="00DB2D34" w:rsidRDefault="00932D1F" w:rsidP="00932D1F">
            <w:pPr>
              <w:pStyle w:val="FHWATableBodyText"/>
              <w:rPr>
                <w:sz w:val="22"/>
                <w:szCs w:val="22"/>
                <w:rPrChange w:id="3885" w:author="Bedsole, Lisa K. [US-US]" w:date="2026-06-24T11:03:00Z" w16du:dateUtc="2026-06-24T15:03:00Z">
                  <w:rPr/>
                </w:rPrChange>
              </w:rPr>
            </w:pPr>
            <w:r w:rsidRPr="00DB2D34">
              <w:rPr>
                <w:sz w:val="22"/>
                <w:szCs w:val="22"/>
                <w:rPrChange w:id="3886" w:author="Bedsole, Lisa K. [US-US]" w:date="2026-06-24T11:03:00Z" w16du:dateUtc="2026-06-24T15:03:00Z">
                  <w:rPr/>
                </w:rPrChange>
              </w:rPr>
              <w:t>Detection Success Rate</w:t>
            </w:r>
          </w:p>
        </w:tc>
        <w:tc>
          <w:tcPr>
            <w:tcW w:w="2016" w:type="dxa"/>
            <w:tcPrChange w:id="3887" w:author="Bedsole, Lisa K. [US-US]" w:date="2026-06-24T11:03:00Z" w16du:dateUtc="2026-06-24T15:03:00Z">
              <w:tcPr>
                <w:tcW w:w="2016" w:type="dxa"/>
                <w:gridSpan w:val="2"/>
              </w:tcPr>
            </w:tcPrChange>
          </w:tcPr>
          <w:p w14:paraId="434F8393" w14:textId="3ECF9C52" w:rsidR="00932D1F" w:rsidRPr="00DB2D34" w:rsidRDefault="00932D1F" w:rsidP="00932D1F">
            <w:pPr>
              <w:pStyle w:val="FHWATableBodyText"/>
              <w:rPr>
                <w:sz w:val="22"/>
                <w:szCs w:val="22"/>
                <w:lang w:bidi="en-US"/>
                <w:rPrChange w:id="3888" w:author="Bedsole, Lisa K. [US-US]" w:date="2026-06-24T11:03:00Z" w16du:dateUtc="2026-06-24T15:03:00Z">
                  <w:rPr>
                    <w:lang w:bidi="en-US"/>
                  </w:rPr>
                </w:rPrChange>
              </w:rPr>
            </w:pPr>
            <w:r w:rsidRPr="00DB2D34">
              <w:rPr>
                <w:sz w:val="22"/>
                <w:szCs w:val="22"/>
                <w:rPrChange w:id="3889" w:author="Bedsole, Lisa K. [US-US]" w:date="2026-06-24T11:03:00Z" w16du:dateUtc="2026-06-24T15:03:00Z">
                  <w:rPr/>
                </w:rPrChange>
              </w:rPr>
              <w:t>Standardized processor outputs and image-level records</w:t>
            </w:r>
          </w:p>
        </w:tc>
        <w:tc>
          <w:tcPr>
            <w:tcW w:w="3600" w:type="dxa"/>
            <w:tcPrChange w:id="3890" w:author="Bedsole, Lisa K. [US-US]" w:date="2026-06-24T11:03:00Z" w16du:dateUtc="2026-06-24T15:03:00Z">
              <w:tcPr>
                <w:tcW w:w="3600" w:type="dxa"/>
                <w:gridSpan w:val="2"/>
              </w:tcPr>
            </w:tcPrChange>
          </w:tcPr>
          <w:p w14:paraId="5C776A4E" w14:textId="2910ABE3" w:rsidR="00932D1F" w:rsidRPr="00DB2D34" w:rsidRDefault="00932D1F" w:rsidP="00932D1F">
            <w:pPr>
              <w:pStyle w:val="FHWATableBodyText"/>
              <w:rPr>
                <w:sz w:val="22"/>
                <w:szCs w:val="22"/>
                <w:lang w:bidi="en-US"/>
                <w:rPrChange w:id="3891" w:author="Bedsole, Lisa K. [US-US]" w:date="2026-06-24T11:03:00Z" w16du:dateUtc="2026-06-24T15:03:00Z">
                  <w:rPr>
                    <w:lang w:bidi="en-US"/>
                  </w:rPr>
                </w:rPrChange>
              </w:rPr>
            </w:pPr>
            <w:r w:rsidRPr="00DB2D34">
              <w:rPr>
                <w:sz w:val="22"/>
                <w:szCs w:val="22"/>
                <w:rPrChange w:id="3892" w:author="Bedsole, Lisa K. [US-US]" w:date="2026-06-24T11:03:00Z" w16du:dateUtc="2026-06-24T15:03:00Z">
                  <w:rPr/>
                </w:rPrChange>
              </w:rPr>
              <w:t>Calculates the percentage of applicable processed images for which the standardized processor output contains at least one predicted lane-related pixel or lane-boundary instance.</w:t>
            </w:r>
          </w:p>
        </w:tc>
        <w:tc>
          <w:tcPr>
            <w:tcW w:w="1440" w:type="dxa"/>
            <w:tcPrChange w:id="3893" w:author="Bedsole, Lisa K. [US-US]" w:date="2026-06-24T11:03:00Z" w16du:dateUtc="2026-06-24T15:03:00Z">
              <w:tcPr>
                <w:tcW w:w="1440" w:type="dxa"/>
                <w:gridSpan w:val="2"/>
              </w:tcPr>
            </w:tcPrChange>
          </w:tcPr>
          <w:p w14:paraId="0E8D3984" w14:textId="03BB1508" w:rsidR="00932D1F" w:rsidRPr="00DB2D34" w:rsidRDefault="00932D1F" w:rsidP="00932D1F">
            <w:pPr>
              <w:pStyle w:val="FHWATableBodyText"/>
              <w:rPr>
                <w:sz w:val="22"/>
                <w:szCs w:val="22"/>
                <w:rPrChange w:id="3894" w:author="Bedsole, Lisa K. [US-US]" w:date="2026-06-24T11:03:00Z" w16du:dateUtc="2026-06-24T15:03:00Z">
                  <w:rPr/>
                </w:rPrChange>
              </w:rPr>
            </w:pPr>
            <w:r w:rsidRPr="00DB2D34">
              <w:rPr>
                <w:sz w:val="22"/>
                <w:szCs w:val="22"/>
                <w:rPrChange w:id="3895" w:author="Bedsole, Lisa K. [US-US]" w:date="2026-06-24T11:03:00Z" w16du:dateUtc="2026-06-24T15:03:00Z">
                  <w:rPr/>
                </w:rPrChange>
              </w:rPr>
              <w:t>0–</w:t>
            </w:r>
            <w:del w:id="3896" w:author="Bagwe, Gaurav R. [US-IN]" w:date="2026-06-25T17:00:00Z" w16du:dateUtc="2026-06-25T21:00:00Z">
              <w:r w:rsidRPr="00DB2D34" w:rsidDel="00B17270">
                <w:rPr>
                  <w:sz w:val="22"/>
                  <w:szCs w:val="22"/>
                  <w:rPrChange w:id="3897" w:author="Bedsole, Lisa K. [US-US]" w:date="2026-06-24T11:03:00Z" w16du:dateUtc="2026-06-24T15:03:00Z">
                    <w:rPr/>
                  </w:rPrChange>
                </w:rPr>
                <w:delText>100 percent</w:delText>
              </w:r>
            </w:del>
            <w:ins w:id="3898" w:author="Bagwe, Gaurav R. [US-IN]" w:date="2026-06-25T17:00:00Z" w16du:dateUtc="2026-06-25T21:00:00Z">
              <w:r w:rsidR="00B17270">
                <w:rPr>
                  <w:sz w:val="22"/>
                  <w:szCs w:val="22"/>
                </w:rPr>
                <w:t>1</w:t>
              </w:r>
            </w:ins>
          </w:p>
        </w:tc>
        <w:tc>
          <w:tcPr>
            <w:tcW w:w="4176" w:type="dxa"/>
            <w:tcPrChange w:id="3899" w:author="Bedsole, Lisa K. [US-US]" w:date="2026-06-24T11:03:00Z" w16du:dateUtc="2026-06-24T15:03:00Z">
              <w:tcPr>
                <w:tcW w:w="4176" w:type="dxa"/>
                <w:gridSpan w:val="2"/>
              </w:tcPr>
            </w:tcPrChange>
          </w:tcPr>
          <w:p w14:paraId="6C360C3F" w14:textId="05E7D8F5" w:rsidR="00932D1F" w:rsidRPr="00DB2D34" w:rsidRDefault="00932D1F" w:rsidP="00932D1F">
            <w:pPr>
              <w:pStyle w:val="FHWATableBodyText"/>
              <w:rPr>
                <w:sz w:val="22"/>
                <w:szCs w:val="22"/>
                <w:lang w:bidi="en-US"/>
                <w:rPrChange w:id="3900" w:author="Bedsole, Lisa K. [US-US]" w:date="2026-06-24T11:03:00Z" w16du:dateUtc="2026-06-24T15:03:00Z">
                  <w:rPr>
                    <w:lang w:bidi="en-US"/>
                  </w:rPr>
                </w:rPrChange>
              </w:rPr>
            </w:pPr>
            <w:r w:rsidRPr="00DB2D34">
              <w:rPr>
                <w:sz w:val="22"/>
                <w:szCs w:val="22"/>
                <w:rPrChange w:id="3901" w:author="Bedsole, Lisa K. [US-US]" w:date="2026-06-24T11:03:00Z" w16du:dateUtc="2026-06-24T15:03:00Z">
                  <w:rPr/>
                </w:rPrChange>
              </w:rPr>
              <w:t>A lower value indicates that the processor generated no lane-related output for a greater share of processed images. Detection success does not indicate whether the output is accurate, complete, or correctly aligned with a reference annotation.</w:t>
            </w:r>
          </w:p>
        </w:tc>
      </w:tr>
      <w:tr w:rsidR="00932D1F" w:rsidRPr="00DB2D34" w14:paraId="4DB7E5AE" w14:textId="77777777" w:rsidTr="00DB2D34">
        <w:trPr>
          <w:trPrChange w:id="3902" w:author="Bedsole, Lisa K. [US-US]" w:date="2026-06-24T11:03:00Z" w16du:dateUtc="2026-06-24T15:03:00Z">
            <w:trPr>
              <w:jc w:val="center"/>
            </w:trPr>
          </w:trPrChange>
        </w:trPr>
        <w:tc>
          <w:tcPr>
            <w:tcW w:w="539" w:type="dxa"/>
            <w:tcPrChange w:id="3903" w:author="Bedsole, Lisa K. [US-US]" w:date="2026-06-24T11:03:00Z" w16du:dateUtc="2026-06-24T15:03:00Z">
              <w:tcPr>
                <w:tcW w:w="539" w:type="dxa"/>
                <w:gridSpan w:val="2"/>
              </w:tcPr>
            </w:tcPrChange>
          </w:tcPr>
          <w:p w14:paraId="181ABF2D" w14:textId="44D416F0" w:rsidR="00932D1F" w:rsidRPr="00DB2D34" w:rsidRDefault="00932D1F" w:rsidP="00932D1F">
            <w:pPr>
              <w:pStyle w:val="FHWATableBodyText"/>
              <w:rPr>
                <w:sz w:val="22"/>
                <w:szCs w:val="22"/>
                <w:lang w:bidi="en-US"/>
                <w:rPrChange w:id="3904" w:author="Bedsole, Lisa K. [US-US]" w:date="2026-06-24T11:03:00Z" w16du:dateUtc="2026-06-24T15:03:00Z">
                  <w:rPr>
                    <w:lang w:bidi="en-US"/>
                  </w:rPr>
                </w:rPrChange>
              </w:rPr>
            </w:pPr>
            <w:r w:rsidRPr="00DB2D34">
              <w:rPr>
                <w:sz w:val="22"/>
                <w:szCs w:val="22"/>
                <w:rPrChange w:id="3905" w:author="Bedsole, Lisa K. [US-US]" w:date="2026-06-24T11:03:00Z" w16du:dateUtc="2026-06-24T15:03:00Z">
                  <w:rPr/>
                </w:rPrChange>
              </w:rPr>
              <w:t>D2</w:t>
            </w:r>
          </w:p>
        </w:tc>
        <w:tc>
          <w:tcPr>
            <w:tcW w:w="1561" w:type="dxa"/>
            <w:tcPrChange w:id="3906" w:author="Bedsole, Lisa K. [US-US]" w:date="2026-06-24T11:03:00Z" w16du:dateUtc="2026-06-24T15:03:00Z">
              <w:tcPr>
                <w:tcW w:w="1561" w:type="dxa"/>
                <w:gridSpan w:val="2"/>
              </w:tcPr>
            </w:tcPrChange>
          </w:tcPr>
          <w:p w14:paraId="5524D0A0" w14:textId="42038331" w:rsidR="00932D1F" w:rsidRPr="00DB2D34" w:rsidRDefault="00932D1F" w:rsidP="00932D1F">
            <w:pPr>
              <w:pStyle w:val="FHWATableBodyText"/>
              <w:rPr>
                <w:sz w:val="22"/>
                <w:szCs w:val="22"/>
                <w:rPrChange w:id="3907" w:author="Bedsole, Lisa K. [US-US]" w:date="2026-06-24T11:03:00Z" w16du:dateUtc="2026-06-24T15:03:00Z">
                  <w:rPr/>
                </w:rPrChange>
              </w:rPr>
            </w:pPr>
            <w:r w:rsidRPr="00DB2D34">
              <w:rPr>
                <w:sz w:val="22"/>
                <w:szCs w:val="22"/>
                <w:rPrChange w:id="3908" w:author="Bedsole, Lisa K. [US-US]" w:date="2026-06-24T11:03:00Z" w16du:dateUtc="2026-06-24T15:03:00Z">
                  <w:rPr/>
                </w:rPrChange>
              </w:rPr>
              <w:t>Lane Count Accuracy</w:t>
            </w:r>
          </w:p>
        </w:tc>
        <w:tc>
          <w:tcPr>
            <w:tcW w:w="2016" w:type="dxa"/>
            <w:tcPrChange w:id="3909" w:author="Bedsole, Lisa K. [US-US]" w:date="2026-06-24T11:03:00Z" w16du:dateUtc="2026-06-24T15:03:00Z">
              <w:tcPr>
                <w:tcW w:w="2016" w:type="dxa"/>
                <w:gridSpan w:val="2"/>
              </w:tcPr>
            </w:tcPrChange>
          </w:tcPr>
          <w:p w14:paraId="00647B92" w14:textId="19C4328E" w:rsidR="00932D1F" w:rsidRPr="00DB2D34" w:rsidRDefault="00932D1F" w:rsidP="00932D1F">
            <w:pPr>
              <w:pStyle w:val="FHWATableBodyText"/>
              <w:rPr>
                <w:sz w:val="22"/>
                <w:szCs w:val="22"/>
                <w:lang w:bidi="en-US"/>
                <w:rPrChange w:id="3910" w:author="Bedsole, Lisa K. [US-US]" w:date="2026-06-24T11:03:00Z" w16du:dateUtc="2026-06-24T15:03:00Z">
                  <w:rPr>
                    <w:lang w:bidi="en-US"/>
                  </w:rPr>
                </w:rPrChange>
              </w:rPr>
            </w:pPr>
            <w:r w:rsidRPr="00DB2D34">
              <w:rPr>
                <w:sz w:val="22"/>
                <w:szCs w:val="22"/>
                <w:rPrChange w:id="3911" w:author="Bedsole, Lisa K. [US-US]" w:date="2026-06-24T11:03:00Z" w16du:dateUtc="2026-06-24T15:03:00Z">
                  <w:rPr/>
                </w:rPrChange>
              </w:rPr>
              <w:t>Predicted lane-boundary instances and compatible ground-truth lane-boundary instances</w:t>
            </w:r>
          </w:p>
        </w:tc>
        <w:tc>
          <w:tcPr>
            <w:tcW w:w="3600" w:type="dxa"/>
            <w:tcPrChange w:id="3912" w:author="Bedsole, Lisa K. [US-US]" w:date="2026-06-24T11:03:00Z" w16du:dateUtc="2026-06-24T15:03:00Z">
              <w:tcPr>
                <w:tcW w:w="3600" w:type="dxa"/>
                <w:gridSpan w:val="2"/>
              </w:tcPr>
            </w:tcPrChange>
          </w:tcPr>
          <w:p w14:paraId="29E543AB" w14:textId="65E06E7D" w:rsidR="00932D1F" w:rsidRPr="00DB2D34" w:rsidRDefault="00932D1F" w:rsidP="00932D1F">
            <w:pPr>
              <w:pStyle w:val="FHWATableBodyText"/>
              <w:rPr>
                <w:sz w:val="22"/>
                <w:szCs w:val="22"/>
                <w:lang w:bidi="en-US"/>
                <w:rPrChange w:id="3913" w:author="Bedsole, Lisa K. [US-US]" w:date="2026-06-24T11:03:00Z" w16du:dateUtc="2026-06-24T15:03:00Z">
                  <w:rPr>
                    <w:lang w:bidi="en-US"/>
                  </w:rPr>
                </w:rPrChange>
              </w:rPr>
            </w:pPr>
            <w:r w:rsidRPr="00DB2D34">
              <w:rPr>
                <w:sz w:val="22"/>
                <w:szCs w:val="22"/>
                <w:rPrChange w:id="3914" w:author="Bedsole, Lisa K. [US-US]" w:date="2026-06-24T11:03:00Z" w16du:dateUtc="2026-06-24T15:03:00Z">
                  <w:rPr/>
                </w:rPrChange>
              </w:rPr>
              <w:t>Calculates the percentage of eligible images for which the number of predicted lane-boundary instances equals the number of distinct ground-truth lane-boundary instances.</w:t>
            </w:r>
          </w:p>
        </w:tc>
        <w:tc>
          <w:tcPr>
            <w:tcW w:w="1440" w:type="dxa"/>
            <w:tcPrChange w:id="3915" w:author="Bedsole, Lisa K. [US-US]" w:date="2026-06-24T11:03:00Z" w16du:dateUtc="2026-06-24T15:03:00Z">
              <w:tcPr>
                <w:tcW w:w="1440" w:type="dxa"/>
                <w:gridSpan w:val="2"/>
              </w:tcPr>
            </w:tcPrChange>
          </w:tcPr>
          <w:p w14:paraId="04FF76EF" w14:textId="0CC1CC0D" w:rsidR="00932D1F" w:rsidRPr="00DB2D34" w:rsidRDefault="00932D1F" w:rsidP="00932D1F">
            <w:pPr>
              <w:pStyle w:val="FHWATableBodyText"/>
              <w:rPr>
                <w:sz w:val="22"/>
                <w:szCs w:val="22"/>
                <w:rPrChange w:id="3916" w:author="Bedsole, Lisa K. [US-US]" w:date="2026-06-24T11:03:00Z" w16du:dateUtc="2026-06-24T15:03:00Z">
                  <w:rPr/>
                </w:rPrChange>
              </w:rPr>
            </w:pPr>
            <w:commentRangeStart w:id="3917"/>
            <w:r w:rsidRPr="00DB2D34">
              <w:rPr>
                <w:sz w:val="22"/>
                <w:szCs w:val="22"/>
                <w:rPrChange w:id="3918" w:author="Bedsole, Lisa K. [US-US]" w:date="2026-06-24T11:03:00Z" w16du:dateUtc="2026-06-24T15:03:00Z">
                  <w:rPr/>
                </w:rPrChange>
              </w:rPr>
              <w:t>0–</w:t>
            </w:r>
            <w:del w:id="3919" w:author="Bagwe, Gaurav R. [US-IN]" w:date="2026-06-25T17:00:00Z" w16du:dateUtc="2026-06-25T21:00:00Z">
              <w:r w:rsidRPr="00DB2D34" w:rsidDel="00B17270">
                <w:rPr>
                  <w:sz w:val="22"/>
                  <w:szCs w:val="22"/>
                  <w:rPrChange w:id="3920" w:author="Bedsole, Lisa K. [US-US]" w:date="2026-06-24T11:03:00Z" w16du:dateUtc="2026-06-24T15:03:00Z">
                    <w:rPr/>
                  </w:rPrChange>
                </w:rPr>
                <w:delText>100 percent</w:delText>
              </w:r>
            </w:del>
            <w:ins w:id="3921" w:author="Bagwe, Gaurav R. [US-IN]" w:date="2026-06-25T17:00:00Z" w16du:dateUtc="2026-06-25T21:00:00Z">
              <w:r w:rsidR="00B17270">
                <w:rPr>
                  <w:sz w:val="22"/>
                  <w:szCs w:val="22"/>
                </w:rPr>
                <w:t>1</w:t>
              </w:r>
            </w:ins>
            <w:commentRangeEnd w:id="3917"/>
            <w:r w:rsidR="00143F0D" w:rsidRPr="00DB2D34">
              <w:rPr>
                <w:rStyle w:val="CommentReference"/>
                <w:sz w:val="22"/>
                <w:szCs w:val="22"/>
                <w:rPrChange w:id="3922" w:author="Bedsole, Lisa K. [US-US]" w:date="2026-06-24T11:03:00Z" w16du:dateUtc="2026-06-24T15:03:00Z">
                  <w:rPr>
                    <w:rStyle w:val="CommentReference"/>
                    <w:sz w:val="24"/>
                    <w:szCs w:val="24"/>
                  </w:rPr>
                </w:rPrChange>
              </w:rPr>
              <w:commentReference w:id="3917"/>
            </w:r>
          </w:p>
        </w:tc>
        <w:tc>
          <w:tcPr>
            <w:tcW w:w="4176" w:type="dxa"/>
            <w:tcPrChange w:id="3924" w:author="Bedsole, Lisa K. [US-US]" w:date="2026-06-24T11:03:00Z" w16du:dateUtc="2026-06-24T15:03:00Z">
              <w:tcPr>
                <w:tcW w:w="4176" w:type="dxa"/>
                <w:gridSpan w:val="2"/>
              </w:tcPr>
            </w:tcPrChange>
          </w:tcPr>
          <w:p w14:paraId="5B61B05E" w14:textId="7CB91A00" w:rsidR="00932D1F" w:rsidRPr="00DB2D34" w:rsidRDefault="00932D1F" w:rsidP="00932D1F">
            <w:pPr>
              <w:pStyle w:val="FHWATableBodyText"/>
              <w:rPr>
                <w:sz w:val="22"/>
                <w:szCs w:val="22"/>
                <w:lang w:bidi="en-US"/>
                <w:rPrChange w:id="3925" w:author="Bedsole, Lisa K. [US-US]" w:date="2026-06-24T11:03:00Z" w16du:dateUtc="2026-06-24T15:03:00Z">
                  <w:rPr>
                    <w:lang w:bidi="en-US"/>
                  </w:rPr>
                </w:rPrChange>
              </w:rPr>
            </w:pPr>
            <w:r w:rsidRPr="00DB2D34">
              <w:rPr>
                <w:sz w:val="22"/>
                <w:szCs w:val="22"/>
                <w:rPrChange w:id="3926" w:author="Bedsole, Lisa K. [US-US]" w:date="2026-06-24T11:03:00Z" w16du:dateUtc="2026-06-24T15:03:00Z">
                  <w:rPr/>
                </w:rPrChange>
              </w:rPr>
              <w:t>A lower value may indicate missed boundaries, merged boundaries, or false boundaries. For this metric, lane count refers to identifiable lane-boundary instances, not the number of travel lanes. Connected-component counts from merged masks should not be used as a substitute when lane-boundary instances cannot be distinguished reliably.</w:t>
            </w:r>
          </w:p>
        </w:tc>
      </w:tr>
      <w:tr w:rsidR="00932D1F" w:rsidRPr="00DB2D34" w14:paraId="2D626390" w14:textId="77777777" w:rsidTr="00DB2D34">
        <w:trPr>
          <w:trPrChange w:id="3927" w:author="Bedsole, Lisa K. [US-US]" w:date="2026-06-24T11:03:00Z" w16du:dateUtc="2026-06-24T15:03:00Z">
            <w:trPr>
              <w:jc w:val="center"/>
            </w:trPr>
          </w:trPrChange>
        </w:trPr>
        <w:tc>
          <w:tcPr>
            <w:tcW w:w="539" w:type="dxa"/>
            <w:tcPrChange w:id="3928" w:author="Bedsole, Lisa K. [US-US]" w:date="2026-06-24T11:03:00Z" w16du:dateUtc="2026-06-24T15:03:00Z">
              <w:tcPr>
                <w:tcW w:w="539" w:type="dxa"/>
                <w:gridSpan w:val="2"/>
              </w:tcPr>
            </w:tcPrChange>
          </w:tcPr>
          <w:p w14:paraId="22F334C1" w14:textId="5788EFBE" w:rsidR="00932D1F" w:rsidRPr="00DB2D34" w:rsidRDefault="00932D1F" w:rsidP="00932D1F">
            <w:pPr>
              <w:pStyle w:val="FHWATableBodyText"/>
              <w:rPr>
                <w:sz w:val="22"/>
                <w:szCs w:val="22"/>
                <w:lang w:bidi="en-US"/>
                <w:rPrChange w:id="3929" w:author="Bedsole, Lisa K. [US-US]" w:date="2026-06-24T11:03:00Z" w16du:dateUtc="2026-06-24T15:03:00Z">
                  <w:rPr>
                    <w:lang w:bidi="en-US"/>
                  </w:rPr>
                </w:rPrChange>
              </w:rPr>
            </w:pPr>
            <w:r w:rsidRPr="00DB2D34">
              <w:rPr>
                <w:sz w:val="22"/>
                <w:szCs w:val="22"/>
                <w:rPrChange w:id="3930" w:author="Bedsole, Lisa K. [US-US]" w:date="2026-06-24T11:03:00Z" w16du:dateUtc="2026-06-24T15:03:00Z">
                  <w:rPr/>
                </w:rPrChange>
              </w:rPr>
              <w:t>D3</w:t>
            </w:r>
          </w:p>
        </w:tc>
        <w:tc>
          <w:tcPr>
            <w:tcW w:w="1561" w:type="dxa"/>
            <w:tcPrChange w:id="3931" w:author="Bedsole, Lisa K. [US-US]" w:date="2026-06-24T11:03:00Z" w16du:dateUtc="2026-06-24T15:03:00Z">
              <w:tcPr>
                <w:tcW w:w="1561" w:type="dxa"/>
                <w:gridSpan w:val="2"/>
              </w:tcPr>
            </w:tcPrChange>
          </w:tcPr>
          <w:p w14:paraId="673BA335" w14:textId="591897B0" w:rsidR="00932D1F" w:rsidRPr="00DB2D34" w:rsidRDefault="00932D1F" w:rsidP="00932D1F">
            <w:pPr>
              <w:pStyle w:val="FHWATableBodyText"/>
              <w:rPr>
                <w:sz w:val="22"/>
                <w:szCs w:val="22"/>
                <w:rPrChange w:id="3932" w:author="Bedsole, Lisa K. [US-US]" w:date="2026-06-24T11:03:00Z" w16du:dateUtc="2026-06-24T15:03:00Z">
                  <w:rPr/>
                </w:rPrChange>
              </w:rPr>
            </w:pPr>
            <w:r w:rsidRPr="00DB2D34">
              <w:rPr>
                <w:sz w:val="22"/>
                <w:szCs w:val="22"/>
                <w:rPrChange w:id="3933" w:author="Bedsole, Lisa K. [US-US]" w:date="2026-06-24T11:03:00Z" w16du:dateUtc="2026-06-24T15:03:00Z">
                  <w:rPr/>
                </w:rPrChange>
              </w:rPr>
              <w:t xml:space="preserve">Segmentation </w:t>
            </w:r>
            <w:ins w:id="3934" w:author="Bedsole, Lisa K. [US-US]" w:date="2026-06-24T11:04:00Z" w16du:dateUtc="2026-06-24T15:04:00Z">
              <w:r w:rsidR="00B93B43" w:rsidRPr="00C920D4">
                <w:rPr>
                  <w:sz w:val="22"/>
                  <w:szCs w:val="22"/>
                </w:rPr>
                <w:t xml:space="preserve">Intersection over Union </w:t>
              </w:r>
              <w:r w:rsidR="00FC70F4">
                <w:rPr>
                  <w:sz w:val="22"/>
                  <w:szCs w:val="22"/>
                </w:rPr>
                <w:t>(IoU)</w:t>
              </w:r>
            </w:ins>
            <w:del w:id="3935" w:author="Bedsole, Lisa K. [US-US]" w:date="2026-06-24T11:04:00Z" w16du:dateUtc="2026-06-24T15:04:00Z">
              <w:r w:rsidRPr="00DB2D34" w:rsidDel="00B93B43">
                <w:rPr>
                  <w:sz w:val="22"/>
                  <w:szCs w:val="22"/>
                  <w:rPrChange w:id="3936" w:author="Bedsole, Lisa K. [US-US]" w:date="2026-06-24T11:03:00Z" w16du:dateUtc="2026-06-24T15:03:00Z">
                    <w:rPr/>
                  </w:rPrChange>
                </w:rPr>
                <w:delText>IoU</w:delText>
              </w:r>
            </w:del>
          </w:p>
        </w:tc>
        <w:tc>
          <w:tcPr>
            <w:tcW w:w="2016" w:type="dxa"/>
            <w:tcPrChange w:id="3937" w:author="Bedsole, Lisa K. [US-US]" w:date="2026-06-24T11:03:00Z" w16du:dateUtc="2026-06-24T15:03:00Z">
              <w:tcPr>
                <w:tcW w:w="2016" w:type="dxa"/>
                <w:gridSpan w:val="2"/>
              </w:tcPr>
            </w:tcPrChange>
          </w:tcPr>
          <w:p w14:paraId="75F112F3" w14:textId="4CBA50CA" w:rsidR="00932D1F" w:rsidRPr="00DB2D34" w:rsidRDefault="00932D1F" w:rsidP="00932D1F">
            <w:pPr>
              <w:pStyle w:val="FHWATableBodyText"/>
              <w:rPr>
                <w:sz w:val="22"/>
                <w:szCs w:val="22"/>
                <w:lang w:bidi="en-US"/>
                <w:rPrChange w:id="3938" w:author="Bedsole, Lisa K. [US-US]" w:date="2026-06-24T11:03:00Z" w16du:dateUtc="2026-06-24T15:03:00Z">
                  <w:rPr>
                    <w:lang w:bidi="en-US"/>
                  </w:rPr>
                </w:rPrChange>
              </w:rPr>
            </w:pPr>
            <w:r w:rsidRPr="00DB2D34">
              <w:rPr>
                <w:sz w:val="22"/>
                <w:szCs w:val="22"/>
                <w:rPrChange w:id="3939" w:author="Bedsole, Lisa K. [US-US]" w:date="2026-06-24T11:03:00Z" w16du:dateUtc="2026-06-24T15:03:00Z">
                  <w:rPr/>
                </w:rPrChange>
              </w:rPr>
              <w:t>Standardized processor outputs and compatible reference annotations</w:t>
            </w:r>
          </w:p>
        </w:tc>
        <w:tc>
          <w:tcPr>
            <w:tcW w:w="3600" w:type="dxa"/>
            <w:tcPrChange w:id="3940" w:author="Bedsole, Lisa K. [US-US]" w:date="2026-06-24T11:03:00Z" w16du:dateUtc="2026-06-24T15:03:00Z">
              <w:tcPr>
                <w:tcW w:w="3600" w:type="dxa"/>
                <w:gridSpan w:val="2"/>
              </w:tcPr>
            </w:tcPrChange>
          </w:tcPr>
          <w:p w14:paraId="3C70E74B" w14:textId="2122A852" w:rsidR="00932D1F" w:rsidRPr="00DB2D34" w:rsidRDefault="00932D1F" w:rsidP="00932D1F">
            <w:pPr>
              <w:pStyle w:val="FHWATableBodyText"/>
              <w:rPr>
                <w:sz w:val="22"/>
                <w:szCs w:val="22"/>
                <w:lang w:bidi="en-US"/>
                <w:rPrChange w:id="3941" w:author="Bedsole, Lisa K. [US-US]" w:date="2026-06-24T11:03:00Z" w16du:dateUtc="2026-06-24T15:03:00Z">
                  <w:rPr>
                    <w:lang w:bidi="en-US"/>
                  </w:rPr>
                </w:rPrChange>
              </w:rPr>
            </w:pPr>
            <w:r w:rsidRPr="00DB2D34">
              <w:rPr>
                <w:sz w:val="22"/>
                <w:szCs w:val="22"/>
                <w:rPrChange w:id="3942" w:author="Bedsole, Lisa K. [US-US]" w:date="2026-06-24T11:03:00Z" w16du:dateUtc="2026-06-24T15:03:00Z">
                  <w:rPr/>
                </w:rPrChange>
              </w:rPr>
              <w:t xml:space="preserve">For each eligible image, calculates </w:t>
            </w:r>
            <w:del w:id="3943" w:author="Bedsole, Lisa K. [US-US]" w:date="2026-06-24T11:03:00Z" w16du:dateUtc="2026-06-24T15:03:00Z">
              <w:r w:rsidRPr="00DB2D34" w:rsidDel="00B93B43">
                <w:rPr>
                  <w:sz w:val="22"/>
                  <w:szCs w:val="22"/>
                  <w:rPrChange w:id="3944" w:author="Bedsole, Lisa K. [US-US]" w:date="2026-06-24T11:03:00Z" w16du:dateUtc="2026-06-24T15:03:00Z">
                    <w:rPr/>
                  </w:rPrChange>
                </w:rPr>
                <w:delText xml:space="preserve">Intersection over Union </w:delText>
              </w:r>
            </w:del>
            <w:ins w:id="3945" w:author="Bedsole, Lisa K. [US-US]" w:date="2026-06-24T11:03:00Z" w16du:dateUtc="2026-06-24T15:03:00Z">
              <w:r w:rsidR="00B93B43">
                <w:rPr>
                  <w:sz w:val="22"/>
                  <w:szCs w:val="22"/>
                </w:rPr>
                <w:t xml:space="preserve">IoU </w:t>
              </w:r>
            </w:ins>
            <w:r w:rsidRPr="00DB2D34">
              <w:rPr>
                <w:sz w:val="22"/>
                <w:szCs w:val="22"/>
                <w:rPrChange w:id="3946" w:author="Bedsole, Lisa K. [US-US]" w:date="2026-06-24T11:03:00Z" w16du:dateUtc="2026-06-24T15:03:00Z">
                  <w:rPr/>
                </w:rPrChange>
              </w:rPr>
              <w:t xml:space="preserve">as TP / (TP + FP + FN) using the common evaluation representation described in </w:t>
            </w:r>
            <w:del w:id="3947" w:author="Bedsole, Lisa K. [US-US]" w:date="2026-06-24T11:04:00Z" w16du:dateUtc="2026-06-24T15:04:00Z">
              <w:r w:rsidRPr="00DB2D34" w:rsidDel="00FC70F4">
                <w:rPr>
                  <w:sz w:val="22"/>
                  <w:szCs w:val="22"/>
                  <w:rPrChange w:id="3948" w:author="Bedsole, Lisa K. [US-US]" w:date="2026-06-24T11:03:00Z" w16du:dateUtc="2026-06-24T15:03:00Z">
                    <w:rPr/>
                  </w:rPrChange>
                </w:rPr>
                <w:delText>Section 3.3</w:delText>
              </w:r>
            </w:del>
            <w:ins w:id="3949" w:author="Bedsole, Lisa K. [US-US]" w:date="2026-06-24T11:04:00Z" w16du:dateUtc="2026-06-24T15:04:00Z">
              <w:r w:rsidR="00FC70F4">
                <w:rPr>
                  <w:sz w:val="22"/>
                  <w:szCs w:val="22"/>
                </w:rPr>
                <w:t>chapter 3</w:t>
              </w:r>
            </w:ins>
            <w:r w:rsidRPr="00DB2D34">
              <w:rPr>
                <w:sz w:val="22"/>
                <w:szCs w:val="22"/>
                <w:rPrChange w:id="3950" w:author="Bedsole, Lisa K. [US-US]" w:date="2026-06-24T11:03:00Z" w16du:dateUtc="2026-06-24T15:03:00Z">
                  <w:rPr/>
                </w:rPrChange>
              </w:rPr>
              <w:t>. Image-level IoU values are then summarized across the applicable image group.</w:t>
            </w:r>
          </w:p>
        </w:tc>
        <w:tc>
          <w:tcPr>
            <w:tcW w:w="1440" w:type="dxa"/>
            <w:tcPrChange w:id="3951" w:author="Bedsole, Lisa K. [US-US]" w:date="2026-06-24T11:03:00Z" w16du:dateUtc="2026-06-24T15:03:00Z">
              <w:tcPr>
                <w:tcW w:w="1440" w:type="dxa"/>
                <w:gridSpan w:val="2"/>
              </w:tcPr>
            </w:tcPrChange>
          </w:tcPr>
          <w:p w14:paraId="1D25F86A" w14:textId="7185BB7B" w:rsidR="00932D1F" w:rsidRPr="00DB2D34" w:rsidRDefault="00932D1F" w:rsidP="00932D1F">
            <w:pPr>
              <w:pStyle w:val="FHWATableBodyText"/>
              <w:rPr>
                <w:sz w:val="22"/>
                <w:szCs w:val="22"/>
                <w:rPrChange w:id="3952" w:author="Bedsole, Lisa K. [US-US]" w:date="2026-06-24T11:03:00Z" w16du:dateUtc="2026-06-24T15:03:00Z">
                  <w:rPr/>
                </w:rPrChange>
              </w:rPr>
            </w:pPr>
            <w:r w:rsidRPr="00DB2D34">
              <w:rPr>
                <w:sz w:val="22"/>
                <w:szCs w:val="22"/>
                <w:rPrChange w:id="3953" w:author="Bedsole, Lisa K. [US-US]" w:date="2026-06-24T11:03:00Z" w16du:dateUtc="2026-06-24T15:03:00Z">
                  <w:rPr/>
                </w:rPrChange>
              </w:rPr>
              <w:t>0–1</w:t>
            </w:r>
          </w:p>
        </w:tc>
        <w:tc>
          <w:tcPr>
            <w:tcW w:w="4176" w:type="dxa"/>
            <w:tcPrChange w:id="3954" w:author="Bedsole, Lisa K. [US-US]" w:date="2026-06-24T11:03:00Z" w16du:dateUtc="2026-06-24T15:03:00Z">
              <w:tcPr>
                <w:tcW w:w="4176" w:type="dxa"/>
                <w:gridSpan w:val="2"/>
              </w:tcPr>
            </w:tcPrChange>
          </w:tcPr>
          <w:p w14:paraId="5265FB31" w14:textId="7DDACECD" w:rsidR="00932D1F" w:rsidRPr="00DB2D34" w:rsidRDefault="00932D1F" w:rsidP="00932D1F">
            <w:pPr>
              <w:pStyle w:val="FHWATableBodyText"/>
              <w:rPr>
                <w:sz w:val="22"/>
                <w:szCs w:val="22"/>
                <w:lang w:bidi="en-US"/>
                <w:rPrChange w:id="3955" w:author="Bedsole, Lisa K. [US-US]" w:date="2026-06-24T11:03:00Z" w16du:dateUtc="2026-06-24T15:03:00Z">
                  <w:rPr>
                    <w:lang w:bidi="en-US"/>
                  </w:rPr>
                </w:rPrChange>
              </w:rPr>
            </w:pPr>
            <w:r w:rsidRPr="00DB2D34">
              <w:rPr>
                <w:sz w:val="22"/>
                <w:szCs w:val="22"/>
                <w:rPrChange w:id="3956" w:author="Bedsole, Lisa K. [US-US]" w:date="2026-06-24T11:03:00Z" w16du:dateUtc="2026-06-24T15:03:00Z">
                  <w:rPr/>
                </w:rPrChange>
              </w:rPr>
              <w:t>Higher values indicate stronger spatial overlap between predicted and reference lane-related outputs. Results depend on the compatibility and quality of the reference annotations and the selected evaluation representation.</w:t>
            </w:r>
          </w:p>
        </w:tc>
      </w:tr>
      <w:tr w:rsidR="00932D1F" w:rsidRPr="00DB2D34" w14:paraId="2E56BE07" w14:textId="77777777" w:rsidTr="00DB2D34">
        <w:trPr>
          <w:trPrChange w:id="3957" w:author="Bedsole, Lisa K. [US-US]" w:date="2026-06-24T11:03:00Z" w16du:dateUtc="2026-06-24T15:03:00Z">
            <w:trPr>
              <w:jc w:val="center"/>
            </w:trPr>
          </w:trPrChange>
        </w:trPr>
        <w:tc>
          <w:tcPr>
            <w:tcW w:w="539" w:type="dxa"/>
            <w:tcPrChange w:id="3958" w:author="Bedsole, Lisa K. [US-US]" w:date="2026-06-24T11:03:00Z" w16du:dateUtc="2026-06-24T15:03:00Z">
              <w:tcPr>
                <w:tcW w:w="539" w:type="dxa"/>
                <w:gridSpan w:val="2"/>
              </w:tcPr>
            </w:tcPrChange>
          </w:tcPr>
          <w:p w14:paraId="32926035" w14:textId="02828876" w:rsidR="00932D1F" w:rsidRPr="00DB2D34" w:rsidRDefault="00932D1F" w:rsidP="00932D1F">
            <w:pPr>
              <w:pStyle w:val="FHWATableBodyText"/>
              <w:rPr>
                <w:sz w:val="22"/>
                <w:szCs w:val="22"/>
                <w:rPrChange w:id="3959" w:author="Bedsole, Lisa K. [US-US]" w:date="2026-06-24T11:03:00Z" w16du:dateUtc="2026-06-24T15:03:00Z">
                  <w:rPr/>
                </w:rPrChange>
              </w:rPr>
            </w:pPr>
            <w:r w:rsidRPr="00DB2D34">
              <w:rPr>
                <w:sz w:val="22"/>
                <w:szCs w:val="22"/>
                <w:rPrChange w:id="3960" w:author="Bedsole, Lisa K. [US-US]" w:date="2026-06-24T11:03:00Z" w16du:dateUtc="2026-06-24T15:03:00Z">
                  <w:rPr/>
                </w:rPrChange>
              </w:rPr>
              <w:t>D4</w:t>
            </w:r>
          </w:p>
        </w:tc>
        <w:tc>
          <w:tcPr>
            <w:tcW w:w="1561" w:type="dxa"/>
            <w:tcPrChange w:id="3961" w:author="Bedsole, Lisa K. [US-US]" w:date="2026-06-24T11:03:00Z" w16du:dateUtc="2026-06-24T15:03:00Z">
              <w:tcPr>
                <w:tcW w:w="1561" w:type="dxa"/>
                <w:gridSpan w:val="2"/>
              </w:tcPr>
            </w:tcPrChange>
          </w:tcPr>
          <w:p w14:paraId="3481A360" w14:textId="455B11BD" w:rsidR="00932D1F" w:rsidRPr="00DB2D34" w:rsidRDefault="00932D1F" w:rsidP="00932D1F">
            <w:pPr>
              <w:pStyle w:val="FHWATableBodyText"/>
              <w:rPr>
                <w:sz w:val="22"/>
                <w:szCs w:val="22"/>
                <w:rPrChange w:id="3962" w:author="Bedsole, Lisa K. [US-US]" w:date="2026-06-24T11:03:00Z" w16du:dateUtc="2026-06-24T15:03:00Z">
                  <w:rPr/>
                </w:rPrChange>
              </w:rPr>
            </w:pPr>
            <w:r w:rsidRPr="00DB2D34">
              <w:rPr>
                <w:sz w:val="22"/>
                <w:szCs w:val="22"/>
                <w:rPrChange w:id="3963" w:author="Bedsole, Lisa K. [US-US]" w:date="2026-06-24T11:03:00Z" w16du:dateUtc="2026-06-24T15:03:00Z">
                  <w:rPr/>
                </w:rPrChange>
              </w:rPr>
              <w:t>Near-Field IoU</w:t>
            </w:r>
          </w:p>
        </w:tc>
        <w:tc>
          <w:tcPr>
            <w:tcW w:w="2016" w:type="dxa"/>
            <w:tcPrChange w:id="3964" w:author="Bedsole, Lisa K. [US-US]" w:date="2026-06-24T11:03:00Z" w16du:dateUtc="2026-06-24T15:03:00Z">
              <w:tcPr>
                <w:tcW w:w="2016" w:type="dxa"/>
                <w:gridSpan w:val="2"/>
              </w:tcPr>
            </w:tcPrChange>
          </w:tcPr>
          <w:p w14:paraId="6C6576B5" w14:textId="765F4183" w:rsidR="00932D1F" w:rsidRPr="00DB2D34" w:rsidRDefault="00932D1F" w:rsidP="00932D1F">
            <w:pPr>
              <w:pStyle w:val="FHWATableBodyText"/>
              <w:rPr>
                <w:sz w:val="22"/>
                <w:szCs w:val="22"/>
                <w:rPrChange w:id="3965" w:author="Bedsole, Lisa K. [US-US]" w:date="2026-06-24T11:03:00Z" w16du:dateUtc="2026-06-24T15:03:00Z">
                  <w:rPr/>
                </w:rPrChange>
              </w:rPr>
            </w:pPr>
            <w:r w:rsidRPr="00DB2D34">
              <w:rPr>
                <w:sz w:val="22"/>
                <w:szCs w:val="22"/>
                <w:rPrChange w:id="3966" w:author="Bedsole, Lisa K. [US-US]" w:date="2026-06-24T11:03:00Z" w16du:dateUtc="2026-06-24T15:03:00Z">
                  <w:rPr/>
                </w:rPrChange>
              </w:rPr>
              <w:t>Standardized processor outputs and compatible reference annotations</w:t>
            </w:r>
          </w:p>
        </w:tc>
        <w:tc>
          <w:tcPr>
            <w:tcW w:w="3600" w:type="dxa"/>
            <w:tcPrChange w:id="3967" w:author="Bedsole, Lisa K. [US-US]" w:date="2026-06-24T11:03:00Z" w16du:dateUtc="2026-06-24T15:03:00Z">
              <w:tcPr>
                <w:tcW w:w="3600" w:type="dxa"/>
                <w:gridSpan w:val="2"/>
              </w:tcPr>
            </w:tcPrChange>
          </w:tcPr>
          <w:p w14:paraId="0B87FFFC" w14:textId="0EBE9A00" w:rsidR="00932D1F" w:rsidRPr="00DB2D34" w:rsidRDefault="00932D1F" w:rsidP="00932D1F">
            <w:pPr>
              <w:pStyle w:val="FHWATableBodyText"/>
              <w:rPr>
                <w:sz w:val="22"/>
                <w:szCs w:val="22"/>
                <w:rPrChange w:id="3968" w:author="Bedsole, Lisa K. [US-US]" w:date="2026-06-24T11:03:00Z" w16du:dateUtc="2026-06-24T15:03:00Z">
                  <w:rPr/>
                </w:rPrChange>
              </w:rPr>
            </w:pPr>
            <w:r w:rsidRPr="00DB2D34">
              <w:rPr>
                <w:sz w:val="22"/>
                <w:szCs w:val="22"/>
                <w:rPrChange w:id="3969" w:author="Bedsole, Lisa K. [US-US]" w:date="2026-06-24T11:03:00Z" w16du:dateUtc="2026-06-24T15:03:00Z">
                  <w:rPr/>
                </w:rPrChange>
              </w:rPr>
              <w:t>Applies the D3 IoU calculation only within a documented lower image region, such as the lower half of the image.</w:t>
            </w:r>
          </w:p>
        </w:tc>
        <w:tc>
          <w:tcPr>
            <w:tcW w:w="1440" w:type="dxa"/>
            <w:tcPrChange w:id="3970" w:author="Bedsole, Lisa K. [US-US]" w:date="2026-06-24T11:03:00Z" w16du:dateUtc="2026-06-24T15:03:00Z">
              <w:tcPr>
                <w:tcW w:w="1440" w:type="dxa"/>
                <w:gridSpan w:val="2"/>
              </w:tcPr>
            </w:tcPrChange>
          </w:tcPr>
          <w:p w14:paraId="15BF0677" w14:textId="4126A028" w:rsidR="00932D1F" w:rsidRPr="00DB2D34" w:rsidRDefault="00932D1F" w:rsidP="00932D1F">
            <w:pPr>
              <w:pStyle w:val="FHWATableBodyText"/>
              <w:rPr>
                <w:sz w:val="22"/>
                <w:szCs w:val="22"/>
                <w:rPrChange w:id="3971" w:author="Bedsole, Lisa K. [US-US]" w:date="2026-06-24T11:03:00Z" w16du:dateUtc="2026-06-24T15:03:00Z">
                  <w:rPr/>
                </w:rPrChange>
              </w:rPr>
            </w:pPr>
            <w:r w:rsidRPr="00DB2D34">
              <w:rPr>
                <w:sz w:val="22"/>
                <w:szCs w:val="22"/>
                <w:rPrChange w:id="3972" w:author="Bedsole, Lisa K. [US-US]" w:date="2026-06-24T11:03:00Z" w16du:dateUtc="2026-06-24T15:03:00Z">
                  <w:rPr/>
                </w:rPrChange>
              </w:rPr>
              <w:t>0–1</w:t>
            </w:r>
          </w:p>
        </w:tc>
        <w:tc>
          <w:tcPr>
            <w:tcW w:w="4176" w:type="dxa"/>
            <w:tcPrChange w:id="3973" w:author="Bedsole, Lisa K. [US-US]" w:date="2026-06-24T11:03:00Z" w16du:dateUtc="2026-06-24T15:03:00Z">
              <w:tcPr>
                <w:tcW w:w="4176" w:type="dxa"/>
                <w:gridSpan w:val="2"/>
              </w:tcPr>
            </w:tcPrChange>
          </w:tcPr>
          <w:p w14:paraId="7B740E55" w14:textId="47D62D6D" w:rsidR="00932D1F" w:rsidRPr="00DB2D34" w:rsidRDefault="00932D1F" w:rsidP="00932D1F">
            <w:pPr>
              <w:pStyle w:val="FHWATableBodyText"/>
              <w:rPr>
                <w:sz w:val="22"/>
                <w:szCs w:val="22"/>
                <w:rPrChange w:id="3974" w:author="Bedsole, Lisa K. [US-US]" w:date="2026-06-24T11:03:00Z" w16du:dateUtc="2026-06-24T15:03:00Z">
                  <w:rPr/>
                </w:rPrChange>
              </w:rPr>
            </w:pPr>
            <w:r w:rsidRPr="00DB2D34">
              <w:rPr>
                <w:sz w:val="22"/>
                <w:szCs w:val="22"/>
                <w:rPrChange w:id="3975" w:author="Bedsole, Lisa K. [US-US]" w:date="2026-06-24T11:03:00Z" w16du:dateUtc="2026-06-24T15:03:00Z">
                  <w:rPr/>
                </w:rPrChange>
              </w:rPr>
              <w:t>Provides a focused view of agreement in the roadway area closest to the camera within the image. Without camera calibration, the lower image region should not be interpreted as a fixed physical distance from the vehicle.</w:t>
            </w:r>
          </w:p>
        </w:tc>
      </w:tr>
      <w:tr w:rsidR="00932D1F" w:rsidRPr="00DB2D34" w14:paraId="1ABD4FB6" w14:textId="77777777" w:rsidTr="00DB2D34">
        <w:trPr>
          <w:trPrChange w:id="3976" w:author="Bedsole, Lisa K. [US-US]" w:date="2026-06-24T11:03:00Z" w16du:dateUtc="2026-06-24T15:03:00Z">
            <w:trPr>
              <w:jc w:val="center"/>
            </w:trPr>
          </w:trPrChange>
        </w:trPr>
        <w:tc>
          <w:tcPr>
            <w:tcW w:w="539" w:type="dxa"/>
            <w:tcPrChange w:id="3977" w:author="Bedsole, Lisa K. [US-US]" w:date="2026-06-24T11:03:00Z" w16du:dateUtc="2026-06-24T15:03:00Z">
              <w:tcPr>
                <w:tcW w:w="539" w:type="dxa"/>
                <w:gridSpan w:val="2"/>
              </w:tcPr>
            </w:tcPrChange>
          </w:tcPr>
          <w:p w14:paraId="50C4E2CA" w14:textId="6319D91A" w:rsidR="00932D1F" w:rsidRPr="00DB2D34" w:rsidRDefault="00932D1F" w:rsidP="00932D1F">
            <w:pPr>
              <w:pStyle w:val="FHWATableBodyText"/>
              <w:rPr>
                <w:sz w:val="22"/>
                <w:szCs w:val="22"/>
                <w:rPrChange w:id="3978" w:author="Bedsole, Lisa K. [US-US]" w:date="2026-06-24T11:03:00Z" w16du:dateUtc="2026-06-24T15:03:00Z">
                  <w:rPr/>
                </w:rPrChange>
              </w:rPr>
            </w:pPr>
            <w:r w:rsidRPr="00DB2D34">
              <w:rPr>
                <w:sz w:val="22"/>
                <w:szCs w:val="22"/>
                <w:rPrChange w:id="3979" w:author="Bedsole, Lisa K. [US-US]" w:date="2026-06-24T11:03:00Z" w16du:dateUtc="2026-06-24T15:03:00Z">
                  <w:rPr/>
                </w:rPrChange>
              </w:rPr>
              <w:lastRenderedPageBreak/>
              <w:t>D5</w:t>
            </w:r>
          </w:p>
        </w:tc>
        <w:tc>
          <w:tcPr>
            <w:tcW w:w="1561" w:type="dxa"/>
            <w:tcPrChange w:id="3980" w:author="Bedsole, Lisa K. [US-US]" w:date="2026-06-24T11:03:00Z" w16du:dateUtc="2026-06-24T15:03:00Z">
              <w:tcPr>
                <w:tcW w:w="1561" w:type="dxa"/>
                <w:gridSpan w:val="2"/>
              </w:tcPr>
            </w:tcPrChange>
          </w:tcPr>
          <w:p w14:paraId="2C3D4DD4" w14:textId="3B20E280" w:rsidR="00932D1F" w:rsidRPr="00DB2D34" w:rsidRDefault="00932D1F" w:rsidP="00932D1F">
            <w:pPr>
              <w:pStyle w:val="FHWATableBodyText"/>
              <w:rPr>
                <w:sz w:val="22"/>
                <w:szCs w:val="22"/>
                <w:rPrChange w:id="3981" w:author="Bedsole, Lisa K. [US-US]" w:date="2026-06-24T11:03:00Z" w16du:dateUtc="2026-06-24T15:03:00Z">
                  <w:rPr/>
                </w:rPrChange>
              </w:rPr>
            </w:pPr>
            <w:r w:rsidRPr="00DB2D34">
              <w:rPr>
                <w:sz w:val="22"/>
                <w:szCs w:val="22"/>
                <w:rPrChange w:id="3982" w:author="Bedsole, Lisa K. [US-US]" w:date="2026-06-24T11:03:00Z" w16du:dateUtc="2026-06-24T15:03:00Z">
                  <w:rPr/>
                </w:rPrChange>
              </w:rPr>
              <w:t>Occlusion Robustness Gap</w:t>
            </w:r>
          </w:p>
        </w:tc>
        <w:tc>
          <w:tcPr>
            <w:tcW w:w="2016" w:type="dxa"/>
            <w:tcPrChange w:id="3983" w:author="Bedsole, Lisa K. [US-US]" w:date="2026-06-24T11:03:00Z" w16du:dateUtc="2026-06-24T15:03:00Z">
              <w:tcPr>
                <w:tcW w:w="2016" w:type="dxa"/>
                <w:gridSpan w:val="2"/>
              </w:tcPr>
            </w:tcPrChange>
          </w:tcPr>
          <w:p w14:paraId="46DF8DD0" w14:textId="04D260BC" w:rsidR="00932D1F" w:rsidRPr="00DB2D34" w:rsidRDefault="00932D1F" w:rsidP="00932D1F">
            <w:pPr>
              <w:pStyle w:val="FHWATableBodyText"/>
              <w:rPr>
                <w:sz w:val="22"/>
                <w:szCs w:val="22"/>
                <w:rPrChange w:id="3984" w:author="Bedsole, Lisa K. [US-US]" w:date="2026-06-24T11:03:00Z" w16du:dateUtc="2026-06-24T15:03:00Z">
                  <w:rPr/>
                </w:rPrChange>
              </w:rPr>
            </w:pPr>
            <w:r w:rsidRPr="00DB2D34">
              <w:rPr>
                <w:sz w:val="22"/>
                <w:szCs w:val="22"/>
                <w:rPrChange w:id="3985" w:author="Bedsole, Lisa K. [US-US]" w:date="2026-06-24T11:03:00Z" w16du:dateUtc="2026-06-24T15:03:00Z">
                  <w:rPr/>
                </w:rPrChange>
              </w:rPr>
              <w:t>D3 image-level IoU results and observed marking visibility tags</w:t>
            </w:r>
          </w:p>
        </w:tc>
        <w:tc>
          <w:tcPr>
            <w:tcW w:w="3600" w:type="dxa"/>
            <w:tcPrChange w:id="3986" w:author="Bedsole, Lisa K. [US-US]" w:date="2026-06-24T11:03:00Z" w16du:dateUtc="2026-06-24T15:03:00Z">
              <w:tcPr>
                <w:tcW w:w="3600" w:type="dxa"/>
                <w:gridSpan w:val="2"/>
              </w:tcPr>
            </w:tcPrChange>
          </w:tcPr>
          <w:p w14:paraId="09504F90" w14:textId="44A95AE9" w:rsidR="00932D1F" w:rsidRPr="00DB2D34" w:rsidRDefault="00932D1F" w:rsidP="00932D1F">
            <w:pPr>
              <w:pStyle w:val="FHWATableBodyText"/>
              <w:rPr>
                <w:sz w:val="22"/>
                <w:szCs w:val="22"/>
                <w:rPrChange w:id="3987" w:author="Bedsole, Lisa K. [US-US]" w:date="2026-06-24T11:03:00Z" w16du:dateUtc="2026-06-24T15:03:00Z">
                  <w:rPr/>
                </w:rPrChange>
              </w:rPr>
            </w:pPr>
            <w:r w:rsidRPr="00DB2D34">
              <w:rPr>
                <w:sz w:val="22"/>
                <w:szCs w:val="22"/>
                <w:rPrChange w:id="3988" w:author="Bedsole, Lisa K. [US-US]" w:date="2026-06-24T11:03:00Z" w16du:dateUtc="2026-06-24T15:03:00Z">
                  <w:rPr/>
                </w:rPrChange>
              </w:rPr>
              <w:t>Calculates the difference between mean IoU for images with non</w:t>
            </w:r>
            <w:del w:id="3989" w:author="Bedsole, Lisa K. [US-US]" w:date="2026-06-24T14:24:00Z" w16du:dateUtc="2026-06-24T18:24:00Z">
              <w:r w:rsidRPr="00DB2D34">
                <w:rPr>
                  <w:sz w:val="22"/>
                  <w:szCs w:val="22"/>
                  <w:rPrChange w:id="3990" w:author="Bedsole, Lisa K. [US-US]" w:date="2026-06-24T11:03:00Z" w16du:dateUtc="2026-06-24T15:03:00Z">
                    <w:rPr/>
                  </w:rPrChange>
                </w:rPr>
                <w:delText>-</w:delText>
              </w:r>
            </w:del>
            <w:r w:rsidRPr="00DB2D34">
              <w:rPr>
                <w:sz w:val="22"/>
                <w:szCs w:val="22"/>
                <w:rPrChange w:id="3991" w:author="Bedsole, Lisa K. [US-US]" w:date="2026-06-24T11:03:00Z" w16du:dateUtc="2026-06-24T15:03:00Z">
                  <w:rPr/>
                </w:rPrChange>
              </w:rPr>
              <w:t>occluded markings and mean IoU for images tagged as occluded: mean IoU_non</w:t>
            </w:r>
            <w:del w:id="3992" w:author="Bedsole, Lisa K. [US-US]" w:date="2026-06-24T14:24:00Z" w16du:dateUtc="2026-06-24T18:24:00Z">
              <w:r w:rsidRPr="00DB2D34">
                <w:rPr>
                  <w:sz w:val="22"/>
                  <w:szCs w:val="22"/>
                  <w:rPrChange w:id="3993" w:author="Bedsole, Lisa K. [US-US]" w:date="2026-06-24T11:03:00Z" w16du:dateUtc="2026-06-24T15:03:00Z">
                    <w:rPr/>
                  </w:rPrChange>
                </w:rPr>
                <w:delText>-</w:delText>
              </w:r>
            </w:del>
            <w:r w:rsidRPr="00DB2D34">
              <w:rPr>
                <w:sz w:val="22"/>
                <w:szCs w:val="22"/>
                <w:rPrChange w:id="3994" w:author="Bedsole, Lisa K. [US-US]" w:date="2026-06-24T11:03:00Z" w16du:dateUtc="2026-06-24T15:03:00Z">
                  <w:rPr/>
                </w:rPrChange>
              </w:rPr>
              <w:t>occluded − mean IoU_occluded.</w:t>
            </w:r>
          </w:p>
        </w:tc>
        <w:tc>
          <w:tcPr>
            <w:tcW w:w="1440" w:type="dxa"/>
            <w:tcPrChange w:id="3995" w:author="Bedsole, Lisa K. [US-US]" w:date="2026-06-24T11:03:00Z" w16du:dateUtc="2026-06-24T15:03:00Z">
              <w:tcPr>
                <w:tcW w:w="1440" w:type="dxa"/>
                <w:gridSpan w:val="2"/>
              </w:tcPr>
            </w:tcPrChange>
          </w:tcPr>
          <w:p w14:paraId="0683E0F0" w14:textId="0B6209B3" w:rsidR="00932D1F" w:rsidRPr="00DB2D34" w:rsidRDefault="00932D1F" w:rsidP="00932D1F">
            <w:pPr>
              <w:pStyle w:val="FHWATableBodyText"/>
              <w:rPr>
                <w:sz w:val="22"/>
                <w:szCs w:val="22"/>
                <w:rPrChange w:id="3996" w:author="Bedsole, Lisa K. [US-US]" w:date="2026-06-24T11:03:00Z" w16du:dateUtc="2026-06-24T15:03:00Z">
                  <w:rPr/>
                </w:rPrChange>
              </w:rPr>
            </w:pPr>
            <w:r w:rsidRPr="00DB2D34">
              <w:rPr>
                <w:sz w:val="22"/>
                <w:szCs w:val="22"/>
                <w:rPrChange w:id="3997" w:author="Bedsole, Lisa K. [US-US]" w:date="2026-06-24T11:03:00Z" w16du:dateUtc="2026-06-24T15:03:00Z">
                  <w:rPr/>
                </w:rPrChange>
              </w:rPr>
              <w:t>−1 to +1</w:t>
            </w:r>
          </w:p>
        </w:tc>
        <w:tc>
          <w:tcPr>
            <w:tcW w:w="4176" w:type="dxa"/>
            <w:tcPrChange w:id="3998" w:author="Bedsole, Lisa K. [US-US]" w:date="2026-06-24T11:03:00Z" w16du:dateUtc="2026-06-24T15:03:00Z">
              <w:tcPr>
                <w:tcW w:w="4176" w:type="dxa"/>
                <w:gridSpan w:val="2"/>
              </w:tcPr>
            </w:tcPrChange>
          </w:tcPr>
          <w:p w14:paraId="69090979" w14:textId="03638D96" w:rsidR="00932D1F" w:rsidRPr="00DB2D34" w:rsidRDefault="00932D1F" w:rsidP="00932D1F">
            <w:pPr>
              <w:pStyle w:val="FHWATableBodyText"/>
              <w:rPr>
                <w:sz w:val="22"/>
                <w:szCs w:val="22"/>
                <w:rPrChange w:id="3999" w:author="Bedsole, Lisa K. [US-US]" w:date="2026-06-24T11:03:00Z" w16du:dateUtc="2026-06-24T15:03:00Z">
                  <w:rPr/>
                </w:rPrChange>
              </w:rPr>
            </w:pPr>
            <w:r w:rsidRPr="00DB2D34">
              <w:rPr>
                <w:sz w:val="22"/>
                <w:szCs w:val="22"/>
                <w:rPrChange w:id="4000" w:author="Bedsole, Lisa K. [US-US]" w:date="2026-06-24T11:03:00Z" w16du:dateUtc="2026-06-24T15:03:00Z">
                  <w:rPr/>
                </w:rPrChange>
              </w:rPr>
              <w:t>A positive value indicates lower spatial agreement for images with occluded markings. The measure is reported only where both groups contain a sufficient number of eligible images. Occlusion is identified using documented image-level screening tags or review criteria; dark-pixel thresholds alone should not be used to define occlusion.</w:t>
            </w:r>
          </w:p>
        </w:tc>
      </w:tr>
      <w:tr w:rsidR="00932D1F" w:rsidRPr="00DB2D34" w14:paraId="263102D2" w14:textId="77777777" w:rsidTr="00DB2D34">
        <w:trPr>
          <w:trPrChange w:id="4001" w:author="Bedsole, Lisa K. [US-US]" w:date="2026-06-24T11:03:00Z" w16du:dateUtc="2026-06-24T15:03:00Z">
            <w:trPr>
              <w:jc w:val="center"/>
            </w:trPr>
          </w:trPrChange>
        </w:trPr>
        <w:tc>
          <w:tcPr>
            <w:tcW w:w="539" w:type="dxa"/>
            <w:tcPrChange w:id="4002" w:author="Bedsole, Lisa K. [US-US]" w:date="2026-06-24T11:03:00Z" w16du:dateUtc="2026-06-24T15:03:00Z">
              <w:tcPr>
                <w:tcW w:w="539" w:type="dxa"/>
                <w:gridSpan w:val="2"/>
              </w:tcPr>
            </w:tcPrChange>
          </w:tcPr>
          <w:p w14:paraId="230A7660" w14:textId="0AF2A962" w:rsidR="00932D1F" w:rsidRPr="00DB2D34" w:rsidRDefault="00932D1F" w:rsidP="00932D1F">
            <w:pPr>
              <w:pStyle w:val="FHWATableBodyText"/>
              <w:rPr>
                <w:sz w:val="22"/>
                <w:szCs w:val="22"/>
                <w:rPrChange w:id="4003" w:author="Bedsole, Lisa K. [US-US]" w:date="2026-06-24T11:03:00Z" w16du:dateUtc="2026-06-24T15:03:00Z">
                  <w:rPr/>
                </w:rPrChange>
              </w:rPr>
            </w:pPr>
            <w:r w:rsidRPr="00DB2D34">
              <w:rPr>
                <w:sz w:val="22"/>
                <w:szCs w:val="22"/>
                <w:rPrChange w:id="4004" w:author="Bedsole, Lisa K. [US-US]" w:date="2026-06-24T11:03:00Z" w16du:dateUtc="2026-06-24T15:03:00Z">
                  <w:rPr/>
                </w:rPrChange>
              </w:rPr>
              <w:t>D6</w:t>
            </w:r>
          </w:p>
        </w:tc>
        <w:tc>
          <w:tcPr>
            <w:tcW w:w="1561" w:type="dxa"/>
            <w:tcPrChange w:id="4005" w:author="Bedsole, Lisa K. [US-US]" w:date="2026-06-24T11:03:00Z" w16du:dateUtc="2026-06-24T15:03:00Z">
              <w:tcPr>
                <w:tcW w:w="1561" w:type="dxa"/>
                <w:gridSpan w:val="2"/>
              </w:tcPr>
            </w:tcPrChange>
          </w:tcPr>
          <w:p w14:paraId="636BFDCA" w14:textId="5914EF0D" w:rsidR="00932D1F" w:rsidRPr="00DB2D34" w:rsidRDefault="00932D1F" w:rsidP="00932D1F">
            <w:pPr>
              <w:pStyle w:val="FHWATableBodyText"/>
              <w:rPr>
                <w:sz w:val="22"/>
                <w:szCs w:val="22"/>
                <w:rPrChange w:id="4006" w:author="Bedsole, Lisa K. [US-US]" w:date="2026-06-24T11:03:00Z" w16du:dateUtc="2026-06-24T15:03:00Z">
                  <w:rPr/>
                </w:rPrChange>
              </w:rPr>
            </w:pPr>
            <w:r w:rsidRPr="00DB2D34">
              <w:rPr>
                <w:sz w:val="22"/>
                <w:szCs w:val="22"/>
                <w:rPrChange w:id="4007" w:author="Bedsole, Lisa K. [US-US]" w:date="2026-06-24T11:03:00Z" w16du:dateUtc="2026-06-24T15:03:00Z">
                  <w:rPr/>
                </w:rPrChange>
              </w:rPr>
              <w:t>Detection Gap Ratio</w:t>
            </w:r>
          </w:p>
        </w:tc>
        <w:tc>
          <w:tcPr>
            <w:tcW w:w="2016" w:type="dxa"/>
            <w:tcPrChange w:id="4008" w:author="Bedsole, Lisa K. [US-US]" w:date="2026-06-24T11:03:00Z" w16du:dateUtc="2026-06-24T15:03:00Z">
              <w:tcPr>
                <w:tcW w:w="2016" w:type="dxa"/>
                <w:gridSpan w:val="2"/>
              </w:tcPr>
            </w:tcPrChange>
          </w:tcPr>
          <w:p w14:paraId="40F42213" w14:textId="5ABB3151" w:rsidR="00932D1F" w:rsidRPr="00DB2D34" w:rsidRDefault="00932D1F" w:rsidP="00932D1F">
            <w:pPr>
              <w:pStyle w:val="FHWATableBodyText"/>
              <w:rPr>
                <w:sz w:val="22"/>
                <w:szCs w:val="22"/>
                <w:rPrChange w:id="4009" w:author="Bedsole, Lisa K. [US-US]" w:date="2026-06-24T11:03:00Z" w16du:dateUtc="2026-06-24T15:03:00Z">
                  <w:rPr/>
                </w:rPrChange>
              </w:rPr>
            </w:pPr>
            <w:r w:rsidRPr="00DB2D34">
              <w:rPr>
                <w:sz w:val="22"/>
                <w:szCs w:val="22"/>
                <w:rPrChange w:id="4010" w:author="Bedsole, Lisa K. [US-US]" w:date="2026-06-24T11:03:00Z" w16du:dateUtc="2026-06-24T15:03:00Z">
                  <w:rPr/>
                </w:rPrChange>
              </w:rPr>
              <w:t>Standardized processor outputs and compatible reference masks or equivalent representations</w:t>
            </w:r>
          </w:p>
        </w:tc>
        <w:tc>
          <w:tcPr>
            <w:tcW w:w="3600" w:type="dxa"/>
            <w:tcPrChange w:id="4011" w:author="Bedsole, Lisa K. [US-US]" w:date="2026-06-24T11:03:00Z" w16du:dateUtc="2026-06-24T15:03:00Z">
              <w:tcPr>
                <w:tcW w:w="3600" w:type="dxa"/>
                <w:gridSpan w:val="2"/>
              </w:tcPr>
            </w:tcPrChange>
          </w:tcPr>
          <w:p w14:paraId="70CBF7C2" w14:textId="29C52E85" w:rsidR="00932D1F" w:rsidRPr="00DB2D34" w:rsidRDefault="00932D1F" w:rsidP="00932D1F">
            <w:pPr>
              <w:pStyle w:val="FHWATableBodyText"/>
              <w:rPr>
                <w:sz w:val="22"/>
                <w:szCs w:val="22"/>
                <w:rPrChange w:id="4012" w:author="Bedsole, Lisa K. [US-US]" w:date="2026-06-24T11:03:00Z" w16du:dateUtc="2026-06-24T15:03:00Z">
                  <w:rPr/>
                </w:rPrChange>
              </w:rPr>
            </w:pPr>
            <w:r w:rsidRPr="00DB2D34">
              <w:rPr>
                <w:sz w:val="22"/>
                <w:szCs w:val="22"/>
                <w:rPrChange w:id="4013" w:author="Bedsole, Lisa K. [US-US]" w:date="2026-06-24T11:03:00Z" w16du:dateUtc="2026-06-24T15:03:00Z">
                  <w:rPr/>
                </w:rPrChange>
              </w:rPr>
              <w:t>Calculates the proportion of available reference marking pixels missed by the processor: sum of false-negative pixels divided by the sum of ground-truth marking pixels across the applicable image group.</w:t>
            </w:r>
          </w:p>
        </w:tc>
        <w:tc>
          <w:tcPr>
            <w:tcW w:w="1440" w:type="dxa"/>
            <w:tcPrChange w:id="4014" w:author="Bedsole, Lisa K. [US-US]" w:date="2026-06-24T11:03:00Z" w16du:dateUtc="2026-06-24T15:03:00Z">
              <w:tcPr>
                <w:tcW w:w="1440" w:type="dxa"/>
                <w:gridSpan w:val="2"/>
              </w:tcPr>
            </w:tcPrChange>
          </w:tcPr>
          <w:p w14:paraId="1C8DECA5" w14:textId="78E3F56D" w:rsidR="00932D1F" w:rsidRPr="00DB2D34" w:rsidRDefault="00932D1F" w:rsidP="00932D1F">
            <w:pPr>
              <w:pStyle w:val="FHWATableBodyText"/>
              <w:rPr>
                <w:sz w:val="22"/>
                <w:szCs w:val="22"/>
                <w:rPrChange w:id="4015" w:author="Bedsole, Lisa K. [US-US]" w:date="2026-06-24T11:03:00Z" w16du:dateUtc="2026-06-24T15:03:00Z">
                  <w:rPr/>
                </w:rPrChange>
              </w:rPr>
            </w:pPr>
            <w:r w:rsidRPr="00DB2D34">
              <w:rPr>
                <w:sz w:val="22"/>
                <w:szCs w:val="22"/>
                <w:rPrChange w:id="4016" w:author="Bedsole, Lisa K. [US-US]" w:date="2026-06-24T11:03:00Z" w16du:dateUtc="2026-06-24T15:03:00Z">
                  <w:rPr/>
                </w:rPrChange>
              </w:rPr>
              <w:t>0–1</w:t>
            </w:r>
          </w:p>
        </w:tc>
        <w:tc>
          <w:tcPr>
            <w:tcW w:w="4176" w:type="dxa"/>
            <w:tcPrChange w:id="4017" w:author="Bedsole, Lisa K. [US-US]" w:date="2026-06-24T11:03:00Z" w16du:dateUtc="2026-06-24T15:03:00Z">
              <w:tcPr>
                <w:tcW w:w="4176" w:type="dxa"/>
                <w:gridSpan w:val="2"/>
              </w:tcPr>
            </w:tcPrChange>
          </w:tcPr>
          <w:p w14:paraId="5BECCAE8" w14:textId="1D97F993" w:rsidR="00932D1F" w:rsidRPr="00DB2D34" w:rsidRDefault="00932D1F" w:rsidP="00932D1F">
            <w:pPr>
              <w:pStyle w:val="FHWATableBodyText"/>
              <w:rPr>
                <w:sz w:val="22"/>
                <w:szCs w:val="22"/>
                <w:rPrChange w:id="4018" w:author="Bedsole, Lisa K. [US-US]" w:date="2026-06-24T11:03:00Z" w16du:dateUtc="2026-06-24T15:03:00Z">
                  <w:rPr/>
                </w:rPrChange>
              </w:rPr>
            </w:pPr>
            <w:r w:rsidRPr="00DB2D34">
              <w:rPr>
                <w:sz w:val="22"/>
                <w:szCs w:val="22"/>
                <w:rPrChange w:id="4019" w:author="Bedsole, Lisa K. [US-US]" w:date="2026-06-24T11:03:00Z" w16du:dateUtc="2026-06-24T15:03:00Z">
                  <w:rPr/>
                </w:rPrChange>
              </w:rPr>
              <w:t>A higher value indicates that a larger share of available reference marking information was missed. The measure is applicable only when compatible mask-based or equivalent reference representations are available.</w:t>
            </w:r>
          </w:p>
        </w:tc>
      </w:tr>
      <w:tr w:rsidR="00932D1F" w:rsidRPr="00DB2D34" w14:paraId="74117AE7" w14:textId="77777777" w:rsidTr="00DB2D34">
        <w:trPr>
          <w:trPrChange w:id="4020" w:author="Bedsole, Lisa K. [US-US]" w:date="2026-06-24T11:03:00Z" w16du:dateUtc="2026-06-24T15:03:00Z">
            <w:trPr>
              <w:jc w:val="center"/>
            </w:trPr>
          </w:trPrChange>
        </w:trPr>
        <w:tc>
          <w:tcPr>
            <w:tcW w:w="539" w:type="dxa"/>
            <w:tcPrChange w:id="4021" w:author="Bedsole, Lisa K. [US-US]" w:date="2026-06-24T11:03:00Z" w16du:dateUtc="2026-06-24T15:03:00Z">
              <w:tcPr>
                <w:tcW w:w="539" w:type="dxa"/>
                <w:gridSpan w:val="2"/>
              </w:tcPr>
            </w:tcPrChange>
          </w:tcPr>
          <w:p w14:paraId="6BA7AA0B" w14:textId="598BE2FD" w:rsidR="00932D1F" w:rsidRPr="00DB2D34" w:rsidRDefault="00932D1F" w:rsidP="00932D1F">
            <w:pPr>
              <w:pStyle w:val="FHWATableBodyText"/>
              <w:rPr>
                <w:sz w:val="22"/>
                <w:szCs w:val="22"/>
                <w:lang w:bidi="en-US"/>
                <w:rPrChange w:id="4022" w:author="Bedsole, Lisa K. [US-US]" w:date="2026-06-24T11:03:00Z" w16du:dateUtc="2026-06-24T15:03:00Z">
                  <w:rPr>
                    <w:lang w:bidi="en-US"/>
                  </w:rPr>
                </w:rPrChange>
              </w:rPr>
            </w:pPr>
            <w:r w:rsidRPr="00DB2D34">
              <w:rPr>
                <w:sz w:val="22"/>
                <w:szCs w:val="22"/>
                <w:rPrChange w:id="4023" w:author="Bedsole, Lisa K. [US-US]" w:date="2026-06-24T11:03:00Z" w16du:dateUtc="2026-06-24T15:03:00Z">
                  <w:rPr/>
                </w:rPrChange>
              </w:rPr>
              <w:t>D7</w:t>
            </w:r>
          </w:p>
        </w:tc>
        <w:tc>
          <w:tcPr>
            <w:tcW w:w="1561" w:type="dxa"/>
            <w:tcPrChange w:id="4024" w:author="Bedsole, Lisa K. [US-US]" w:date="2026-06-24T11:03:00Z" w16du:dateUtc="2026-06-24T15:03:00Z">
              <w:tcPr>
                <w:tcW w:w="1561" w:type="dxa"/>
                <w:gridSpan w:val="2"/>
              </w:tcPr>
            </w:tcPrChange>
          </w:tcPr>
          <w:p w14:paraId="1A33594A" w14:textId="39EA0D06" w:rsidR="00932D1F" w:rsidRPr="00DB2D34" w:rsidRDefault="00932D1F" w:rsidP="00932D1F">
            <w:pPr>
              <w:pStyle w:val="FHWATableBodyText"/>
              <w:rPr>
                <w:sz w:val="22"/>
                <w:szCs w:val="22"/>
                <w:rPrChange w:id="4025" w:author="Bedsole, Lisa K. [US-US]" w:date="2026-06-24T11:03:00Z" w16du:dateUtc="2026-06-24T15:03:00Z">
                  <w:rPr/>
                </w:rPrChange>
              </w:rPr>
            </w:pPr>
            <w:r w:rsidRPr="00DB2D34">
              <w:rPr>
                <w:sz w:val="22"/>
                <w:szCs w:val="22"/>
                <w:rPrChange w:id="4026" w:author="Bedsole, Lisa K. [US-US]" w:date="2026-06-24T11:03:00Z" w16du:dateUtc="2026-06-24T15:03:00Z">
                  <w:rPr/>
                </w:rPrChange>
              </w:rPr>
              <w:t>Confidence Mean</w:t>
            </w:r>
          </w:p>
        </w:tc>
        <w:tc>
          <w:tcPr>
            <w:tcW w:w="2016" w:type="dxa"/>
            <w:tcPrChange w:id="4027" w:author="Bedsole, Lisa K. [US-US]" w:date="2026-06-24T11:03:00Z" w16du:dateUtc="2026-06-24T15:03:00Z">
              <w:tcPr>
                <w:tcW w:w="2016" w:type="dxa"/>
                <w:gridSpan w:val="2"/>
              </w:tcPr>
            </w:tcPrChange>
          </w:tcPr>
          <w:p w14:paraId="3EF537EF" w14:textId="70318EC3" w:rsidR="00932D1F" w:rsidRPr="00DB2D34" w:rsidRDefault="00932D1F" w:rsidP="00932D1F">
            <w:pPr>
              <w:pStyle w:val="FHWATableBodyText"/>
              <w:rPr>
                <w:sz w:val="22"/>
                <w:szCs w:val="22"/>
                <w:lang w:bidi="en-US"/>
                <w:rPrChange w:id="4028" w:author="Bedsole, Lisa K. [US-US]" w:date="2026-06-24T11:03:00Z" w16du:dateUtc="2026-06-24T15:03:00Z">
                  <w:rPr>
                    <w:lang w:bidi="en-US"/>
                  </w:rPr>
                </w:rPrChange>
              </w:rPr>
            </w:pPr>
            <w:r w:rsidRPr="00DB2D34">
              <w:rPr>
                <w:sz w:val="22"/>
                <w:szCs w:val="22"/>
                <w:rPrChange w:id="4029" w:author="Bedsole, Lisa K. [US-US]" w:date="2026-06-24T11:03:00Z" w16du:dateUtc="2026-06-24T15:03:00Z">
                  <w:rPr/>
                </w:rPrChange>
              </w:rPr>
              <w:t>Model-generated confidence information, where available</w:t>
            </w:r>
          </w:p>
        </w:tc>
        <w:tc>
          <w:tcPr>
            <w:tcW w:w="3600" w:type="dxa"/>
            <w:tcPrChange w:id="4030" w:author="Bedsole, Lisa K. [US-US]" w:date="2026-06-24T11:03:00Z" w16du:dateUtc="2026-06-24T15:03:00Z">
              <w:tcPr>
                <w:tcW w:w="3600" w:type="dxa"/>
                <w:gridSpan w:val="2"/>
              </w:tcPr>
            </w:tcPrChange>
          </w:tcPr>
          <w:p w14:paraId="606FB3AC" w14:textId="5BD073CB" w:rsidR="00932D1F" w:rsidRPr="00DB2D34" w:rsidRDefault="00932D1F" w:rsidP="00932D1F">
            <w:pPr>
              <w:pStyle w:val="FHWATableBodyText"/>
              <w:rPr>
                <w:sz w:val="22"/>
                <w:szCs w:val="22"/>
                <w:lang w:bidi="en-US"/>
                <w:rPrChange w:id="4031" w:author="Bedsole, Lisa K. [US-US]" w:date="2026-06-24T11:03:00Z" w16du:dateUtc="2026-06-24T15:03:00Z">
                  <w:rPr>
                    <w:lang w:bidi="en-US"/>
                  </w:rPr>
                </w:rPrChange>
              </w:rPr>
            </w:pPr>
            <w:r w:rsidRPr="00DB2D34">
              <w:rPr>
                <w:sz w:val="22"/>
                <w:szCs w:val="22"/>
                <w:rPrChange w:id="4032" w:author="Bedsole, Lisa K. [US-US]" w:date="2026-06-24T11:03:00Z" w16du:dateUtc="2026-06-24T15:03:00Z">
                  <w:rPr/>
                </w:rPrChange>
              </w:rPr>
              <w:t>Calculates the mean confidence associated with the processor’s lane-related outputs across the applicable images or image group.</w:t>
            </w:r>
          </w:p>
        </w:tc>
        <w:tc>
          <w:tcPr>
            <w:tcW w:w="1440" w:type="dxa"/>
            <w:tcPrChange w:id="4033" w:author="Bedsole, Lisa K. [US-US]" w:date="2026-06-24T11:03:00Z" w16du:dateUtc="2026-06-24T15:03:00Z">
              <w:tcPr>
                <w:tcW w:w="1440" w:type="dxa"/>
                <w:gridSpan w:val="2"/>
              </w:tcPr>
            </w:tcPrChange>
          </w:tcPr>
          <w:p w14:paraId="1468F70B" w14:textId="743A59BF" w:rsidR="00932D1F" w:rsidRPr="00DB2D34" w:rsidRDefault="00AF5DA8" w:rsidP="00932D1F">
            <w:pPr>
              <w:pStyle w:val="FHWATableBodyText"/>
              <w:rPr>
                <w:sz w:val="22"/>
                <w:szCs w:val="22"/>
                <w:rPrChange w:id="4034" w:author="Bedsole, Lisa K. [US-US]" w:date="2026-06-24T11:03:00Z" w16du:dateUtc="2026-06-24T15:03:00Z">
                  <w:rPr/>
                </w:rPrChange>
              </w:rPr>
            </w:pPr>
            <w:r w:rsidRPr="00DB2D34">
              <w:rPr>
                <w:sz w:val="22"/>
                <w:szCs w:val="22"/>
                <w:rPrChange w:id="4035" w:author="Bedsole, Lisa K. [US-US]" w:date="2026-06-24T11:03:00Z" w16du:dateUtc="2026-06-24T15:03:00Z">
                  <w:rPr/>
                </w:rPrChange>
              </w:rPr>
              <w:t>0–1</w:t>
            </w:r>
          </w:p>
        </w:tc>
        <w:tc>
          <w:tcPr>
            <w:tcW w:w="4176" w:type="dxa"/>
            <w:tcPrChange w:id="4036" w:author="Bedsole, Lisa K. [US-US]" w:date="2026-06-24T11:03:00Z" w16du:dateUtc="2026-06-24T15:03:00Z">
              <w:tcPr>
                <w:tcW w:w="4176" w:type="dxa"/>
                <w:gridSpan w:val="2"/>
              </w:tcPr>
            </w:tcPrChange>
          </w:tcPr>
          <w:p w14:paraId="384CC43F" w14:textId="731A300C" w:rsidR="00932D1F" w:rsidRPr="00DB2D34" w:rsidRDefault="00932D1F" w:rsidP="00932D1F">
            <w:pPr>
              <w:pStyle w:val="FHWATableBodyText"/>
              <w:rPr>
                <w:sz w:val="22"/>
                <w:szCs w:val="22"/>
                <w:lang w:bidi="en-US"/>
                <w:rPrChange w:id="4037" w:author="Bedsole, Lisa K. [US-US]" w:date="2026-06-24T11:03:00Z" w16du:dateUtc="2026-06-24T15:03:00Z">
                  <w:rPr>
                    <w:lang w:bidi="en-US"/>
                  </w:rPr>
                </w:rPrChange>
              </w:rPr>
            </w:pPr>
            <w:r w:rsidRPr="00DB2D34">
              <w:rPr>
                <w:sz w:val="22"/>
                <w:szCs w:val="22"/>
                <w:rPrChange w:id="4038" w:author="Bedsole, Lisa K. [US-US]" w:date="2026-06-24T11:03:00Z" w16du:dateUtc="2026-06-24T15:03:00Z">
                  <w:rPr/>
                </w:rPrChange>
              </w:rPr>
              <w:t>Lower confidence may indicate greater model uncertainty. Confidence definitions, scales, and calibration may differ across processors; therefore, confidence values should not be compared directly across models unless their comparability has been established. Where meaningful lane-output confidence is not available, the metric is reported as unavailable.</w:t>
            </w:r>
          </w:p>
        </w:tc>
      </w:tr>
    </w:tbl>
    <w:p w14:paraId="5DA4DDD6" w14:textId="77777777" w:rsidR="00B67486" w:rsidRDefault="00B67486" w:rsidP="00B67486">
      <w:pPr>
        <w:pStyle w:val="FHWANote"/>
        <w:spacing w:before="60"/>
      </w:pPr>
      <w:r w:rsidRPr="000713ED">
        <w:rPr>
          <w:highlight w:val="yellow"/>
        </w:rPr>
        <w:t>XXX.</w:t>
      </w:r>
    </w:p>
    <w:p w14:paraId="28F37232" w14:textId="77777777" w:rsidR="009E6671" w:rsidRDefault="009E6671" w:rsidP="009E6671">
      <w:pPr>
        <w:pStyle w:val="FHWABody"/>
      </w:pPr>
    </w:p>
    <w:p w14:paraId="08BA1FC6" w14:textId="77777777" w:rsidR="009E6671" w:rsidRDefault="009E6671" w:rsidP="009E6671">
      <w:pPr>
        <w:pStyle w:val="FHWABody"/>
        <w:sectPr w:rsidR="009E6671" w:rsidSect="009670AC">
          <w:endnotePr>
            <w:numFmt w:val="decimal"/>
          </w:endnotePr>
          <w:pgSz w:w="15840" w:h="12240" w:orient="landscape"/>
          <w:pgMar w:top="1440" w:right="1440" w:bottom="1440" w:left="1440" w:header="720" w:footer="720" w:gutter="0"/>
          <w:cols w:space="720"/>
          <w:docGrid w:linePitch="360"/>
        </w:sectPr>
      </w:pPr>
    </w:p>
    <w:p w14:paraId="00455909" w14:textId="7F3E95E4" w:rsidR="00A144CD" w:rsidRDefault="00A144CD" w:rsidP="009670AC">
      <w:pPr>
        <w:pStyle w:val="FHWABody"/>
      </w:pPr>
      <w:r>
        <w:lastRenderedPageBreak/>
        <w:t xml:space="preserve">The indicators in </w:t>
      </w:r>
      <w:ins w:id="4039" w:author="Bedsole, Lisa K. [US-US]" w:date="2026-06-24T11:05:00Z" w16du:dateUtc="2026-06-24T15:05:00Z">
        <w:r w:rsidR="00A13B39">
          <w:fldChar w:fldCharType="begin"/>
        </w:r>
        <w:r w:rsidR="00A13B39">
          <w:instrText xml:space="preserve"> REF  _Ref232999407 \* Lower \h  \* MERGEFORMAT </w:instrText>
        </w:r>
      </w:ins>
      <w:r w:rsidR="00A13B39">
        <w:fldChar w:fldCharType="separate"/>
      </w:r>
      <w:ins w:id="4040" w:author="Soleimaniamiri, Saeid [US-IR]" w:date="2026-06-26T09:11:00Z" w16du:dateUtc="2026-06-26T13:11:00Z">
        <w:r w:rsidR="009C055A" w:rsidRPr="00D961DB">
          <w:t xml:space="preserve">table </w:t>
        </w:r>
        <w:r w:rsidR="009C055A">
          <w:rPr>
            <w:noProof/>
          </w:rPr>
          <w:t>16</w:t>
        </w:r>
      </w:ins>
      <w:ins w:id="4041" w:author="Bedsole, Lisa K. [US-US]" w:date="2026-06-24T11:05:00Z" w16du:dateUtc="2026-06-24T15:05:00Z">
        <w:del w:id="4042" w:author="Soleimaniamiri, Saeid [US-IR]" w:date="2026-06-26T09:11:00Z" w16du:dateUtc="2026-06-26T13:11:00Z">
          <w:r w:rsidR="00A13B39" w:rsidRPr="00D961DB">
            <w:delText xml:space="preserve">table </w:delText>
          </w:r>
          <w:r w:rsidR="00A13B39">
            <w:rPr>
              <w:noProof/>
            </w:rPr>
            <w:delText>18</w:delText>
          </w:r>
        </w:del>
        <w:r w:rsidR="00A13B39">
          <w:fldChar w:fldCharType="end"/>
        </w:r>
      </w:ins>
      <w:del w:id="4043" w:author="Bedsole, Lisa K. [US-US]" w:date="2026-06-24T11:05:00Z" w16du:dateUtc="2026-06-24T15:05:00Z">
        <w:r w:rsidDel="00A13B39">
          <w:fldChar w:fldCharType="begin"/>
        </w:r>
        <w:r w:rsidDel="00A13B39">
          <w:delInstrText xml:space="preserve"> REF _Ref232999407 \h </w:delInstrText>
        </w:r>
        <w:r w:rsidDel="00A13B39">
          <w:fldChar w:fldCharType="separate"/>
        </w:r>
        <w:r w:rsidRPr="00D961DB" w:rsidDel="00A13B39">
          <w:delText xml:space="preserve">Table </w:delText>
        </w:r>
        <w:r w:rsidDel="00A13B39">
          <w:rPr>
            <w:noProof/>
          </w:rPr>
          <w:delText>15</w:delText>
        </w:r>
        <w:r w:rsidDel="00A13B39">
          <w:fldChar w:fldCharType="end"/>
        </w:r>
      </w:del>
      <w:r>
        <w:t xml:space="preserve"> </w:t>
      </w:r>
      <w:r w:rsidR="000D4988" w:rsidRPr="000D4988">
        <w:t>are intended to provide complementary information. For example, a processor may produce lane-related outputs for most images but still show low spatial agreement or a high detection gap ratio. Similarly, a processor may show strong overall IoU but a substantial occlusion robustness gap, indicating lower agreement for images with occluded markings.</w:t>
      </w:r>
    </w:p>
    <w:p w14:paraId="558FA9EC" w14:textId="01F481C8" w:rsidR="00A144CD" w:rsidRDefault="003A29BA" w:rsidP="00A144CD">
      <w:pPr>
        <w:pStyle w:val="FHWABody"/>
      </w:pPr>
      <w:r w:rsidRPr="003A29BA">
        <w:t xml:space="preserve">The indicators are interpreted together with the image- and annotation-based pavement marking indicators described in </w:t>
      </w:r>
      <w:del w:id="4044" w:author="Bedsole, Lisa K. [US-US]" w:date="2026-06-24T11:05:00Z" w16du:dateUtc="2026-06-24T15:05:00Z">
        <w:r w:rsidRPr="003A29BA" w:rsidDel="00B65347">
          <w:delText>Section 4.3.1</w:delText>
        </w:r>
      </w:del>
      <w:ins w:id="4045" w:author="Bedsole, Lisa K. [US-US]" w:date="2026-06-24T11:05:00Z" w16du:dateUtc="2026-06-24T15:05:00Z">
        <w:r w:rsidR="00B65347">
          <w:t>the previous section</w:t>
        </w:r>
      </w:ins>
      <w:r w:rsidRPr="003A29BA">
        <w:t>. The following subsection describes the cross-factor and condition-based measures used to explore potential relationships between visible pavement marking characteristics, roadway-image conditions, and processor output quality.</w:t>
      </w:r>
    </w:p>
    <w:p w14:paraId="0A7CF6D4" w14:textId="29C043B7" w:rsidR="00A144CD" w:rsidRDefault="00C44F44" w:rsidP="00C44F44">
      <w:pPr>
        <w:pStyle w:val="FHWAH2"/>
      </w:pPr>
      <w:del w:id="4046" w:author="Bedsole, Lisa K. [US-US]" w:date="2026-06-25T07:58:00Z" w16du:dateUtc="2026-06-25T11:58:00Z">
        <w:r>
          <w:delText xml:space="preserve">4.3.3 </w:delText>
        </w:r>
      </w:del>
      <w:bookmarkStart w:id="4047" w:name="_Toc233357917"/>
      <w:r>
        <w:t>Cross-Factor and Condition-Based Analysis</w:t>
      </w:r>
      <w:bookmarkEnd w:id="4047"/>
    </w:p>
    <w:p w14:paraId="2D557584" w14:textId="088FFF76" w:rsidR="00C44F44" w:rsidRDefault="009B1650" w:rsidP="00341CDE">
      <w:pPr>
        <w:pStyle w:val="FHWABody"/>
      </w:pPr>
      <w:r w:rsidRPr="009B1650">
        <w:t xml:space="preserve">The third metric group examines potential associations among visible pavement marking characteristics, roadway-image geometry, image conditions, and processor output quality. These measures combine </w:t>
      </w:r>
      <w:del w:id="4048" w:author="Bagwe, Gaurav R. [US-IN]" w:date="2026-06-25T17:01:00Z" w16du:dateUtc="2026-06-25T21:01:00Z">
        <w:r w:rsidRPr="009B1650" w:rsidDel="00A717D3">
          <w:delText>the image</w:delText>
        </w:r>
      </w:del>
      <w:ins w:id="4049" w:author="Bagwe, Gaurav R. [US-IN]" w:date="2026-06-25T17:01:00Z" w16du:dateUtc="2026-06-25T21:01:00Z">
        <w:r w:rsidR="00A717D3" w:rsidRPr="009B1650">
          <w:t>image</w:t>
        </w:r>
      </w:ins>
      <w:r w:rsidRPr="009B1650">
        <w:t xml:space="preserve">- and annotation-based indicators </w:t>
      </w:r>
      <w:del w:id="4050" w:author="Bedsole, Lisa K. [US-US]" w:date="2026-06-24T11:05:00Z" w16du:dateUtc="2026-06-24T15:05:00Z">
        <w:r w:rsidRPr="009B1650" w:rsidDel="00A404A1">
          <w:delText xml:space="preserve">described in Section 4.3.1 </w:delText>
        </w:r>
      </w:del>
      <w:r w:rsidRPr="009B1650">
        <w:t>with the detection performance indicators</w:t>
      </w:r>
      <w:ins w:id="4051" w:author="Bedsole, Lisa K. [US-US]" w:date="2026-06-24T11:05:00Z" w16du:dateUtc="2026-06-24T15:05:00Z">
        <w:r w:rsidR="00A404A1">
          <w:t>, as</w:t>
        </w:r>
      </w:ins>
      <w:r w:rsidRPr="009B1650">
        <w:t xml:space="preserve"> described in </w:t>
      </w:r>
      <w:del w:id="4052" w:author="Bedsole, Lisa K. [US-US]" w:date="2026-06-24T11:05:00Z" w16du:dateUtc="2026-06-24T15:05:00Z">
        <w:r w:rsidRPr="009B1650" w:rsidDel="00A404A1">
          <w:delText>Section 4.3.2</w:delText>
        </w:r>
      </w:del>
      <w:ins w:id="4053" w:author="Bedsole, Lisa K. [US-US]" w:date="2026-06-24T11:05:00Z" w16du:dateUtc="2026-06-24T15:05:00Z">
        <w:r w:rsidR="00A404A1">
          <w:t>the previous two sections</w:t>
        </w:r>
      </w:ins>
      <w:r w:rsidRPr="009B1650">
        <w:t>.</w:t>
      </w:r>
    </w:p>
    <w:p w14:paraId="3141040A" w14:textId="16694870" w:rsidR="0038064B" w:rsidRDefault="0038064B" w:rsidP="00341CDE">
      <w:pPr>
        <w:pStyle w:val="FHWABody"/>
      </w:pPr>
      <w:r w:rsidRPr="0038064B">
        <w:t>The arrows used in the metric names identify the relationship examined by each analysis. They do not indicate that a pavement marking characteristic, roadway condition, or image condition causes a change in processor performance.</w:t>
      </w:r>
    </w:p>
    <w:p w14:paraId="4A0FE2BF" w14:textId="4EB049E1" w:rsidR="00C44F44" w:rsidRDefault="00F314A7" w:rsidP="00C44F44">
      <w:pPr>
        <w:pStyle w:val="FHWABody"/>
      </w:pPr>
      <w:r w:rsidRPr="00F314A7">
        <w:t>The analyses are exploratory and are intended to identify patterns for further interpretation. Observed patterns may also reflect differences in dataset composition, camera configuration, image quality, annotation practices, processor training data, or other factors not represented in the pilot image set. Where sufficient eligible images are available, analyses are conducted separately by processor and, where appropriate, by source dataset or other relevant image group. Each reported comparison identifies the sample size, grouping approach, selected performance measure, and any exclusions applied during analysis.</w:t>
      </w:r>
    </w:p>
    <w:commentRangeStart w:id="4054"/>
    <w:p w14:paraId="333D3EF6" w14:textId="2421385F" w:rsidR="00A144CD" w:rsidRDefault="009F6599" w:rsidP="00C44F44">
      <w:pPr>
        <w:pStyle w:val="FHWABody"/>
      </w:pPr>
      <w:r>
        <w:fldChar w:fldCharType="begin"/>
      </w:r>
      <w:r>
        <w:instrText xml:space="preserve"> REF _Ref232999707 \h </w:instrText>
      </w:r>
      <w:r>
        <w:fldChar w:fldCharType="separate"/>
      </w:r>
      <w:ins w:id="4055" w:author="Soleimaniamiri, Saeid [US-IR]" w:date="2026-06-26T09:11:00Z" w16du:dateUtc="2026-06-26T13:11:00Z">
        <w:r w:rsidR="009C055A" w:rsidRPr="00D961DB">
          <w:t xml:space="preserve">Table </w:t>
        </w:r>
        <w:r w:rsidR="009C055A">
          <w:rPr>
            <w:noProof/>
          </w:rPr>
          <w:t>17</w:t>
        </w:r>
      </w:ins>
      <w:del w:id="4056" w:author="Soleimaniamiri, Saeid [US-IR]" w:date="2026-06-26T09:11:00Z" w16du:dateUtc="2026-06-26T13:11:00Z">
        <w:r w:rsidRPr="00D961DB">
          <w:delText xml:space="preserve">Table </w:delText>
        </w:r>
        <w:r>
          <w:rPr>
            <w:noProof/>
          </w:rPr>
          <w:delText>16</w:delText>
        </w:r>
      </w:del>
      <w:r>
        <w:fldChar w:fldCharType="end"/>
      </w:r>
      <w:commentRangeEnd w:id="4054"/>
      <w:r w:rsidR="00143F0D">
        <w:rPr>
          <w:rStyle w:val="CommentReference"/>
          <w:sz w:val="24"/>
          <w:szCs w:val="24"/>
        </w:rPr>
        <w:commentReference w:id="4054"/>
      </w:r>
      <w:r w:rsidR="00C44F44">
        <w:t xml:space="preserve"> </w:t>
      </w:r>
      <w:r w:rsidR="0080071F" w:rsidRPr="0080071F">
        <w:t>summarizes the cross-factor and condition-based measures used in the pilot analysis.</w:t>
      </w:r>
    </w:p>
    <w:p w14:paraId="02D31A6E" w14:textId="77777777" w:rsidR="0080071F" w:rsidRDefault="0080071F" w:rsidP="00C44F44">
      <w:pPr>
        <w:pStyle w:val="FHWABody"/>
        <w:sectPr w:rsidR="0080071F" w:rsidSect="007F23C1">
          <w:endnotePr>
            <w:numFmt w:val="decimal"/>
          </w:endnotePr>
          <w:pgSz w:w="12240" w:h="15840"/>
          <w:pgMar w:top="1440" w:right="1440" w:bottom="1440" w:left="1440" w:header="720" w:footer="720" w:gutter="0"/>
          <w:cols w:space="720"/>
          <w:docGrid w:linePitch="360"/>
        </w:sectPr>
      </w:pPr>
    </w:p>
    <w:p w14:paraId="2535E993" w14:textId="7F23D3D5" w:rsidR="00511E34" w:rsidRPr="00D961DB" w:rsidRDefault="00511E34" w:rsidP="00511E34">
      <w:pPr>
        <w:pStyle w:val="FHWACaptionTable"/>
      </w:pPr>
      <w:bookmarkStart w:id="4058" w:name="_Ref232999707"/>
      <w:bookmarkStart w:id="4059" w:name="_Toc233357877"/>
      <w:r w:rsidRPr="00D961DB">
        <w:lastRenderedPageBreak/>
        <w:t xml:space="preserve">Table </w:t>
      </w:r>
      <w:r>
        <w:fldChar w:fldCharType="begin"/>
      </w:r>
      <w:r>
        <w:instrText>SEQ Table \* ARABIC</w:instrText>
      </w:r>
      <w:r>
        <w:fldChar w:fldCharType="separate"/>
      </w:r>
      <w:ins w:id="4060" w:author="Soleimaniamiri, Saeid [US-IR]" w:date="2026-06-26T09:11:00Z" w16du:dateUtc="2026-06-26T13:11:00Z">
        <w:r w:rsidR="009C055A">
          <w:rPr>
            <w:noProof/>
          </w:rPr>
          <w:t>17</w:t>
        </w:r>
      </w:ins>
      <w:ins w:id="4061" w:author="Bedsole, Lisa K. [US-US]" w:date="2026-06-24T10:52:00Z" w16du:dateUtc="2026-06-24T14:52:00Z">
        <w:del w:id="4062" w:author="Soleimaniamiri, Saeid [US-IR]" w:date="2026-06-26T09:11:00Z" w16du:dateUtc="2026-06-26T13:11:00Z">
          <w:r w:rsidR="00715450">
            <w:rPr>
              <w:noProof/>
            </w:rPr>
            <w:delText>19</w:delText>
          </w:r>
        </w:del>
      </w:ins>
      <w:del w:id="4063" w:author="Soleimaniamiri, Saeid [US-IR]" w:date="2026-06-26T09:11:00Z" w16du:dateUtc="2026-06-26T13:11:00Z">
        <w:r w:rsidDel="00715450">
          <w:rPr>
            <w:noProof/>
          </w:rPr>
          <w:delText>16</w:delText>
        </w:r>
      </w:del>
      <w:r>
        <w:fldChar w:fldCharType="end"/>
      </w:r>
      <w:bookmarkEnd w:id="4058"/>
      <w:r w:rsidRPr="00D961DB">
        <w:t xml:space="preserve">. </w:t>
      </w:r>
      <w:r w:rsidR="00A2445E" w:rsidRPr="00A2445E">
        <w:rPr>
          <w:lang w:bidi="en-US"/>
        </w:rPr>
        <w:t>Cross-factor and condition-based analytical measures.</w:t>
      </w:r>
      <w:bookmarkEnd w:id="4059"/>
    </w:p>
    <w:tbl>
      <w:tblPr>
        <w:tblStyle w:val="FHWATableNormal"/>
        <w:tblW w:w="12960" w:type="dxa"/>
        <w:tblLayout w:type="fixed"/>
        <w:tblLook w:val="04A0" w:firstRow="1" w:lastRow="0" w:firstColumn="1" w:lastColumn="0" w:noHBand="0" w:noVBand="1"/>
        <w:tblPrChange w:id="4064" w:author="Bedsole, Lisa K. [US-US]" w:date="2026-06-24T11:06:00Z" w16du:dateUtc="2026-06-24T15:06:00Z">
          <w:tblPr>
            <w:tblStyle w:val="GridTable4"/>
            <w:tblW w:w="13908" w:type="dxa"/>
            <w:jc w:val="center"/>
            <w:tblLayout w:type="fixed"/>
            <w:tblLook w:val="04A0" w:firstRow="1" w:lastRow="0" w:firstColumn="1" w:lastColumn="0" w:noHBand="0" w:noVBand="1"/>
          </w:tblPr>
        </w:tblPrChange>
      </w:tblPr>
      <w:tblGrid>
        <w:gridCol w:w="509"/>
        <w:gridCol w:w="1458"/>
        <w:gridCol w:w="1880"/>
        <w:gridCol w:w="3616"/>
        <w:gridCol w:w="1346"/>
        <w:gridCol w:w="4151"/>
        <w:tblGridChange w:id="4065">
          <w:tblGrid>
            <w:gridCol w:w="509"/>
            <w:gridCol w:w="30"/>
            <w:gridCol w:w="1428"/>
            <w:gridCol w:w="133"/>
            <w:gridCol w:w="1747"/>
            <w:gridCol w:w="269"/>
            <w:gridCol w:w="3347"/>
            <w:gridCol w:w="541"/>
            <w:gridCol w:w="805"/>
            <w:gridCol w:w="635"/>
            <w:gridCol w:w="3516"/>
            <w:gridCol w:w="948"/>
          </w:tblGrid>
        </w:tblGridChange>
      </w:tblGrid>
      <w:tr w:rsidR="00A04E7A" w:rsidRPr="006F23D7" w14:paraId="4FE9F466" w14:textId="77777777" w:rsidTr="006F23D7">
        <w:trPr>
          <w:cnfStyle w:val="100000000000" w:firstRow="1" w:lastRow="0" w:firstColumn="0" w:lastColumn="0" w:oddVBand="0" w:evenVBand="0" w:oddHBand="0" w:evenHBand="0" w:firstRowFirstColumn="0" w:firstRowLastColumn="0" w:lastRowFirstColumn="0" w:lastRowLastColumn="0"/>
          <w:trHeight w:val="674"/>
          <w:trPrChange w:id="4066" w:author="Bedsole, Lisa K. [US-US]" w:date="2026-06-24T11:06:00Z" w16du:dateUtc="2026-06-24T15:06:00Z">
            <w:trPr>
              <w:trHeight w:val="674"/>
              <w:jc w:val="center"/>
            </w:trPr>
          </w:trPrChange>
        </w:trPr>
        <w:tc>
          <w:tcPr>
            <w:tcW w:w="539" w:type="dxa"/>
            <w:tcPrChange w:id="4067" w:author="Bedsole, Lisa K. [US-US]" w:date="2026-06-24T11:06:00Z" w16du:dateUtc="2026-06-24T15:06:00Z">
              <w:tcPr>
                <w:tcW w:w="539" w:type="dxa"/>
                <w:gridSpan w:val="2"/>
              </w:tcPr>
            </w:tcPrChange>
          </w:tcPr>
          <w:p w14:paraId="204E7E27" w14:textId="143D63A9"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4068" w:author="Bedsole, Lisa K. [US-US]" w:date="2026-06-24T11:06:00Z" w16du:dateUtc="2026-06-24T15:06:00Z">
                  <w:rPr>
                    <w:lang w:bidi="en-US"/>
                  </w:rPr>
                </w:rPrChange>
              </w:rPr>
            </w:pPr>
            <w:r w:rsidRPr="006F23D7">
              <w:rPr>
                <w:sz w:val="22"/>
                <w:szCs w:val="18"/>
                <w:rPrChange w:id="4069" w:author="Bedsole, Lisa K. [US-US]" w:date="2026-06-24T11:06:00Z" w16du:dateUtc="2026-06-24T15:06:00Z">
                  <w:rPr/>
                </w:rPrChange>
              </w:rPr>
              <w:t>ID</w:t>
            </w:r>
          </w:p>
        </w:tc>
        <w:tc>
          <w:tcPr>
            <w:tcW w:w="1561" w:type="dxa"/>
            <w:tcPrChange w:id="4070" w:author="Bedsole, Lisa K. [US-US]" w:date="2026-06-24T11:06:00Z" w16du:dateUtc="2026-06-24T15:06:00Z">
              <w:tcPr>
                <w:tcW w:w="1561" w:type="dxa"/>
                <w:gridSpan w:val="2"/>
              </w:tcPr>
            </w:tcPrChange>
          </w:tcPr>
          <w:p w14:paraId="7E4A5829" w14:textId="31C45352"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rPrChange w:id="4071" w:author="Bedsole, Lisa K. [US-US]" w:date="2026-06-24T11:06:00Z" w16du:dateUtc="2026-06-24T15:06:00Z">
                  <w:rPr/>
                </w:rPrChange>
              </w:rPr>
            </w:pPr>
            <w:r w:rsidRPr="006F23D7">
              <w:rPr>
                <w:sz w:val="22"/>
                <w:szCs w:val="18"/>
                <w:rPrChange w:id="4072" w:author="Bedsole, Lisa K. [US-US]" w:date="2026-06-24T11:06:00Z" w16du:dateUtc="2026-06-24T15:06:00Z">
                  <w:rPr/>
                </w:rPrChange>
              </w:rPr>
              <w:t>Measure</w:t>
            </w:r>
          </w:p>
        </w:tc>
        <w:tc>
          <w:tcPr>
            <w:tcW w:w="2016" w:type="dxa"/>
            <w:tcPrChange w:id="4073" w:author="Bedsole, Lisa K. [US-US]" w:date="2026-06-24T11:06:00Z" w16du:dateUtc="2026-06-24T15:06:00Z">
              <w:tcPr>
                <w:tcW w:w="2016" w:type="dxa"/>
                <w:gridSpan w:val="2"/>
              </w:tcPr>
            </w:tcPrChange>
          </w:tcPr>
          <w:p w14:paraId="05250D5E" w14:textId="1E5DE5C0"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4074" w:author="Bedsole, Lisa K. [US-US]" w:date="2026-06-24T11:06:00Z" w16du:dateUtc="2026-06-24T15:06:00Z">
                  <w:rPr>
                    <w:lang w:bidi="en-US"/>
                  </w:rPr>
                </w:rPrChange>
              </w:rPr>
            </w:pPr>
            <w:r w:rsidRPr="006F23D7">
              <w:rPr>
                <w:sz w:val="22"/>
                <w:szCs w:val="18"/>
                <w:rPrChange w:id="4075" w:author="Bedsole, Lisa K. [US-US]" w:date="2026-06-24T11:06:00Z" w16du:dateUtc="2026-06-24T15:06:00Z">
                  <w:rPr/>
                </w:rPrChange>
              </w:rPr>
              <w:t>Primary Inputs</w:t>
            </w:r>
          </w:p>
        </w:tc>
        <w:tc>
          <w:tcPr>
            <w:tcW w:w="3888" w:type="dxa"/>
            <w:tcPrChange w:id="4076" w:author="Bedsole, Lisa K. [US-US]" w:date="2026-06-24T11:06:00Z" w16du:dateUtc="2026-06-24T15:06:00Z">
              <w:tcPr>
                <w:tcW w:w="3888" w:type="dxa"/>
                <w:gridSpan w:val="2"/>
              </w:tcPr>
            </w:tcPrChange>
          </w:tcPr>
          <w:p w14:paraId="797E74FC" w14:textId="2955DD2C"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4077" w:author="Bedsole, Lisa K. [US-US]" w:date="2026-06-24T11:06:00Z" w16du:dateUtc="2026-06-24T15:06:00Z">
                  <w:rPr>
                    <w:lang w:bidi="en-US"/>
                  </w:rPr>
                </w:rPrChange>
              </w:rPr>
            </w:pPr>
            <w:r w:rsidRPr="006F23D7">
              <w:rPr>
                <w:sz w:val="22"/>
                <w:szCs w:val="18"/>
                <w:rPrChange w:id="4078" w:author="Bedsole, Lisa K. [US-US]" w:date="2026-06-24T11:06:00Z" w16du:dateUtc="2026-06-24T15:06:00Z">
                  <w:rPr/>
                </w:rPrChange>
              </w:rPr>
              <w:t>Calculation or Application</w:t>
            </w:r>
          </w:p>
        </w:tc>
        <w:tc>
          <w:tcPr>
            <w:tcW w:w="1440" w:type="dxa"/>
            <w:tcPrChange w:id="4079" w:author="Bedsole, Lisa K. [US-US]" w:date="2026-06-24T11:06:00Z" w16du:dateUtc="2026-06-24T15:06:00Z">
              <w:tcPr>
                <w:tcW w:w="1440" w:type="dxa"/>
                <w:gridSpan w:val="2"/>
              </w:tcPr>
            </w:tcPrChange>
          </w:tcPr>
          <w:p w14:paraId="5A517E5E" w14:textId="5E1298F4"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rPrChange w:id="4080" w:author="Bedsole, Lisa K. [US-US]" w:date="2026-06-24T11:06:00Z" w16du:dateUtc="2026-06-24T15:06:00Z">
                  <w:rPr/>
                </w:rPrChange>
              </w:rPr>
            </w:pPr>
            <w:r w:rsidRPr="006F23D7">
              <w:rPr>
                <w:sz w:val="22"/>
                <w:szCs w:val="18"/>
                <w:rPrChange w:id="4081" w:author="Bedsole, Lisa K. [US-US]" w:date="2026-06-24T11:06:00Z" w16du:dateUtc="2026-06-24T15:06:00Z">
                  <w:rPr/>
                </w:rPrChange>
              </w:rPr>
              <w:t>Expected Range or Output</w:t>
            </w:r>
          </w:p>
        </w:tc>
        <w:tc>
          <w:tcPr>
            <w:tcW w:w="4464" w:type="dxa"/>
            <w:tcPrChange w:id="4082" w:author="Bedsole, Lisa K. [US-US]" w:date="2026-06-24T11:06:00Z" w16du:dateUtc="2026-06-24T15:06:00Z">
              <w:tcPr>
                <w:tcW w:w="4464" w:type="dxa"/>
                <w:gridSpan w:val="2"/>
              </w:tcPr>
            </w:tcPrChange>
          </w:tcPr>
          <w:p w14:paraId="035ADD57" w14:textId="54910CF6" w:rsidR="00A04E7A" w:rsidRPr="006F23D7" w:rsidRDefault="00A04E7A" w:rsidP="00A04E7A">
            <w:pPr>
              <w:pStyle w:val="FHWATableColumnHeading"/>
              <w:cnfStyle w:val="100000000000" w:firstRow="1" w:lastRow="0" w:firstColumn="0" w:lastColumn="0" w:oddVBand="0" w:evenVBand="0" w:oddHBand="0" w:evenHBand="0" w:firstRowFirstColumn="0" w:firstRowLastColumn="0" w:lastRowFirstColumn="0" w:lastRowLastColumn="0"/>
              <w:rPr>
                <w:sz w:val="22"/>
                <w:szCs w:val="18"/>
                <w:lang w:bidi="en-US"/>
                <w:rPrChange w:id="4083" w:author="Bedsole, Lisa K. [US-US]" w:date="2026-06-24T11:06:00Z" w16du:dateUtc="2026-06-24T15:06:00Z">
                  <w:rPr>
                    <w:lang w:bidi="en-US"/>
                  </w:rPr>
                </w:rPrChange>
              </w:rPr>
            </w:pPr>
            <w:r w:rsidRPr="006F23D7">
              <w:rPr>
                <w:sz w:val="22"/>
                <w:szCs w:val="18"/>
                <w:rPrChange w:id="4084" w:author="Bedsole, Lisa K. [US-US]" w:date="2026-06-24T11:06:00Z" w16du:dateUtc="2026-06-24T15:06:00Z">
                  <w:rPr/>
                </w:rPrChange>
              </w:rPr>
              <w:t>Interpretation and Key Limitations</w:t>
            </w:r>
          </w:p>
        </w:tc>
      </w:tr>
      <w:tr w:rsidR="00A04E7A" w:rsidRPr="006F23D7" w14:paraId="0C668BD9" w14:textId="77777777" w:rsidTr="006F23D7">
        <w:trPr>
          <w:trPrChange w:id="4085" w:author="Bedsole, Lisa K. [US-US]" w:date="2026-06-24T11:06:00Z" w16du:dateUtc="2026-06-24T15:06:00Z">
            <w:trPr>
              <w:jc w:val="center"/>
            </w:trPr>
          </w:trPrChange>
        </w:trPr>
        <w:tc>
          <w:tcPr>
            <w:tcW w:w="539" w:type="dxa"/>
            <w:tcPrChange w:id="4086" w:author="Bedsole, Lisa K. [US-US]" w:date="2026-06-24T11:06:00Z" w16du:dateUtc="2026-06-24T15:06:00Z">
              <w:tcPr>
                <w:tcW w:w="539" w:type="dxa"/>
                <w:gridSpan w:val="2"/>
              </w:tcPr>
            </w:tcPrChange>
          </w:tcPr>
          <w:p w14:paraId="5D51C3D2" w14:textId="4EAD772C" w:rsidR="00A04E7A" w:rsidRPr="006F23D7" w:rsidRDefault="00A04E7A" w:rsidP="00A04E7A">
            <w:pPr>
              <w:pStyle w:val="FHWATableBodyText"/>
              <w:rPr>
                <w:sz w:val="22"/>
                <w:szCs w:val="18"/>
                <w:lang w:bidi="en-US"/>
                <w:rPrChange w:id="4087" w:author="Bedsole, Lisa K. [US-US]" w:date="2026-06-24T11:06:00Z" w16du:dateUtc="2026-06-24T15:06:00Z">
                  <w:rPr>
                    <w:lang w:bidi="en-US"/>
                  </w:rPr>
                </w:rPrChange>
              </w:rPr>
            </w:pPr>
            <w:r w:rsidRPr="006F23D7">
              <w:rPr>
                <w:sz w:val="22"/>
                <w:szCs w:val="18"/>
                <w:rPrChange w:id="4088" w:author="Bedsole, Lisa K. [US-US]" w:date="2026-06-24T11:06:00Z" w16du:dateUtc="2026-06-24T15:06:00Z">
                  <w:rPr/>
                </w:rPrChange>
              </w:rPr>
              <w:t>C1</w:t>
            </w:r>
          </w:p>
        </w:tc>
        <w:tc>
          <w:tcPr>
            <w:tcW w:w="1561" w:type="dxa"/>
            <w:tcPrChange w:id="4089" w:author="Bedsole, Lisa K. [US-US]" w:date="2026-06-24T11:06:00Z" w16du:dateUtc="2026-06-24T15:06:00Z">
              <w:tcPr>
                <w:tcW w:w="1561" w:type="dxa"/>
                <w:gridSpan w:val="2"/>
              </w:tcPr>
            </w:tcPrChange>
          </w:tcPr>
          <w:p w14:paraId="24D2362B" w14:textId="766E7109" w:rsidR="00A04E7A" w:rsidRPr="006F23D7" w:rsidRDefault="00A04E7A" w:rsidP="00A04E7A">
            <w:pPr>
              <w:pStyle w:val="FHWATableBodyText"/>
              <w:rPr>
                <w:sz w:val="22"/>
                <w:szCs w:val="18"/>
                <w:rPrChange w:id="4090" w:author="Bedsole, Lisa K. [US-US]" w:date="2026-06-24T11:06:00Z" w16du:dateUtc="2026-06-24T15:06:00Z">
                  <w:rPr/>
                </w:rPrChange>
              </w:rPr>
            </w:pPr>
            <w:r w:rsidRPr="006F23D7">
              <w:rPr>
                <w:sz w:val="22"/>
                <w:szCs w:val="18"/>
                <w:rPrChange w:id="4091" w:author="Bedsole, Lisa K. [US-US]" w:date="2026-06-24T11:06:00Z" w16du:dateUtc="2026-06-24T15:06:00Z">
                  <w:rPr/>
                </w:rPrChange>
              </w:rPr>
              <w:t>Continuity → Detection</w:t>
            </w:r>
          </w:p>
        </w:tc>
        <w:tc>
          <w:tcPr>
            <w:tcW w:w="2016" w:type="dxa"/>
            <w:tcPrChange w:id="4092" w:author="Bedsole, Lisa K. [US-US]" w:date="2026-06-24T11:06:00Z" w16du:dateUtc="2026-06-24T15:06:00Z">
              <w:tcPr>
                <w:tcW w:w="2016" w:type="dxa"/>
                <w:gridSpan w:val="2"/>
              </w:tcPr>
            </w:tcPrChange>
          </w:tcPr>
          <w:p w14:paraId="2F74D229" w14:textId="61CC6E73" w:rsidR="00A04E7A" w:rsidRPr="006F23D7" w:rsidRDefault="00A04E7A" w:rsidP="00A04E7A">
            <w:pPr>
              <w:pStyle w:val="FHWATableBodyText"/>
              <w:rPr>
                <w:sz w:val="22"/>
                <w:szCs w:val="18"/>
                <w:lang w:bidi="en-US"/>
                <w:rPrChange w:id="4093" w:author="Bedsole, Lisa K. [US-US]" w:date="2026-06-24T11:06:00Z" w16du:dateUtc="2026-06-24T15:06:00Z">
                  <w:rPr>
                    <w:lang w:bidi="en-US"/>
                  </w:rPr>
                </w:rPrChange>
              </w:rPr>
            </w:pPr>
            <w:r w:rsidRPr="006F23D7">
              <w:rPr>
                <w:sz w:val="22"/>
                <w:szCs w:val="18"/>
                <w:rPrChange w:id="4094" w:author="Bedsole, Lisa K. [US-US]" w:date="2026-06-24T11:06:00Z" w16du:dateUtc="2026-06-24T15:06:00Z">
                  <w:rPr/>
                </w:rPrChange>
              </w:rPr>
              <w:t>Image-level I1 results and image-level D1 outcomes</w:t>
            </w:r>
          </w:p>
        </w:tc>
        <w:tc>
          <w:tcPr>
            <w:tcW w:w="3888" w:type="dxa"/>
            <w:tcPrChange w:id="4095" w:author="Bedsole, Lisa K. [US-US]" w:date="2026-06-24T11:06:00Z" w16du:dateUtc="2026-06-24T15:06:00Z">
              <w:tcPr>
                <w:tcW w:w="3888" w:type="dxa"/>
                <w:gridSpan w:val="2"/>
              </w:tcPr>
            </w:tcPrChange>
          </w:tcPr>
          <w:p w14:paraId="2FAF2DC3" w14:textId="36D9C7B3" w:rsidR="00A04E7A" w:rsidRPr="006F23D7" w:rsidRDefault="00A04E7A" w:rsidP="00A04E7A">
            <w:pPr>
              <w:pStyle w:val="FHWATableBodyText"/>
              <w:rPr>
                <w:sz w:val="22"/>
                <w:szCs w:val="18"/>
                <w:lang w:bidi="en-US"/>
                <w:rPrChange w:id="4096" w:author="Bedsole, Lisa K. [US-US]" w:date="2026-06-24T11:06:00Z" w16du:dateUtc="2026-06-24T15:06:00Z">
                  <w:rPr>
                    <w:lang w:bidi="en-US"/>
                  </w:rPr>
                </w:rPrChange>
              </w:rPr>
            </w:pPr>
            <w:r w:rsidRPr="006F23D7">
              <w:rPr>
                <w:sz w:val="22"/>
                <w:szCs w:val="18"/>
                <w:rPrChange w:id="4097" w:author="Bedsole, Lisa K. [US-US]" w:date="2026-06-24T11:06:00Z" w16du:dateUtc="2026-06-24T15:06:00Z">
                  <w:rPr/>
                </w:rPrChange>
              </w:rPr>
              <w:t>Calculates the Pearson point-biserial correlation between the Lane Continuity Score and the binary Detection Success Rate across eligible images. For this analysis, D1 equals 1 when the processor produces a non</w:t>
            </w:r>
            <w:del w:id="4098" w:author="Bedsole, Lisa K. [US-US]" w:date="2026-06-24T14:24:00Z" w16du:dateUtc="2026-06-24T18:24:00Z">
              <w:r w:rsidRPr="006F23D7">
                <w:rPr>
                  <w:sz w:val="22"/>
                  <w:szCs w:val="18"/>
                  <w:rPrChange w:id="4099" w:author="Bedsole, Lisa K. [US-US]" w:date="2026-06-24T11:06:00Z" w16du:dateUtc="2026-06-24T15:06:00Z">
                    <w:rPr/>
                  </w:rPrChange>
                </w:rPr>
                <w:delText>-</w:delText>
              </w:r>
            </w:del>
            <w:r w:rsidRPr="006F23D7">
              <w:rPr>
                <w:sz w:val="22"/>
                <w:szCs w:val="18"/>
                <w:rPrChange w:id="4100" w:author="Bedsole, Lisa K. [US-US]" w:date="2026-06-24T11:06:00Z" w16du:dateUtc="2026-06-24T15:06:00Z">
                  <w:rPr/>
                </w:rPrChange>
              </w:rPr>
              <w:t>empty lane-related output and 0 otherwise.</w:t>
            </w:r>
          </w:p>
        </w:tc>
        <w:tc>
          <w:tcPr>
            <w:tcW w:w="1440" w:type="dxa"/>
            <w:tcPrChange w:id="4101" w:author="Bedsole, Lisa K. [US-US]" w:date="2026-06-24T11:06:00Z" w16du:dateUtc="2026-06-24T15:06:00Z">
              <w:tcPr>
                <w:tcW w:w="1440" w:type="dxa"/>
                <w:gridSpan w:val="2"/>
              </w:tcPr>
            </w:tcPrChange>
          </w:tcPr>
          <w:p w14:paraId="31FEE704" w14:textId="5BCEE116" w:rsidR="00A04E7A" w:rsidRPr="006F23D7" w:rsidRDefault="00A04E7A" w:rsidP="00A04E7A">
            <w:pPr>
              <w:pStyle w:val="FHWATableBodyText"/>
              <w:rPr>
                <w:sz w:val="22"/>
                <w:szCs w:val="18"/>
                <w:rPrChange w:id="4102" w:author="Bedsole, Lisa K. [US-US]" w:date="2026-06-24T11:06:00Z" w16du:dateUtc="2026-06-24T15:06:00Z">
                  <w:rPr/>
                </w:rPrChange>
              </w:rPr>
            </w:pPr>
            <w:r w:rsidRPr="006F23D7">
              <w:rPr>
                <w:sz w:val="22"/>
                <w:szCs w:val="18"/>
                <w:rPrChange w:id="4103" w:author="Bedsole, Lisa K. [US-US]" w:date="2026-06-24T11:06:00Z" w16du:dateUtc="2026-06-24T15:06:00Z">
                  <w:rPr/>
                </w:rPrChange>
              </w:rPr>
              <w:t>−1 to +1</w:t>
            </w:r>
          </w:p>
        </w:tc>
        <w:tc>
          <w:tcPr>
            <w:tcW w:w="4464" w:type="dxa"/>
            <w:tcPrChange w:id="4104" w:author="Bedsole, Lisa K. [US-US]" w:date="2026-06-24T11:06:00Z" w16du:dateUtc="2026-06-24T15:06:00Z">
              <w:tcPr>
                <w:tcW w:w="4464" w:type="dxa"/>
                <w:gridSpan w:val="2"/>
              </w:tcPr>
            </w:tcPrChange>
          </w:tcPr>
          <w:p w14:paraId="6E7B5486" w14:textId="0958516C" w:rsidR="00A04E7A" w:rsidRPr="006F23D7" w:rsidRDefault="00A04E7A" w:rsidP="00A04E7A">
            <w:pPr>
              <w:pStyle w:val="FHWATableBodyText"/>
              <w:rPr>
                <w:sz w:val="22"/>
                <w:szCs w:val="18"/>
                <w:lang w:bidi="en-US"/>
                <w:rPrChange w:id="4105" w:author="Bedsole, Lisa K. [US-US]" w:date="2026-06-24T11:06:00Z" w16du:dateUtc="2026-06-24T15:06:00Z">
                  <w:rPr>
                    <w:lang w:bidi="en-US"/>
                  </w:rPr>
                </w:rPrChange>
              </w:rPr>
            </w:pPr>
            <w:r w:rsidRPr="006F23D7">
              <w:rPr>
                <w:sz w:val="22"/>
                <w:szCs w:val="18"/>
                <w:rPrChange w:id="4106" w:author="Bedsole, Lisa K. [US-US]" w:date="2026-06-24T11:06:00Z" w16du:dateUtc="2026-06-24T15:06:00Z">
                  <w:rPr/>
                </w:rPrChange>
              </w:rPr>
              <w:t>A positive value indicates that higher lane continuity scores are associated with greater detection success. The result does not establish that improving lane continuity would directly improve processor performance.</w:t>
            </w:r>
          </w:p>
        </w:tc>
      </w:tr>
      <w:tr w:rsidR="00A04E7A" w:rsidRPr="006F23D7" w14:paraId="63C53E58" w14:textId="77777777" w:rsidTr="006F23D7">
        <w:trPr>
          <w:trPrChange w:id="4107" w:author="Bedsole, Lisa K. [US-US]" w:date="2026-06-24T11:06:00Z" w16du:dateUtc="2026-06-24T15:06:00Z">
            <w:trPr>
              <w:jc w:val="center"/>
            </w:trPr>
          </w:trPrChange>
        </w:trPr>
        <w:tc>
          <w:tcPr>
            <w:tcW w:w="539" w:type="dxa"/>
            <w:tcPrChange w:id="4108" w:author="Bedsole, Lisa K. [US-US]" w:date="2026-06-24T11:06:00Z" w16du:dateUtc="2026-06-24T15:06:00Z">
              <w:tcPr>
                <w:tcW w:w="539" w:type="dxa"/>
                <w:gridSpan w:val="2"/>
              </w:tcPr>
            </w:tcPrChange>
          </w:tcPr>
          <w:p w14:paraId="550FBE5A" w14:textId="35C73CC4" w:rsidR="00A04E7A" w:rsidRPr="006F23D7" w:rsidRDefault="00A04E7A" w:rsidP="00A04E7A">
            <w:pPr>
              <w:pStyle w:val="FHWATableBodyText"/>
              <w:rPr>
                <w:sz w:val="22"/>
                <w:szCs w:val="18"/>
                <w:lang w:bidi="en-US"/>
                <w:rPrChange w:id="4109" w:author="Bedsole, Lisa K. [US-US]" w:date="2026-06-24T11:06:00Z" w16du:dateUtc="2026-06-24T15:06:00Z">
                  <w:rPr>
                    <w:lang w:bidi="en-US"/>
                  </w:rPr>
                </w:rPrChange>
              </w:rPr>
            </w:pPr>
            <w:r w:rsidRPr="006F23D7">
              <w:rPr>
                <w:sz w:val="22"/>
                <w:szCs w:val="18"/>
                <w:rPrChange w:id="4110" w:author="Bedsole, Lisa K. [US-US]" w:date="2026-06-24T11:06:00Z" w16du:dateUtc="2026-06-24T15:06:00Z">
                  <w:rPr/>
                </w:rPrChange>
              </w:rPr>
              <w:t>C2</w:t>
            </w:r>
          </w:p>
        </w:tc>
        <w:tc>
          <w:tcPr>
            <w:tcW w:w="1561" w:type="dxa"/>
            <w:tcPrChange w:id="4111" w:author="Bedsole, Lisa K. [US-US]" w:date="2026-06-24T11:06:00Z" w16du:dateUtc="2026-06-24T15:06:00Z">
              <w:tcPr>
                <w:tcW w:w="1561" w:type="dxa"/>
                <w:gridSpan w:val="2"/>
              </w:tcPr>
            </w:tcPrChange>
          </w:tcPr>
          <w:p w14:paraId="58065737" w14:textId="521F6DF8" w:rsidR="00A04E7A" w:rsidRPr="006F23D7" w:rsidRDefault="00A04E7A" w:rsidP="00A04E7A">
            <w:pPr>
              <w:pStyle w:val="FHWATableBodyText"/>
              <w:rPr>
                <w:sz w:val="22"/>
                <w:szCs w:val="18"/>
                <w:rPrChange w:id="4112" w:author="Bedsole, Lisa K. [US-US]" w:date="2026-06-24T11:06:00Z" w16du:dateUtc="2026-06-24T15:06:00Z">
                  <w:rPr/>
                </w:rPrChange>
              </w:rPr>
            </w:pPr>
            <w:r w:rsidRPr="006F23D7">
              <w:rPr>
                <w:sz w:val="22"/>
                <w:szCs w:val="18"/>
                <w:rPrChange w:id="4113" w:author="Bedsole, Lisa K. [US-US]" w:date="2026-06-24T11:06:00Z" w16du:dateUtc="2026-06-24T15:06:00Z">
                  <w:rPr/>
                </w:rPrChange>
              </w:rPr>
              <w:t>Contrast → IoU</w:t>
            </w:r>
          </w:p>
        </w:tc>
        <w:tc>
          <w:tcPr>
            <w:tcW w:w="2016" w:type="dxa"/>
            <w:tcPrChange w:id="4114" w:author="Bedsole, Lisa K. [US-US]" w:date="2026-06-24T11:06:00Z" w16du:dateUtc="2026-06-24T15:06:00Z">
              <w:tcPr>
                <w:tcW w:w="2016" w:type="dxa"/>
                <w:gridSpan w:val="2"/>
              </w:tcPr>
            </w:tcPrChange>
          </w:tcPr>
          <w:p w14:paraId="064CAEA1" w14:textId="6C351480" w:rsidR="00A04E7A" w:rsidRPr="006F23D7" w:rsidRDefault="00A04E7A" w:rsidP="00A04E7A">
            <w:pPr>
              <w:pStyle w:val="FHWATableBodyText"/>
              <w:rPr>
                <w:sz w:val="22"/>
                <w:szCs w:val="18"/>
                <w:lang w:bidi="en-US"/>
                <w:rPrChange w:id="4115" w:author="Bedsole, Lisa K. [US-US]" w:date="2026-06-24T11:06:00Z" w16du:dateUtc="2026-06-24T15:06:00Z">
                  <w:rPr>
                    <w:lang w:bidi="en-US"/>
                  </w:rPr>
                </w:rPrChange>
              </w:rPr>
            </w:pPr>
            <w:r w:rsidRPr="006F23D7">
              <w:rPr>
                <w:sz w:val="22"/>
                <w:szCs w:val="18"/>
                <w:rPrChange w:id="4116" w:author="Bedsole, Lisa K. [US-US]" w:date="2026-06-24T11:06:00Z" w16du:dateUtc="2026-06-24T15:06:00Z">
                  <w:rPr/>
                </w:rPrChange>
              </w:rPr>
              <w:t>Image-level I2 and D3 results</w:t>
            </w:r>
          </w:p>
        </w:tc>
        <w:tc>
          <w:tcPr>
            <w:tcW w:w="3888" w:type="dxa"/>
            <w:tcPrChange w:id="4117" w:author="Bedsole, Lisa K. [US-US]" w:date="2026-06-24T11:06:00Z" w16du:dateUtc="2026-06-24T15:06:00Z">
              <w:tcPr>
                <w:tcW w:w="3888" w:type="dxa"/>
                <w:gridSpan w:val="2"/>
              </w:tcPr>
            </w:tcPrChange>
          </w:tcPr>
          <w:p w14:paraId="46D3FB34" w14:textId="4AA4FD2C" w:rsidR="00A04E7A" w:rsidRPr="006F23D7" w:rsidRDefault="00A04E7A" w:rsidP="00A04E7A">
            <w:pPr>
              <w:pStyle w:val="FHWATableBodyText"/>
              <w:rPr>
                <w:sz w:val="22"/>
                <w:szCs w:val="18"/>
                <w:lang w:bidi="en-US"/>
                <w:rPrChange w:id="4118" w:author="Bedsole, Lisa K. [US-US]" w:date="2026-06-24T11:06:00Z" w16du:dateUtc="2026-06-24T15:06:00Z">
                  <w:rPr>
                    <w:lang w:bidi="en-US"/>
                  </w:rPr>
                </w:rPrChange>
              </w:rPr>
            </w:pPr>
            <w:r w:rsidRPr="006F23D7">
              <w:rPr>
                <w:sz w:val="22"/>
                <w:szCs w:val="18"/>
                <w:rPrChange w:id="4119" w:author="Bedsole, Lisa K. [US-US]" w:date="2026-06-24T11:06:00Z" w16du:dateUtc="2026-06-24T15:06:00Z">
                  <w:rPr/>
                </w:rPrChange>
              </w:rPr>
              <w:t>Calculates the Pearson correlation between the Boundary Contrast Ratio and Segmentation IoU across eligible images.</w:t>
            </w:r>
          </w:p>
        </w:tc>
        <w:tc>
          <w:tcPr>
            <w:tcW w:w="1440" w:type="dxa"/>
            <w:tcPrChange w:id="4120" w:author="Bedsole, Lisa K. [US-US]" w:date="2026-06-24T11:06:00Z" w16du:dateUtc="2026-06-24T15:06:00Z">
              <w:tcPr>
                <w:tcW w:w="1440" w:type="dxa"/>
                <w:gridSpan w:val="2"/>
              </w:tcPr>
            </w:tcPrChange>
          </w:tcPr>
          <w:p w14:paraId="2EEC6B16" w14:textId="36916FBB" w:rsidR="00A04E7A" w:rsidRPr="006F23D7" w:rsidRDefault="00A04E7A" w:rsidP="00A04E7A">
            <w:pPr>
              <w:pStyle w:val="FHWATableBodyText"/>
              <w:rPr>
                <w:sz w:val="22"/>
                <w:szCs w:val="18"/>
                <w:rPrChange w:id="4121" w:author="Bedsole, Lisa K. [US-US]" w:date="2026-06-24T11:06:00Z" w16du:dateUtc="2026-06-24T15:06:00Z">
                  <w:rPr/>
                </w:rPrChange>
              </w:rPr>
            </w:pPr>
            <w:r w:rsidRPr="006F23D7">
              <w:rPr>
                <w:sz w:val="22"/>
                <w:szCs w:val="18"/>
                <w:rPrChange w:id="4122" w:author="Bedsole, Lisa K. [US-US]" w:date="2026-06-24T11:06:00Z" w16du:dateUtc="2026-06-24T15:06:00Z">
                  <w:rPr/>
                </w:rPrChange>
              </w:rPr>
              <w:t>−1 to +1</w:t>
            </w:r>
          </w:p>
        </w:tc>
        <w:tc>
          <w:tcPr>
            <w:tcW w:w="4464" w:type="dxa"/>
            <w:tcPrChange w:id="4123" w:author="Bedsole, Lisa K. [US-US]" w:date="2026-06-24T11:06:00Z" w16du:dateUtc="2026-06-24T15:06:00Z">
              <w:tcPr>
                <w:tcW w:w="4464" w:type="dxa"/>
                <w:gridSpan w:val="2"/>
              </w:tcPr>
            </w:tcPrChange>
          </w:tcPr>
          <w:p w14:paraId="4D58D3E1" w14:textId="0F2D0B0A" w:rsidR="00A04E7A" w:rsidRPr="006F23D7" w:rsidRDefault="00A04E7A" w:rsidP="00A04E7A">
            <w:pPr>
              <w:pStyle w:val="FHWATableBodyText"/>
              <w:rPr>
                <w:sz w:val="22"/>
                <w:szCs w:val="18"/>
                <w:lang w:bidi="en-US"/>
                <w:rPrChange w:id="4124" w:author="Bedsole, Lisa K. [US-US]" w:date="2026-06-24T11:06:00Z" w16du:dateUtc="2026-06-24T15:06:00Z">
                  <w:rPr>
                    <w:lang w:bidi="en-US"/>
                  </w:rPr>
                </w:rPrChange>
              </w:rPr>
            </w:pPr>
            <w:r w:rsidRPr="006F23D7">
              <w:rPr>
                <w:sz w:val="22"/>
                <w:szCs w:val="18"/>
                <w:rPrChange w:id="4125" w:author="Bedsole, Lisa K. [US-US]" w:date="2026-06-24T11:06:00Z" w16du:dateUtc="2026-06-24T15:06:00Z">
                  <w:rPr/>
                </w:rPrChange>
              </w:rPr>
              <w:t>A positive value indicates that higher apparent marking-to-pavement contrast is associated with stronger spatial agreement. The relationship may also reflect lighting, camera exposure, shadow, wet pavement, image quality, and dataset-specific characteristics.</w:t>
            </w:r>
          </w:p>
        </w:tc>
      </w:tr>
      <w:tr w:rsidR="00A04E7A" w:rsidRPr="006F23D7" w14:paraId="022F9A99" w14:textId="77777777" w:rsidTr="006F23D7">
        <w:trPr>
          <w:trPrChange w:id="4126" w:author="Bedsole, Lisa K. [US-US]" w:date="2026-06-24T11:06:00Z" w16du:dateUtc="2026-06-24T15:06:00Z">
            <w:trPr>
              <w:jc w:val="center"/>
            </w:trPr>
          </w:trPrChange>
        </w:trPr>
        <w:tc>
          <w:tcPr>
            <w:tcW w:w="539" w:type="dxa"/>
            <w:tcPrChange w:id="4127" w:author="Bedsole, Lisa K. [US-US]" w:date="2026-06-24T11:06:00Z" w16du:dateUtc="2026-06-24T15:06:00Z">
              <w:tcPr>
                <w:tcW w:w="539" w:type="dxa"/>
                <w:gridSpan w:val="2"/>
              </w:tcPr>
            </w:tcPrChange>
          </w:tcPr>
          <w:p w14:paraId="20F5AD7B" w14:textId="6DB511E8" w:rsidR="00A04E7A" w:rsidRPr="006F23D7" w:rsidRDefault="00A04E7A" w:rsidP="00A04E7A">
            <w:pPr>
              <w:pStyle w:val="FHWATableBodyText"/>
              <w:rPr>
                <w:sz w:val="22"/>
                <w:szCs w:val="18"/>
                <w:lang w:bidi="en-US"/>
                <w:rPrChange w:id="4128" w:author="Bedsole, Lisa K. [US-US]" w:date="2026-06-24T11:06:00Z" w16du:dateUtc="2026-06-24T15:06:00Z">
                  <w:rPr>
                    <w:lang w:bidi="en-US"/>
                  </w:rPr>
                </w:rPrChange>
              </w:rPr>
            </w:pPr>
            <w:r w:rsidRPr="006F23D7">
              <w:rPr>
                <w:sz w:val="22"/>
                <w:szCs w:val="18"/>
                <w:rPrChange w:id="4129" w:author="Bedsole, Lisa K. [US-US]" w:date="2026-06-24T11:06:00Z" w16du:dateUtc="2026-06-24T15:06:00Z">
                  <w:rPr/>
                </w:rPrChange>
              </w:rPr>
              <w:t>C3</w:t>
            </w:r>
          </w:p>
        </w:tc>
        <w:tc>
          <w:tcPr>
            <w:tcW w:w="1561" w:type="dxa"/>
            <w:tcPrChange w:id="4130" w:author="Bedsole, Lisa K. [US-US]" w:date="2026-06-24T11:06:00Z" w16du:dateUtc="2026-06-24T15:06:00Z">
              <w:tcPr>
                <w:tcW w:w="1561" w:type="dxa"/>
                <w:gridSpan w:val="2"/>
              </w:tcPr>
            </w:tcPrChange>
          </w:tcPr>
          <w:p w14:paraId="0C0D16A9" w14:textId="110CC206" w:rsidR="00A04E7A" w:rsidRPr="006F23D7" w:rsidRDefault="00A04E7A" w:rsidP="00A04E7A">
            <w:pPr>
              <w:pStyle w:val="FHWATableBodyText"/>
              <w:rPr>
                <w:sz w:val="22"/>
                <w:szCs w:val="18"/>
                <w:rPrChange w:id="4131" w:author="Bedsole, Lisa K. [US-US]" w:date="2026-06-24T11:06:00Z" w16du:dateUtc="2026-06-24T15:06:00Z">
                  <w:rPr/>
                </w:rPrChange>
              </w:rPr>
            </w:pPr>
            <w:r w:rsidRPr="006F23D7">
              <w:rPr>
                <w:sz w:val="22"/>
                <w:szCs w:val="18"/>
                <w:rPrChange w:id="4132" w:author="Bedsole, Lisa K. [US-US]" w:date="2026-06-24T11:06:00Z" w16du:dateUtc="2026-06-24T15:06:00Z">
                  <w:rPr/>
                </w:rPrChange>
              </w:rPr>
              <w:t>Sharpness → IoU</w:t>
            </w:r>
          </w:p>
        </w:tc>
        <w:tc>
          <w:tcPr>
            <w:tcW w:w="2016" w:type="dxa"/>
            <w:tcPrChange w:id="4133" w:author="Bedsole, Lisa K. [US-US]" w:date="2026-06-24T11:06:00Z" w16du:dateUtc="2026-06-24T15:06:00Z">
              <w:tcPr>
                <w:tcW w:w="2016" w:type="dxa"/>
                <w:gridSpan w:val="2"/>
              </w:tcPr>
            </w:tcPrChange>
          </w:tcPr>
          <w:p w14:paraId="6D2B161A" w14:textId="7FF6C69B" w:rsidR="00A04E7A" w:rsidRPr="006F23D7" w:rsidRDefault="00A04E7A" w:rsidP="00A04E7A">
            <w:pPr>
              <w:pStyle w:val="FHWATableBodyText"/>
              <w:rPr>
                <w:sz w:val="22"/>
                <w:szCs w:val="18"/>
                <w:lang w:bidi="en-US"/>
                <w:rPrChange w:id="4134" w:author="Bedsole, Lisa K. [US-US]" w:date="2026-06-24T11:06:00Z" w16du:dateUtc="2026-06-24T15:06:00Z">
                  <w:rPr>
                    <w:lang w:bidi="en-US"/>
                  </w:rPr>
                </w:rPrChange>
              </w:rPr>
            </w:pPr>
            <w:r w:rsidRPr="006F23D7">
              <w:rPr>
                <w:sz w:val="22"/>
                <w:szCs w:val="18"/>
                <w:rPrChange w:id="4135" w:author="Bedsole, Lisa K. [US-US]" w:date="2026-06-24T11:06:00Z" w16du:dateUtc="2026-06-24T15:06:00Z">
                  <w:rPr/>
                </w:rPrChange>
              </w:rPr>
              <w:t>Image-level I3 and D3 results</w:t>
            </w:r>
          </w:p>
        </w:tc>
        <w:tc>
          <w:tcPr>
            <w:tcW w:w="3888" w:type="dxa"/>
            <w:tcPrChange w:id="4136" w:author="Bedsole, Lisa K. [US-US]" w:date="2026-06-24T11:06:00Z" w16du:dateUtc="2026-06-24T15:06:00Z">
              <w:tcPr>
                <w:tcW w:w="3888" w:type="dxa"/>
                <w:gridSpan w:val="2"/>
              </w:tcPr>
            </w:tcPrChange>
          </w:tcPr>
          <w:p w14:paraId="28FBD2F1" w14:textId="3956AC9D" w:rsidR="00A04E7A" w:rsidRPr="006F23D7" w:rsidRDefault="00A04E7A" w:rsidP="00A04E7A">
            <w:pPr>
              <w:pStyle w:val="FHWATableBodyText"/>
              <w:rPr>
                <w:sz w:val="22"/>
                <w:szCs w:val="18"/>
                <w:lang w:bidi="en-US"/>
                <w:rPrChange w:id="4137" w:author="Bedsole, Lisa K. [US-US]" w:date="2026-06-24T11:06:00Z" w16du:dateUtc="2026-06-24T15:06:00Z">
                  <w:rPr>
                    <w:lang w:bidi="en-US"/>
                  </w:rPr>
                </w:rPrChange>
              </w:rPr>
            </w:pPr>
            <w:r w:rsidRPr="006F23D7">
              <w:rPr>
                <w:sz w:val="22"/>
                <w:szCs w:val="18"/>
                <w:rPrChange w:id="4138" w:author="Bedsole, Lisa K. [US-US]" w:date="2026-06-24T11:06:00Z" w16du:dateUtc="2026-06-24T15:06:00Z">
                  <w:rPr/>
                </w:rPrChange>
              </w:rPr>
              <w:t>Calculates the Pearson correlation between the Boundary Sharpness Score and Segmentation IoU across eligible images.</w:t>
            </w:r>
          </w:p>
        </w:tc>
        <w:tc>
          <w:tcPr>
            <w:tcW w:w="1440" w:type="dxa"/>
            <w:tcPrChange w:id="4139" w:author="Bedsole, Lisa K. [US-US]" w:date="2026-06-24T11:06:00Z" w16du:dateUtc="2026-06-24T15:06:00Z">
              <w:tcPr>
                <w:tcW w:w="1440" w:type="dxa"/>
                <w:gridSpan w:val="2"/>
              </w:tcPr>
            </w:tcPrChange>
          </w:tcPr>
          <w:p w14:paraId="5E2C6B7B" w14:textId="4D28CF03" w:rsidR="00A04E7A" w:rsidRPr="006F23D7" w:rsidRDefault="00A04E7A" w:rsidP="00A04E7A">
            <w:pPr>
              <w:pStyle w:val="FHWATableBodyText"/>
              <w:rPr>
                <w:sz w:val="22"/>
                <w:szCs w:val="18"/>
                <w:rPrChange w:id="4140" w:author="Bedsole, Lisa K. [US-US]" w:date="2026-06-24T11:06:00Z" w16du:dateUtc="2026-06-24T15:06:00Z">
                  <w:rPr/>
                </w:rPrChange>
              </w:rPr>
            </w:pPr>
            <w:r w:rsidRPr="006F23D7">
              <w:rPr>
                <w:sz w:val="22"/>
                <w:szCs w:val="18"/>
                <w:rPrChange w:id="4141" w:author="Bedsole, Lisa K. [US-US]" w:date="2026-06-24T11:06:00Z" w16du:dateUtc="2026-06-24T15:06:00Z">
                  <w:rPr/>
                </w:rPrChange>
              </w:rPr>
              <w:t>−1 to +1</w:t>
            </w:r>
          </w:p>
        </w:tc>
        <w:tc>
          <w:tcPr>
            <w:tcW w:w="4464" w:type="dxa"/>
            <w:tcPrChange w:id="4142" w:author="Bedsole, Lisa K. [US-US]" w:date="2026-06-24T11:06:00Z" w16du:dateUtc="2026-06-24T15:06:00Z">
              <w:tcPr>
                <w:tcW w:w="4464" w:type="dxa"/>
                <w:gridSpan w:val="2"/>
              </w:tcPr>
            </w:tcPrChange>
          </w:tcPr>
          <w:p w14:paraId="5FD825D1" w14:textId="1038D2FB" w:rsidR="00A04E7A" w:rsidRPr="006F23D7" w:rsidRDefault="00A04E7A" w:rsidP="00A04E7A">
            <w:pPr>
              <w:pStyle w:val="FHWATableBodyText"/>
              <w:rPr>
                <w:sz w:val="22"/>
                <w:szCs w:val="18"/>
                <w:lang w:bidi="en-US"/>
                <w:rPrChange w:id="4143" w:author="Bedsole, Lisa K. [US-US]" w:date="2026-06-24T11:06:00Z" w16du:dateUtc="2026-06-24T15:06:00Z">
                  <w:rPr>
                    <w:lang w:bidi="en-US"/>
                  </w:rPr>
                </w:rPrChange>
              </w:rPr>
            </w:pPr>
            <w:r w:rsidRPr="006F23D7">
              <w:rPr>
                <w:sz w:val="22"/>
                <w:szCs w:val="18"/>
                <w:rPrChange w:id="4144" w:author="Bedsole, Lisa K. [US-US]" w:date="2026-06-24T11:06:00Z" w16du:dateUtc="2026-06-24T15:06:00Z">
                  <w:rPr/>
                </w:rPrChange>
              </w:rPr>
              <w:t>A positive value indicates that greater boundary sharpness is associated with stronger spatial agreement. Boundary sharpness is an image-based measure and should not be interpreted as a direct measure of pavement marking material condition.</w:t>
            </w:r>
          </w:p>
        </w:tc>
      </w:tr>
      <w:tr w:rsidR="00A04E7A" w:rsidRPr="006F23D7" w14:paraId="3C4A8094" w14:textId="77777777" w:rsidTr="006F23D7">
        <w:trPr>
          <w:trPrChange w:id="4145" w:author="Bedsole, Lisa K. [US-US]" w:date="2026-06-24T11:06:00Z" w16du:dateUtc="2026-06-24T15:06:00Z">
            <w:trPr>
              <w:jc w:val="center"/>
            </w:trPr>
          </w:trPrChange>
        </w:trPr>
        <w:tc>
          <w:tcPr>
            <w:tcW w:w="539" w:type="dxa"/>
            <w:tcPrChange w:id="4146" w:author="Bedsole, Lisa K. [US-US]" w:date="2026-06-24T11:06:00Z" w16du:dateUtc="2026-06-24T15:06:00Z">
              <w:tcPr>
                <w:tcW w:w="539" w:type="dxa"/>
                <w:gridSpan w:val="2"/>
              </w:tcPr>
            </w:tcPrChange>
          </w:tcPr>
          <w:p w14:paraId="774A809F" w14:textId="51531E4F" w:rsidR="00A04E7A" w:rsidRPr="006F23D7" w:rsidRDefault="00A04E7A" w:rsidP="00A04E7A">
            <w:pPr>
              <w:pStyle w:val="FHWATableBodyText"/>
              <w:rPr>
                <w:sz w:val="22"/>
                <w:szCs w:val="18"/>
                <w:rPrChange w:id="4147" w:author="Bedsole, Lisa K. [US-US]" w:date="2026-06-24T11:06:00Z" w16du:dateUtc="2026-06-24T15:06:00Z">
                  <w:rPr/>
                </w:rPrChange>
              </w:rPr>
            </w:pPr>
            <w:r w:rsidRPr="006F23D7">
              <w:rPr>
                <w:sz w:val="22"/>
                <w:szCs w:val="18"/>
                <w:rPrChange w:id="4148" w:author="Bedsole, Lisa K. [US-US]" w:date="2026-06-24T11:06:00Z" w16du:dateUtc="2026-06-24T15:06:00Z">
                  <w:rPr/>
                </w:rPrChange>
              </w:rPr>
              <w:t>C4</w:t>
            </w:r>
          </w:p>
        </w:tc>
        <w:tc>
          <w:tcPr>
            <w:tcW w:w="1561" w:type="dxa"/>
            <w:tcPrChange w:id="4149" w:author="Bedsole, Lisa K. [US-US]" w:date="2026-06-24T11:06:00Z" w16du:dateUtc="2026-06-24T15:06:00Z">
              <w:tcPr>
                <w:tcW w:w="1561" w:type="dxa"/>
                <w:gridSpan w:val="2"/>
              </w:tcPr>
            </w:tcPrChange>
          </w:tcPr>
          <w:p w14:paraId="003557F1" w14:textId="36AD7D4A" w:rsidR="00A04E7A" w:rsidRPr="006F23D7" w:rsidRDefault="00A04E7A" w:rsidP="00A04E7A">
            <w:pPr>
              <w:pStyle w:val="FHWATableBodyText"/>
              <w:rPr>
                <w:sz w:val="22"/>
                <w:szCs w:val="18"/>
                <w:rPrChange w:id="4150" w:author="Bedsole, Lisa K. [US-US]" w:date="2026-06-24T11:06:00Z" w16du:dateUtc="2026-06-24T15:06:00Z">
                  <w:rPr/>
                </w:rPrChange>
              </w:rPr>
            </w:pPr>
            <w:r w:rsidRPr="006F23D7">
              <w:rPr>
                <w:sz w:val="22"/>
                <w:szCs w:val="18"/>
                <w:rPrChange w:id="4151" w:author="Bedsole, Lisa K. [US-US]" w:date="2026-06-24T11:06:00Z" w16du:dateUtc="2026-06-24T15:06:00Z">
                  <w:rPr/>
                </w:rPrChange>
              </w:rPr>
              <w:t>Curvature → Performance Gap</w:t>
            </w:r>
          </w:p>
        </w:tc>
        <w:tc>
          <w:tcPr>
            <w:tcW w:w="2016" w:type="dxa"/>
            <w:tcPrChange w:id="4152" w:author="Bedsole, Lisa K. [US-US]" w:date="2026-06-24T11:06:00Z" w16du:dateUtc="2026-06-24T15:06:00Z">
              <w:tcPr>
                <w:tcW w:w="2016" w:type="dxa"/>
                <w:gridSpan w:val="2"/>
              </w:tcPr>
            </w:tcPrChange>
          </w:tcPr>
          <w:p w14:paraId="197B6CA1" w14:textId="4476FCD9" w:rsidR="00A04E7A" w:rsidRPr="006F23D7" w:rsidRDefault="00A04E7A" w:rsidP="00A04E7A">
            <w:pPr>
              <w:pStyle w:val="FHWATableBodyText"/>
              <w:rPr>
                <w:sz w:val="22"/>
                <w:szCs w:val="18"/>
                <w:rPrChange w:id="4153" w:author="Bedsole, Lisa K. [US-US]" w:date="2026-06-24T11:06:00Z" w16du:dateUtc="2026-06-24T15:06:00Z">
                  <w:rPr/>
                </w:rPrChange>
              </w:rPr>
            </w:pPr>
            <w:r w:rsidRPr="006F23D7">
              <w:rPr>
                <w:sz w:val="22"/>
                <w:szCs w:val="18"/>
                <w:rPrChange w:id="4154" w:author="Bedsole, Lisa K. [US-US]" w:date="2026-06-24T11:06:00Z" w16du:dateUtc="2026-06-24T15:06:00Z">
                  <w:rPr/>
                </w:rPrChange>
              </w:rPr>
              <w:t>Image-level I5 and D3 results</w:t>
            </w:r>
          </w:p>
        </w:tc>
        <w:tc>
          <w:tcPr>
            <w:tcW w:w="3888" w:type="dxa"/>
            <w:tcPrChange w:id="4155" w:author="Bedsole, Lisa K. [US-US]" w:date="2026-06-24T11:06:00Z" w16du:dateUtc="2026-06-24T15:06:00Z">
              <w:tcPr>
                <w:tcW w:w="3888" w:type="dxa"/>
                <w:gridSpan w:val="2"/>
              </w:tcPr>
            </w:tcPrChange>
          </w:tcPr>
          <w:p w14:paraId="2F03192F" w14:textId="545856CB" w:rsidR="00A04E7A" w:rsidRPr="006F23D7" w:rsidRDefault="00A04E7A" w:rsidP="00A04E7A">
            <w:pPr>
              <w:pStyle w:val="FHWATableBodyText"/>
              <w:rPr>
                <w:sz w:val="22"/>
                <w:szCs w:val="18"/>
                <w:rPrChange w:id="4156" w:author="Bedsole, Lisa K. [US-US]" w:date="2026-06-24T11:06:00Z" w16du:dateUtc="2026-06-24T15:06:00Z">
                  <w:rPr/>
                </w:rPrChange>
              </w:rPr>
            </w:pPr>
            <w:r w:rsidRPr="006F23D7">
              <w:rPr>
                <w:sz w:val="22"/>
                <w:szCs w:val="18"/>
                <w:rPrChange w:id="4157" w:author="Bedsole, Lisa K. [US-US]" w:date="2026-06-24T11:06:00Z" w16du:dateUtc="2026-06-24T15:06:00Z">
                  <w:rPr/>
                </w:rPrChange>
              </w:rPr>
              <w:t>Divides eligible images into lower- and higher-curvature groups using the median I5 value. Calculates the difference between the mean IoU of the lower-curvature group and the mean IoU of the higher-curvature group.</w:t>
            </w:r>
          </w:p>
        </w:tc>
        <w:tc>
          <w:tcPr>
            <w:tcW w:w="1440" w:type="dxa"/>
            <w:tcPrChange w:id="4158" w:author="Bedsole, Lisa K. [US-US]" w:date="2026-06-24T11:06:00Z" w16du:dateUtc="2026-06-24T15:06:00Z">
              <w:tcPr>
                <w:tcW w:w="1440" w:type="dxa"/>
                <w:gridSpan w:val="2"/>
              </w:tcPr>
            </w:tcPrChange>
          </w:tcPr>
          <w:p w14:paraId="52FE2D41" w14:textId="09F7364B" w:rsidR="00A04E7A" w:rsidRPr="006F23D7" w:rsidRDefault="00A04E7A" w:rsidP="00A04E7A">
            <w:pPr>
              <w:pStyle w:val="FHWATableBodyText"/>
              <w:rPr>
                <w:sz w:val="22"/>
                <w:szCs w:val="18"/>
                <w:rPrChange w:id="4159" w:author="Bedsole, Lisa K. [US-US]" w:date="2026-06-24T11:06:00Z" w16du:dateUtc="2026-06-24T15:06:00Z">
                  <w:rPr/>
                </w:rPrChange>
              </w:rPr>
            </w:pPr>
            <w:r w:rsidRPr="006F23D7">
              <w:rPr>
                <w:sz w:val="22"/>
                <w:szCs w:val="18"/>
                <w:rPrChange w:id="4160" w:author="Bedsole, Lisa K. [US-US]" w:date="2026-06-24T11:06:00Z" w16du:dateUtc="2026-06-24T15:06:00Z">
                  <w:rPr/>
                </w:rPrChange>
              </w:rPr>
              <w:t>−1 to +1</w:t>
            </w:r>
          </w:p>
        </w:tc>
        <w:tc>
          <w:tcPr>
            <w:tcW w:w="4464" w:type="dxa"/>
            <w:tcPrChange w:id="4161" w:author="Bedsole, Lisa K. [US-US]" w:date="2026-06-24T11:06:00Z" w16du:dateUtc="2026-06-24T15:06:00Z">
              <w:tcPr>
                <w:tcW w:w="4464" w:type="dxa"/>
                <w:gridSpan w:val="2"/>
              </w:tcPr>
            </w:tcPrChange>
          </w:tcPr>
          <w:p w14:paraId="24E9E6DD" w14:textId="1482F8B7" w:rsidR="00A04E7A" w:rsidRPr="006F23D7" w:rsidRDefault="00A04E7A" w:rsidP="00A04E7A">
            <w:pPr>
              <w:pStyle w:val="FHWATableBodyText"/>
              <w:rPr>
                <w:sz w:val="22"/>
                <w:szCs w:val="18"/>
                <w:rPrChange w:id="4162" w:author="Bedsole, Lisa K. [US-US]" w:date="2026-06-24T11:06:00Z" w16du:dateUtc="2026-06-24T15:06:00Z">
                  <w:rPr/>
                </w:rPrChange>
              </w:rPr>
            </w:pPr>
            <w:r w:rsidRPr="006F23D7">
              <w:rPr>
                <w:sz w:val="22"/>
                <w:szCs w:val="18"/>
                <w:rPrChange w:id="4163" w:author="Bedsole, Lisa K. [US-US]" w:date="2026-06-24T11:06:00Z" w16du:dateUtc="2026-06-24T15:06:00Z">
                  <w:rPr/>
                </w:rPrChange>
              </w:rPr>
              <w:t>A positive value indicates that the higher-curvature group had lower mean spatial agreement. The metric reflects image-space lane-path variation and camera perspective; it does not directly measure roadway design curvature or establish that curvature caused the observed performance difference.</w:t>
            </w:r>
          </w:p>
        </w:tc>
      </w:tr>
      <w:tr w:rsidR="00A04E7A" w:rsidRPr="006F23D7" w14:paraId="3A270E3D" w14:textId="77777777" w:rsidTr="006F23D7">
        <w:trPr>
          <w:trPrChange w:id="4164" w:author="Bedsole, Lisa K. [US-US]" w:date="2026-06-24T11:06:00Z" w16du:dateUtc="2026-06-24T15:06:00Z">
            <w:trPr>
              <w:jc w:val="center"/>
            </w:trPr>
          </w:trPrChange>
        </w:trPr>
        <w:tc>
          <w:tcPr>
            <w:tcW w:w="539" w:type="dxa"/>
            <w:tcPrChange w:id="4165" w:author="Bedsole, Lisa K. [US-US]" w:date="2026-06-24T11:06:00Z" w16du:dateUtc="2026-06-24T15:06:00Z">
              <w:tcPr>
                <w:tcW w:w="539" w:type="dxa"/>
                <w:gridSpan w:val="2"/>
              </w:tcPr>
            </w:tcPrChange>
          </w:tcPr>
          <w:p w14:paraId="113394DF" w14:textId="452B4E10" w:rsidR="00A04E7A" w:rsidRPr="006F23D7" w:rsidRDefault="00A04E7A" w:rsidP="00A04E7A">
            <w:pPr>
              <w:pStyle w:val="FHWATableBodyText"/>
              <w:rPr>
                <w:sz w:val="22"/>
                <w:szCs w:val="18"/>
                <w:rPrChange w:id="4166" w:author="Bedsole, Lisa K. [US-US]" w:date="2026-06-24T11:06:00Z" w16du:dateUtc="2026-06-24T15:06:00Z">
                  <w:rPr/>
                </w:rPrChange>
              </w:rPr>
            </w:pPr>
            <w:r w:rsidRPr="006F23D7">
              <w:rPr>
                <w:sz w:val="22"/>
                <w:szCs w:val="18"/>
                <w:rPrChange w:id="4167" w:author="Bedsole, Lisa K. [US-US]" w:date="2026-06-24T11:06:00Z" w16du:dateUtc="2026-06-24T15:06:00Z">
                  <w:rPr/>
                </w:rPrChange>
              </w:rPr>
              <w:lastRenderedPageBreak/>
              <w:t>C5</w:t>
            </w:r>
          </w:p>
        </w:tc>
        <w:tc>
          <w:tcPr>
            <w:tcW w:w="1561" w:type="dxa"/>
            <w:tcPrChange w:id="4168" w:author="Bedsole, Lisa K. [US-US]" w:date="2026-06-24T11:06:00Z" w16du:dateUtc="2026-06-24T15:06:00Z">
              <w:tcPr>
                <w:tcW w:w="1561" w:type="dxa"/>
                <w:gridSpan w:val="2"/>
              </w:tcPr>
            </w:tcPrChange>
          </w:tcPr>
          <w:p w14:paraId="02E2E018" w14:textId="2ADF8D84" w:rsidR="00A04E7A" w:rsidRPr="006F23D7" w:rsidRDefault="00A04E7A" w:rsidP="00A04E7A">
            <w:pPr>
              <w:pStyle w:val="FHWATableBodyText"/>
              <w:rPr>
                <w:sz w:val="22"/>
                <w:szCs w:val="18"/>
                <w:rPrChange w:id="4169" w:author="Bedsole, Lisa K. [US-US]" w:date="2026-06-24T11:06:00Z" w16du:dateUtc="2026-06-24T15:06:00Z">
                  <w:rPr/>
                </w:rPrChange>
              </w:rPr>
            </w:pPr>
            <w:r w:rsidRPr="006F23D7">
              <w:rPr>
                <w:sz w:val="22"/>
                <w:szCs w:val="18"/>
                <w:rPrChange w:id="4170" w:author="Bedsole, Lisa K. [US-US]" w:date="2026-06-24T11:06:00Z" w16du:dateUtc="2026-06-24T15:06:00Z">
                  <w:rPr/>
                </w:rPrChange>
              </w:rPr>
              <w:t>Condition Degradation Ranking</w:t>
            </w:r>
          </w:p>
        </w:tc>
        <w:tc>
          <w:tcPr>
            <w:tcW w:w="2016" w:type="dxa"/>
            <w:tcPrChange w:id="4171" w:author="Bedsole, Lisa K. [US-US]" w:date="2026-06-24T11:06:00Z" w16du:dateUtc="2026-06-24T15:06:00Z">
              <w:tcPr>
                <w:tcW w:w="2016" w:type="dxa"/>
                <w:gridSpan w:val="2"/>
              </w:tcPr>
            </w:tcPrChange>
          </w:tcPr>
          <w:p w14:paraId="54BBAB38" w14:textId="3414C03B" w:rsidR="00A04E7A" w:rsidRPr="006F23D7" w:rsidRDefault="00A04E7A" w:rsidP="00A04E7A">
            <w:pPr>
              <w:pStyle w:val="FHWATableBodyText"/>
              <w:rPr>
                <w:sz w:val="22"/>
                <w:szCs w:val="18"/>
                <w:rPrChange w:id="4172" w:author="Bedsole, Lisa K. [US-US]" w:date="2026-06-24T11:06:00Z" w16du:dateUtc="2026-06-24T15:06:00Z">
                  <w:rPr/>
                </w:rPrChange>
              </w:rPr>
            </w:pPr>
            <w:r w:rsidRPr="006F23D7">
              <w:rPr>
                <w:sz w:val="22"/>
                <w:szCs w:val="18"/>
                <w:rPrChange w:id="4173" w:author="Bedsole, Lisa K. [US-US]" w:date="2026-06-24T11:06:00Z" w16du:dateUtc="2026-06-24T15:06:00Z">
                  <w:rPr/>
                </w:rPrChange>
              </w:rPr>
              <w:t>I1, I2, I3, D1, D3, D4, and applicable screening group tags</w:t>
            </w:r>
          </w:p>
        </w:tc>
        <w:tc>
          <w:tcPr>
            <w:tcW w:w="3888" w:type="dxa"/>
            <w:tcPrChange w:id="4174" w:author="Bedsole, Lisa K. [US-US]" w:date="2026-06-24T11:06:00Z" w16du:dateUtc="2026-06-24T15:06:00Z">
              <w:tcPr>
                <w:tcW w:w="3888" w:type="dxa"/>
                <w:gridSpan w:val="2"/>
              </w:tcPr>
            </w:tcPrChange>
          </w:tcPr>
          <w:p w14:paraId="3EA46D85" w14:textId="20045F35" w:rsidR="00A04E7A" w:rsidRPr="006F23D7" w:rsidRDefault="00A04E7A" w:rsidP="00A04E7A">
            <w:pPr>
              <w:pStyle w:val="FHWATableBodyText"/>
              <w:rPr>
                <w:sz w:val="22"/>
                <w:szCs w:val="18"/>
                <w:rPrChange w:id="4175" w:author="Bedsole, Lisa K. [US-US]" w:date="2026-06-24T11:06:00Z" w16du:dateUtc="2026-06-24T15:06:00Z">
                  <w:rPr/>
                </w:rPrChange>
              </w:rPr>
            </w:pPr>
            <w:r w:rsidRPr="006F23D7">
              <w:rPr>
                <w:sz w:val="22"/>
                <w:szCs w:val="18"/>
                <w:rPrChange w:id="4176" w:author="Bedsole, Lisa K. [US-US]" w:date="2026-06-24T11:06:00Z" w16du:dateUtc="2026-06-24T15:06:00Z">
                  <w:rPr/>
                </w:rPrChange>
              </w:rPr>
              <w:t>For each selected condition group, calculates the mean value of each component metric and compares it with a documented reference condition, such as a clear, daylight, dry, or non</w:t>
            </w:r>
            <w:del w:id="4177" w:author="Bedsole, Lisa K. [US-US]" w:date="2026-06-24T14:24:00Z" w16du:dateUtc="2026-06-24T18:24:00Z">
              <w:r w:rsidRPr="006F23D7">
                <w:rPr>
                  <w:sz w:val="22"/>
                  <w:szCs w:val="18"/>
                  <w:rPrChange w:id="4178" w:author="Bedsole, Lisa K. [US-US]" w:date="2026-06-24T11:06:00Z" w16du:dateUtc="2026-06-24T15:06:00Z">
                    <w:rPr/>
                  </w:rPrChange>
                </w:rPr>
                <w:delText>-</w:delText>
              </w:r>
            </w:del>
            <w:r w:rsidRPr="006F23D7">
              <w:rPr>
                <w:sz w:val="22"/>
                <w:szCs w:val="18"/>
                <w:rPrChange w:id="4179" w:author="Bedsole, Lisa K. [US-US]" w:date="2026-06-24T11:06:00Z" w16du:dateUtc="2026-06-24T15:06:00Z">
                  <w:rPr/>
                </w:rPrChange>
              </w:rPr>
              <w:t>occluded condition. Before combining the component differences, all measures are converted to a common 0–1 scale and oriented so that higher values indicate more favorable results. The mean difference across the selected components is calculated as the condition degradation score, and condition groups are ranked from largest to smallest score.</w:t>
            </w:r>
          </w:p>
        </w:tc>
        <w:tc>
          <w:tcPr>
            <w:tcW w:w="1440" w:type="dxa"/>
            <w:tcPrChange w:id="4180" w:author="Bedsole, Lisa K. [US-US]" w:date="2026-06-24T11:06:00Z" w16du:dateUtc="2026-06-24T15:06:00Z">
              <w:tcPr>
                <w:tcW w:w="1440" w:type="dxa"/>
                <w:gridSpan w:val="2"/>
              </w:tcPr>
            </w:tcPrChange>
          </w:tcPr>
          <w:p w14:paraId="4F12F36F" w14:textId="62C53D75" w:rsidR="00A04E7A" w:rsidRPr="006F23D7" w:rsidRDefault="00A04E7A" w:rsidP="00A04E7A">
            <w:pPr>
              <w:pStyle w:val="FHWATableBodyText"/>
              <w:rPr>
                <w:sz w:val="22"/>
                <w:szCs w:val="18"/>
                <w:rPrChange w:id="4181" w:author="Bedsole, Lisa K. [US-US]" w:date="2026-06-24T11:06:00Z" w16du:dateUtc="2026-06-24T15:06:00Z">
                  <w:rPr/>
                </w:rPrChange>
              </w:rPr>
            </w:pPr>
            <w:r w:rsidRPr="006F23D7">
              <w:rPr>
                <w:sz w:val="22"/>
                <w:szCs w:val="18"/>
                <w:rPrChange w:id="4182" w:author="Bedsole, Lisa K. [US-US]" w:date="2026-06-24T11:06:00Z" w16du:dateUtc="2026-06-24T15:06:00Z">
                  <w:rPr/>
                </w:rPrChange>
              </w:rPr>
              <w:t>Ranked list of condition groups with a standardized degradation score from −1 to +1</w:t>
            </w:r>
          </w:p>
        </w:tc>
        <w:tc>
          <w:tcPr>
            <w:tcW w:w="4464" w:type="dxa"/>
            <w:tcPrChange w:id="4183" w:author="Bedsole, Lisa K. [US-US]" w:date="2026-06-24T11:06:00Z" w16du:dateUtc="2026-06-24T15:06:00Z">
              <w:tcPr>
                <w:tcW w:w="4464" w:type="dxa"/>
                <w:gridSpan w:val="2"/>
              </w:tcPr>
            </w:tcPrChange>
          </w:tcPr>
          <w:p w14:paraId="450A608E" w14:textId="283EC1FE" w:rsidR="00A04E7A" w:rsidRPr="006F23D7" w:rsidRDefault="00A04E7A" w:rsidP="00A04E7A">
            <w:pPr>
              <w:pStyle w:val="FHWATableBodyText"/>
              <w:rPr>
                <w:sz w:val="22"/>
                <w:szCs w:val="18"/>
                <w:rPrChange w:id="4184" w:author="Bedsole, Lisa K. [US-US]" w:date="2026-06-24T11:06:00Z" w16du:dateUtc="2026-06-24T15:06:00Z">
                  <w:rPr/>
                </w:rPrChange>
              </w:rPr>
            </w:pPr>
            <w:r w:rsidRPr="006F23D7">
              <w:rPr>
                <w:sz w:val="22"/>
                <w:szCs w:val="18"/>
                <w:rPrChange w:id="4185" w:author="Bedsole, Lisa K. [US-US]" w:date="2026-06-24T11:06:00Z" w16du:dateUtc="2026-06-24T15:06:00Z">
                  <w:rPr/>
                </w:rPrChange>
              </w:rPr>
              <w:t>A larger positive score indicates less favorable observed results relative to the reference condition. The ranking is exploratory and depends on the selected reference condition, component measures, normalization method, and sample size. It is not an infrastructure investment priority ranking or a readiness score. Results are not reported for groups with insufficient eligible images.</w:t>
            </w:r>
          </w:p>
        </w:tc>
      </w:tr>
    </w:tbl>
    <w:p w14:paraId="795B7ECE" w14:textId="77777777" w:rsidR="00511E34" w:rsidRDefault="00511E34" w:rsidP="00511E34">
      <w:pPr>
        <w:pStyle w:val="FHWANote"/>
        <w:spacing w:before="60"/>
      </w:pPr>
      <w:r w:rsidRPr="000713ED">
        <w:rPr>
          <w:highlight w:val="yellow"/>
        </w:rPr>
        <w:t>XXX.</w:t>
      </w:r>
    </w:p>
    <w:p w14:paraId="5C62D00B" w14:textId="77777777" w:rsidR="0080071F" w:rsidRDefault="0080071F" w:rsidP="00A144CD">
      <w:pPr>
        <w:pStyle w:val="FHWABody"/>
      </w:pPr>
    </w:p>
    <w:p w14:paraId="47AFF9E6" w14:textId="77777777" w:rsidR="0080071F" w:rsidRDefault="0080071F" w:rsidP="00A144CD">
      <w:pPr>
        <w:pStyle w:val="FHWABody"/>
        <w:sectPr w:rsidR="0080071F" w:rsidSect="0080071F">
          <w:endnotePr>
            <w:numFmt w:val="decimal"/>
          </w:endnotePr>
          <w:pgSz w:w="15840" w:h="12240" w:orient="landscape"/>
          <w:pgMar w:top="1440" w:right="1440" w:bottom="1440" w:left="1440" w:header="720" w:footer="720" w:gutter="0"/>
          <w:cols w:space="720"/>
          <w:docGrid w:linePitch="360"/>
        </w:sectPr>
      </w:pPr>
    </w:p>
    <w:p w14:paraId="0E21CED9" w14:textId="6977E054" w:rsidR="00A144CD" w:rsidRDefault="004648D3" w:rsidP="00A144CD">
      <w:pPr>
        <w:pStyle w:val="FHWABody"/>
      </w:pPr>
      <w:r>
        <w:lastRenderedPageBreak/>
        <w:fldChar w:fldCharType="begin"/>
      </w:r>
      <w:r>
        <w:instrText xml:space="preserve"> REF _Ref233001583 \h </w:instrText>
      </w:r>
      <w:r>
        <w:fldChar w:fldCharType="separate"/>
      </w:r>
      <w:ins w:id="4186" w:author="Soleimaniamiri, Saeid [US-IR]" w:date="2026-06-26T09:11:00Z" w16du:dateUtc="2026-06-26T13:11:00Z">
        <w:r w:rsidR="009C055A">
          <w:t xml:space="preserve">Figure </w:t>
        </w:r>
        <w:r w:rsidR="009C055A">
          <w:rPr>
            <w:noProof/>
          </w:rPr>
          <w:t>11</w:t>
        </w:r>
      </w:ins>
      <w:del w:id="4187" w:author="Soleimaniamiri, Saeid [US-IR]" w:date="2026-06-26T09:11:00Z" w16du:dateUtc="2026-06-26T13:11:00Z">
        <w:r>
          <w:delText xml:space="preserve">Figure </w:delText>
        </w:r>
        <w:r>
          <w:rPr>
            <w:noProof/>
          </w:rPr>
          <w:delText>7</w:delText>
        </w:r>
      </w:del>
      <w:r>
        <w:fldChar w:fldCharType="end"/>
      </w:r>
      <w:r w:rsidR="00093D9C" w:rsidRPr="00093D9C">
        <w:t xml:space="preserve"> </w:t>
      </w:r>
      <w:r w:rsidR="00867631" w:rsidRPr="00867631">
        <w:t>illustrates the analytical inputs to the cross-factor and condition-based measures. Each measure combines selected image- and annotation-based indicators and detection performance indicators to examine whether pavement marking characteristics, roadway-image geometry, or relevant conditions are associated with differences in processor output quality.</w:t>
      </w:r>
    </w:p>
    <w:p w14:paraId="64873EDA" w14:textId="1B2760B3" w:rsidR="002641B1" w:rsidRDefault="002641B1" w:rsidP="00A144CD">
      <w:pPr>
        <w:pStyle w:val="FHWABody"/>
      </w:pPr>
      <w:r w:rsidRPr="002641B1">
        <w:t xml:space="preserve">The arrows in </w:t>
      </w:r>
      <w:ins w:id="4188" w:author="Bedsole, Lisa K. [US-US]" w:date="2026-06-24T11:06:00Z" w16du:dateUtc="2026-06-24T15:06:00Z">
        <w:r w:rsidR="00357C75">
          <w:fldChar w:fldCharType="begin"/>
        </w:r>
        <w:r w:rsidR="00357C75">
          <w:instrText xml:space="preserve"> REF  _Ref233001583 \* Lower \h  \* MERGEFORMAT </w:instrText>
        </w:r>
      </w:ins>
      <w:r w:rsidR="00357C75">
        <w:fldChar w:fldCharType="separate"/>
      </w:r>
      <w:ins w:id="4189" w:author="Soleimaniamiri, Saeid [US-IR]" w:date="2026-06-26T09:11:00Z" w16du:dateUtc="2026-06-26T13:11:00Z">
        <w:r w:rsidR="009C055A">
          <w:t xml:space="preserve">figure </w:t>
        </w:r>
        <w:r w:rsidR="009C055A">
          <w:rPr>
            <w:noProof/>
          </w:rPr>
          <w:t>11</w:t>
        </w:r>
      </w:ins>
      <w:ins w:id="4190" w:author="Bedsole, Lisa K. [US-US]" w:date="2026-06-24T11:06:00Z" w16du:dateUtc="2026-06-24T15:06:00Z">
        <w:del w:id="4191" w:author="Soleimaniamiri, Saeid [US-IR]" w:date="2026-06-26T09:11:00Z" w16du:dateUtc="2026-06-26T13:11:00Z">
          <w:r w:rsidR="00357C75">
            <w:delText xml:space="preserve">figure </w:delText>
          </w:r>
          <w:r w:rsidR="00357C75">
            <w:rPr>
              <w:noProof/>
            </w:rPr>
            <w:delText>7</w:delText>
          </w:r>
        </w:del>
        <w:r w:rsidR="00357C75">
          <w:fldChar w:fldCharType="end"/>
        </w:r>
      </w:ins>
      <w:del w:id="4192" w:author="Bedsole, Lisa K. [US-US]" w:date="2026-06-24T11:06:00Z" w16du:dateUtc="2026-06-24T15:06:00Z">
        <w:r w:rsidDel="00357C75">
          <w:fldChar w:fldCharType="begin"/>
        </w:r>
        <w:r w:rsidDel="00357C75">
          <w:delInstrText xml:space="preserve"> REF _Ref233001583 \h </w:delInstrText>
        </w:r>
        <w:r w:rsidDel="00357C75">
          <w:fldChar w:fldCharType="separate"/>
        </w:r>
        <w:r w:rsidDel="00357C75">
          <w:delText xml:space="preserve">Figure </w:delText>
        </w:r>
        <w:r w:rsidDel="00357C75">
          <w:rPr>
            <w:noProof/>
          </w:rPr>
          <w:delText>7</w:delText>
        </w:r>
        <w:r w:rsidDel="00357C75">
          <w:fldChar w:fldCharType="end"/>
        </w:r>
      </w:del>
      <w:r w:rsidRPr="002641B1">
        <w:t xml:space="preserve"> </w:t>
      </w:r>
      <w:r w:rsidR="002E4C6D" w:rsidRPr="002E4C6D">
        <w:t>identify the indicators used in each analysis. They do not represent a confirmed causal relationship between an image characteristic or condition and processor performance.</w:t>
      </w:r>
    </w:p>
    <w:p w14:paraId="19F34B6A" w14:textId="5486887F" w:rsidR="00F25D38" w:rsidDel="00DC3F5C" w:rsidRDefault="00F25D38" w:rsidP="00A144CD">
      <w:pPr>
        <w:pStyle w:val="FHWABody"/>
        <w:rPr>
          <w:del w:id="4193" w:author="Bedsole, Lisa K. [US-US]" w:date="2026-06-24T11:07:00Z" w16du:dateUtc="2026-06-24T15:07:00Z"/>
        </w:rPr>
      </w:pPr>
      <w:r w:rsidRPr="00F25D38">
        <w:t xml:space="preserve">Together, the measures in </w:t>
      </w:r>
      <w:ins w:id="4194" w:author="Bedsole, Lisa K. [US-US]" w:date="2026-06-24T11:07:00Z" w16du:dateUtc="2026-06-24T15:07:00Z">
        <w:r w:rsidR="00357C75">
          <w:fldChar w:fldCharType="begin"/>
        </w:r>
        <w:r w:rsidR="00357C75">
          <w:instrText xml:space="preserve"> REF  _Ref232999707 \* Lower \h  \* MERGEFORMAT </w:instrText>
        </w:r>
      </w:ins>
      <w:r w:rsidR="00357C75">
        <w:fldChar w:fldCharType="separate"/>
      </w:r>
      <w:ins w:id="4195" w:author="Soleimaniamiri, Saeid [US-IR]" w:date="2026-06-26T09:11:00Z" w16du:dateUtc="2026-06-26T13:11:00Z">
        <w:r w:rsidR="009C055A" w:rsidRPr="00D961DB">
          <w:t xml:space="preserve">table </w:t>
        </w:r>
        <w:r w:rsidR="009C055A">
          <w:rPr>
            <w:noProof/>
          </w:rPr>
          <w:t>17</w:t>
        </w:r>
      </w:ins>
      <w:ins w:id="4196" w:author="Bedsole, Lisa K. [US-US]" w:date="2026-06-24T11:07:00Z" w16du:dateUtc="2026-06-24T15:07:00Z">
        <w:del w:id="4197" w:author="Soleimaniamiri, Saeid [US-IR]" w:date="2026-06-26T09:11:00Z" w16du:dateUtc="2026-06-26T13:11:00Z">
          <w:r w:rsidR="00357C75" w:rsidRPr="00D961DB">
            <w:delText xml:space="preserve">table </w:delText>
          </w:r>
          <w:r w:rsidR="00357C75">
            <w:rPr>
              <w:noProof/>
            </w:rPr>
            <w:delText>19</w:delText>
          </w:r>
        </w:del>
        <w:r w:rsidR="00357C75">
          <w:fldChar w:fldCharType="end"/>
        </w:r>
      </w:ins>
      <w:del w:id="4198" w:author="Bedsole, Lisa K. [US-US]" w:date="2026-06-24T11:07:00Z" w16du:dateUtc="2026-06-24T15:07:00Z">
        <w:r w:rsidDel="00357C75">
          <w:fldChar w:fldCharType="begin"/>
        </w:r>
        <w:r w:rsidDel="00357C75">
          <w:delInstrText xml:space="preserve"> REF _Ref232999707 \h </w:delInstrText>
        </w:r>
        <w:r w:rsidDel="00357C75">
          <w:fldChar w:fldCharType="separate"/>
        </w:r>
        <w:r w:rsidRPr="00D961DB" w:rsidDel="00357C75">
          <w:delText xml:space="preserve">Table </w:delText>
        </w:r>
        <w:r w:rsidDel="00357C75">
          <w:rPr>
            <w:noProof/>
          </w:rPr>
          <w:delText>16</w:delText>
        </w:r>
        <w:r w:rsidDel="00357C75">
          <w:fldChar w:fldCharType="end"/>
        </w:r>
      </w:del>
      <w:r>
        <w:t xml:space="preserve"> </w:t>
      </w:r>
      <w:r w:rsidR="00AF7F12" w:rsidRPr="00AF7F12">
        <w:t xml:space="preserve">support a structured examination of processor-output patterns across pavement marking characteristics and image conditions. These findings provide context for the exploratory integrated assessment outputs described in </w:t>
      </w:r>
      <w:del w:id="4199" w:author="Bedsole, Lisa K. [US-US]" w:date="2026-06-24T11:07:00Z" w16du:dateUtc="2026-06-24T15:07:00Z">
        <w:r w:rsidR="00AF7F12" w:rsidRPr="00AF7F12" w:rsidDel="00DC3F5C">
          <w:delText>Section 4.3.4</w:delText>
        </w:r>
      </w:del>
      <w:ins w:id="4200" w:author="Bedsole, Lisa K. [US-US]" w:date="2026-06-24T11:07:00Z" w16du:dateUtc="2026-06-24T15:07:00Z">
        <w:r w:rsidR="00DC3F5C">
          <w:t>the following section</w:t>
        </w:r>
      </w:ins>
      <w:r w:rsidR="00AF7F12" w:rsidRPr="00AF7F12">
        <w:t>.</w:t>
      </w:r>
    </w:p>
    <w:p w14:paraId="21F014FF" w14:textId="2CC210BA" w:rsidR="00F42DC0" w:rsidRDefault="0020570D">
      <w:pPr>
        <w:pStyle w:val="FHWABody"/>
        <w:pPrChange w:id="4201" w:author="Bedsole, Lisa K. [US-US]" w:date="2026-06-24T11:07:00Z" w16du:dateUtc="2026-06-24T15:07:00Z">
          <w:pPr>
            <w:pStyle w:val="FHWAFigure"/>
          </w:pPr>
        </w:pPrChange>
      </w:pPr>
      <w:r>
        <w:rPr>
          <w:noProof/>
        </w:rPr>
        <w:drawing>
          <wp:inline distT="0" distB="0" distL="0" distR="0" wp14:anchorId="4F60A2DC" wp14:editId="1AD1E1EE">
            <wp:extent cx="5943600" cy="3029298"/>
            <wp:effectExtent l="0" t="0" r="0" b="0"/>
            <wp:docPr id="1447695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cstate="print">
                      <a:extLst>
                        <a:ext uri="{28A0092B-C50C-407E-A947-70E740481C1C}">
                          <a14:useLocalDpi xmlns:a14="http://schemas.microsoft.com/office/drawing/2010/main"/>
                        </a:ext>
                      </a:extLst>
                    </a:blip>
                    <a:srcRect t="6765" b="2674"/>
                    <a:stretch>
                      <a:fillRect/>
                    </a:stretch>
                  </pic:blipFill>
                  <pic:spPr bwMode="auto">
                    <a:xfrm>
                      <a:off x="0" y="0"/>
                      <a:ext cx="5943600" cy="3029298"/>
                    </a:xfrm>
                    <a:prstGeom prst="rect">
                      <a:avLst/>
                    </a:prstGeom>
                    <a:noFill/>
                    <a:ln>
                      <a:noFill/>
                    </a:ln>
                  </pic:spPr>
                </pic:pic>
              </a:graphicData>
            </a:graphic>
          </wp:inline>
        </w:drawing>
      </w:r>
    </w:p>
    <w:p w14:paraId="12623635" w14:textId="77777777" w:rsidR="00F42DC0" w:rsidRDefault="00F42DC0" w:rsidP="00F42DC0">
      <w:pPr>
        <w:pStyle w:val="FHWASource"/>
      </w:pPr>
      <w:r w:rsidRPr="00721CF4">
        <w:rPr>
          <w:highlight w:val="yellow"/>
        </w:rPr>
        <w:t>Source: Image generated by ChatGPT 5.5, OpenAI, June 2026, in response to “enter prompt used.”</w:t>
      </w:r>
    </w:p>
    <w:p w14:paraId="5CC6523D" w14:textId="1F6A3008" w:rsidR="00F42DC0" w:rsidRDefault="00F42DC0" w:rsidP="00F42DC0">
      <w:pPr>
        <w:pStyle w:val="FHWACaptionFigure"/>
        <w:rPr>
          <w:del w:id="4202" w:author="Bedsole, Lisa K. [US-US]" w:date="2026-06-25T07:58:00Z" w16du:dateUtc="2026-06-25T11:58:00Z"/>
        </w:rPr>
      </w:pPr>
      <w:bookmarkStart w:id="4203" w:name="_Ref233001583"/>
      <w:bookmarkStart w:id="4204" w:name="_Toc233002947"/>
      <w:bookmarkStart w:id="4205" w:name="_Toc233194667"/>
      <w:bookmarkStart w:id="4206" w:name="_Toc233357859"/>
      <w:r>
        <w:t xml:space="preserve">Figure </w:t>
      </w:r>
      <w:r>
        <w:fldChar w:fldCharType="begin"/>
      </w:r>
      <w:r>
        <w:instrText>SEQ Figure \* ARABIC</w:instrText>
      </w:r>
      <w:r>
        <w:fldChar w:fldCharType="separate"/>
      </w:r>
      <w:ins w:id="4207" w:author="Soleimaniamiri, Saeid [US-IR]" w:date="2026-06-26T09:11:00Z" w16du:dateUtc="2026-06-26T13:11:00Z">
        <w:r w:rsidR="009C055A">
          <w:rPr>
            <w:noProof/>
          </w:rPr>
          <w:t>11</w:t>
        </w:r>
      </w:ins>
      <w:ins w:id="4208" w:author="Bagwe, Gaurav R. [US-IN]" w:date="2026-06-25T18:53:00Z" w16du:dateUtc="2026-06-25T22:53:00Z">
        <w:del w:id="4209" w:author="Soleimaniamiri, Saeid [US-IR]" w:date="2026-06-26T09:11:00Z" w16du:dateUtc="2026-06-26T13:11:00Z">
          <w:r w:rsidR="00C02892">
            <w:rPr>
              <w:noProof/>
            </w:rPr>
            <w:delText>8</w:delText>
          </w:r>
        </w:del>
      </w:ins>
      <w:del w:id="4210" w:author="Soleimaniamiri, Saeid [US-IR]" w:date="2026-06-26T09:11:00Z" w16du:dateUtc="2026-06-26T13:11:00Z">
        <w:r w:rsidDel="00C02892">
          <w:rPr>
            <w:noProof/>
          </w:rPr>
          <w:delText>7</w:delText>
        </w:r>
      </w:del>
      <w:r>
        <w:fldChar w:fldCharType="end"/>
      </w:r>
      <w:bookmarkEnd w:id="4203"/>
      <w:r>
        <w:t xml:space="preserve">. Diagram. </w:t>
      </w:r>
      <w:r w:rsidR="002641B1" w:rsidRPr="002641B1">
        <w:t>Relationships among image- and annotation-based pavement marking indicators, detection performance indicators, and cross-factor and condition-based</w:t>
      </w:r>
      <w:bookmarkEnd w:id="4206"/>
      <w:r w:rsidR="002641B1" w:rsidRPr="002641B1">
        <w:t xml:space="preserve"> </w:t>
      </w:r>
      <w:del w:id="4211" w:author="Bedsole, Lisa K. [US-US]" w:date="2026-06-25T07:58:00Z" w16du:dateUtc="2026-06-25T11:58:00Z">
        <w:r w:rsidR="002641B1" w:rsidRPr="002641B1">
          <w:delText>analytical measures.</w:delText>
        </w:r>
        <w:bookmarkEnd w:id="4204"/>
        <w:bookmarkEnd w:id="4205"/>
      </w:del>
    </w:p>
    <w:p w14:paraId="7EE9A58B" w14:textId="77777777" w:rsidR="00BA7ABF" w:rsidRDefault="00BA7ABF">
      <w:pPr>
        <w:pStyle w:val="FHWACaptionFigure"/>
        <w:pPrChange w:id="4212" w:author="Bedsole, Lisa K. [US-US]" w:date="2026-06-25T08:09:00Z" w16du:dateUtc="2026-06-25T12:09:00Z">
          <w:pPr>
            <w:pStyle w:val="FHWAH2"/>
          </w:pPr>
        </w:pPrChange>
      </w:pPr>
      <w:del w:id="4213" w:author="Bedsole, Lisa K. [US-US]" w:date="2026-06-25T07:58:00Z" w16du:dateUtc="2026-06-25T11:58:00Z">
        <w:r>
          <w:delText xml:space="preserve">4.3.4 </w:delText>
        </w:r>
      </w:del>
      <w:r>
        <w:t>Exploratory Integrated Assessment Outputs</w:t>
      </w:r>
    </w:p>
    <w:p w14:paraId="38057A31" w14:textId="115B35B3" w:rsidR="00BA7ABF" w:rsidRDefault="007D6E1F" w:rsidP="00BA7ABF">
      <w:pPr>
        <w:pStyle w:val="FHWABody"/>
      </w:pPr>
      <w:r w:rsidRPr="007D6E1F">
        <w:t>The fourth metric group integrates selected results from the preceding analyses to support structured reporting and interpretation of the pilot findings. These outputs combine image- and annotation-based pavement marking indicators, processor performance measures, and cross-factor results at an image-group, dataset, or condition-group level, as appropriate.</w:t>
      </w:r>
    </w:p>
    <w:p w14:paraId="7B76BAE6" w14:textId="31742E22" w:rsidR="00BA7ABF" w:rsidRDefault="007917BF" w:rsidP="00BA7ABF">
      <w:pPr>
        <w:pStyle w:val="FHWABody"/>
      </w:pPr>
      <w:r w:rsidRPr="007917BF">
        <w:t>R1 and R2 are exploratory composite scores intended to provide concise summaries of selected image-based and processor-performance measures. They are not validated measures of roadway readiness for ADS deployment, do not represent the performance of a specific ADS- or ADAS-equipped vehicle, and should not be used for roadway certification, maintenance prioritization, or deployment decisions. The component weights are analytical choices for this pilot and do not represent validated safety or risk weights.</w:t>
      </w:r>
    </w:p>
    <w:p w14:paraId="616EADBF" w14:textId="728A7C1D" w:rsidR="00BA7ABF" w:rsidRDefault="00F1439C" w:rsidP="00BA7ABF">
      <w:pPr>
        <w:pStyle w:val="FHWABody"/>
      </w:pPr>
      <w:r w:rsidRPr="00F1439C">
        <w:lastRenderedPageBreak/>
        <w:t>Where an integrated score or summary is prepared, the applicable component measures, normalization approach, weighting approach, sample size, exclusions, and data limitations are documented with the results. Individual indicators remain available for review and are reported alongside any integrated result.</w:t>
      </w:r>
    </w:p>
    <w:commentRangeStart w:id="4214"/>
    <w:p w14:paraId="167C1BE6" w14:textId="601A0890" w:rsidR="00006186" w:rsidRDefault="00BA7ABF" w:rsidP="00BA7ABF">
      <w:pPr>
        <w:pStyle w:val="FHWABody"/>
      </w:pPr>
      <w:r>
        <w:fldChar w:fldCharType="begin"/>
      </w:r>
      <w:r>
        <w:instrText xml:space="preserve"> REF _Ref233001927 \h </w:instrText>
      </w:r>
      <w:r>
        <w:fldChar w:fldCharType="separate"/>
      </w:r>
      <w:ins w:id="4215" w:author="Soleimaniamiri, Saeid [US-IR]" w:date="2026-06-26T09:11:00Z" w16du:dateUtc="2026-06-26T13:11:00Z">
        <w:r w:rsidR="009C055A" w:rsidRPr="00D961DB">
          <w:t xml:space="preserve">Table </w:t>
        </w:r>
        <w:r w:rsidR="009C055A">
          <w:rPr>
            <w:noProof/>
          </w:rPr>
          <w:t>18</w:t>
        </w:r>
      </w:ins>
      <w:del w:id="4216" w:author="Soleimaniamiri, Saeid [US-IR]" w:date="2026-06-26T09:11:00Z" w16du:dateUtc="2026-06-26T13:11:00Z">
        <w:r w:rsidRPr="00D961DB">
          <w:delText xml:space="preserve">Table </w:delText>
        </w:r>
        <w:r>
          <w:rPr>
            <w:noProof/>
          </w:rPr>
          <w:delText>17</w:delText>
        </w:r>
      </w:del>
      <w:r>
        <w:fldChar w:fldCharType="end"/>
      </w:r>
      <w:commentRangeEnd w:id="4214"/>
      <w:r w:rsidR="00143F0D">
        <w:rPr>
          <w:rStyle w:val="CommentReference"/>
          <w:sz w:val="24"/>
          <w:szCs w:val="24"/>
        </w:rPr>
        <w:commentReference w:id="4214"/>
      </w:r>
      <w:r>
        <w:t xml:space="preserve"> </w:t>
      </w:r>
      <w:r w:rsidR="00B93D1C" w:rsidRPr="00B93D1C">
        <w:t>summarizes the exploratory integrated assessment outputs used in the pilot analysis.</w:t>
      </w:r>
    </w:p>
    <w:p w14:paraId="368B62A4" w14:textId="3203B51B" w:rsidR="0032376F" w:rsidRDefault="0032376F" w:rsidP="00BA7ABF">
      <w:pPr>
        <w:pStyle w:val="FHWABody"/>
      </w:pPr>
      <w:r w:rsidRPr="0032376F">
        <w:t>For R1, the normalized terms N(I4) and N(I5) are calculated using documented reference bounds established before final analysis. The reference bounds should be selected based on the pilot data structure and tested through sensitivity analysis to determine whether alternative bounds materially affect the resulting score.</w:t>
      </w:r>
    </w:p>
    <w:p w14:paraId="3B8AE342" w14:textId="77777777" w:rsidR="00B93D1C" w:rsidRDefault="00B93D1C" w:rsidP="00BA7ABF">
      <w:pPr>
        <w:pStyle w:val="FHWABody"/>
      </w:pPr>
    </w:p>
    <w:p w14:paraId="4BACC198" w14:textId="77777777" w:rsidR="00D77673" w:rsidRDefault="00D77673" w:rsidP="00BA7ABF">
      <w:pPr>
        <w:pStyle w:val="FHWABody"/>
        <w:sectPr w:rsidR="00D77673" w:rsidSect="007F23C1">
          <w:endnotePr>
            <w:numFmt w:val="decimal"/>
          </w:endnotePr>
          <w:pgSz w:w="12240" w:h="15840"/>
          <w:pgMar w:top="1440" w:right="1440" w:bottom="1440" w:left="1440" w:header="720" w:footer="720" w:gutter="0"/>
          <w:cols w:space="720"/>
          <w:docGrid w:linePitch="360"/>
        </w:sectPr>
      </w:pPr>
    </w:p>
    <w:p w14:paraId="149212E7" w14:textId="2411967F" w:rsidR="00194021" w:rsidRPr="00D961DB" w:rsidRDefault="00194021" w:rsidP="00194021">
      <w:pPr>
        <w:pStyle w:val="FHWACaptionTable"/>
      </w:pPr>
      <w:bookmarkStart w:id="4218" w:name="_Ref233001927"/>
      <w:bookmarkStart w:id="4219" w:name="_Toc233357878"/>
      <w:r w:rsidRPr="00D961DB">
        <w:lastRenderedPageBreak/>
        <w:t xml:space="preserve">Table </w:t>
      </w:r>
      <w:r>
        <w:fldChar w:fldCharType="begin"/>
      </w:r>
      <w:r>
        <w:instrText>SEQ Table \* ARABIC</w:instrText>
      </w:r>
      <w:r>
        <w:fldChar w:fldCharType="separate"/>
      </w:r>
      <w:ins w:id="4220" w:author="Soleimaniamiri, Saeid [US-IR]" w:date="2026-06-26T09:11:00Z" w16du:dateUtc="2026-06-26T13:11:00Z">
        <w:r w:rsidR="009C055A">
          <w:rPr>
            <w:noProof/>
          </w:rPr>
          <w:t>18</w:t>
        </w:r>
      </w:ins>
      <w:ins w:id="4221" w:author="Bedsole, Lisa K. [US-US]" w:date="2026-06-24T10:52:00Z" w16du:dateUtc="2026-06-24T14:52:00Z">
        <w:del w:id="4222" w:author="Soleimaniamiri, Saeid [US-IR]" w:date="2026-06-26T09:11:00Z" w16du:dateUtc="2026-06-26T13:11:00Z">
          <w:r w:rsidR="00715450">
            <w:rPr>
              <w:noProof/>
            </w:rPr>
            <w:delText>20</w:delText>
          </w:r>
        </w:del>
      </w:ins>
      <w:del w:id="4223" w:author="Soleimaniamiri, Saeid [US-IR]" w:date="2026-06-26T09:11:00Z" w16du:dateUtc="2026-06-26T13:11:00Z">
        <w:r w:rsidDel="00715450">
          <w:rPr>
            <w:noProof/>
          </w:rPr>
          <w:delText>17</w:delText>
        </w:r>
      </w:del>
      <w:r>
        <w:fldChar w:fldCharType="end"/>
      </w:r>
      <w:bookmarkEnd w:id="4218"/>
      <w:r w:rsidRPr="00D961DB">
        <w:t xml:space="preserve">. </w:t>
      </w:r>
      <w:r w:rsidR="00826A49" w:rsidRPr="00826A49">
        <w:rPr>
          <w:lang w:bidi="en-US"/>
        </w:rPr>
        <w:t>Exploratory integrated assessment outputs.</w:t>
      </w:r>
      <w:bookmarkEnd w:id="4219"/>
    </w:p>
    <w:tbl>
      <w:tblPr>
        <w:tblStyle w:val="FHWATableNormal"/>
        <w:tblW w:w="12960" w:type="dxa"/>
        <w:tblLayout w:type="fixed"/>
        <w:tblLook w:val="04A0" w:firstRow="1" w:lastRow="0" w:firstColumn="1" w:lastColumn="0" w:noHBand="0" w:noVBand="1"/>
        <w:tblPrChange w:id="4224" w:author="Bedsole, Lisa K. [US-US]" w:date="2026-06-24T11:08:00Z" w16du:dateUtc="2026-06-24T15:08:00Z">
          <w:tblPr>
            <w:tblStyle w:val="GridTable4"/>
            <w:tblW w:w="13168" w:type="dxa"/>
            <w:jc w:val="center"/>
            <w:tblLayout w:type="fixed"/>
            <w:tblLook w:val="04A0" w:firstRow="1" w:lastRow="0" w:firstColumn="1" w:lastColumn="0" w:noHBand="0" w:noVBand="1"/>
          </w:tblPr>
        </w:tblPrChange>
      </w:tblPr>
      <w:tblGrid>
        <w:gridCol w:w="534"/>
        <w:gridCol w:w="1552"/>
        <w:gridCol w:w="1806"/>
        <w:gridCol w:w="3542"/>
        <w:gridCol w:w="1418"/>
        <w:gridCol w:w="4108"/>
        <w:tblGridChange w:id="4225">
          <w:tblGrid>
            <w:gridCol w:w="534"/>
            <w:gridCol w:w="7"/>
            <w:gridCol w:w="1545"/>
            <w:gridCol w:w="31"/>
            <w:gridCol w:w="1775"/>
            <w:gridCol w:w="60"/>
            <w:gridCol w:w="3482"/>
            <w:gridCol w:w="118"/>
            <w:gridCol w:w="1300"/>
            <w:gridCol w:w="140"/>
            <w:gridCol w:w="3968"/>
            <w:gridCol w:w="208"/>
          </w:tblGrid>
        </w:tblGridChange>
      </w:tblGrid>
      <w:tr w:rsidR="00C00C00" w14:paraId="4519B3EA" w14:textId="77777777" w:rsidTr="00533CE9">
        <w:trPr>
          <w:cnfStyle w:val="100000000000" w:firstRow="1" w:lastRow="0" w:firstColumn="0" w:lastColumn="0" w:oddVBand="0" w:evenVBand="0" w:oddHBand="0" w:evenHBand="0" w:firstRowFirstColumn="0" w:firstRowLastColumn="0" w:lastRowFirstColumn="0" w:lastRowLastColumn="0"/>
          <w:trHeight w:val="674"/>
          <w:trPrChange w:id="4226" w:author="Bedsole, Lisa K. [US-US]" w:date="2026-06-24T11:08:00Z" w16du:dateUtc="2026-06-24T15:08:00Z">
            <w:trPr>
              <w:trHeight w:val="674"/>
              <w:jc w:val="center"/>
            </w:trPr>
          </w:trPrChange>
        </w:trPr>
        <w:tc>
          <w:tcPr>
            <w:tcW w:w="541" w:type="dxa"/>
            <w:tcPrChange w:id="4227" w:author="Bedsole, Lisa K. [US-US]" w:date="2026-06-24T11:08:00Z" w16du:dateUtc="2026-06-24T15:08:00Z">
              <w:tcPr>
                <w:tcW w:w="541" w:type="dxa"/>
                <w:gridSpan w:val="2"/>
              </w:tcPr>
            </w:tcPrChange>
          </w:tcPr>
          <w:p w14:paraId="42EBF3E5" w14:textId="1F340639" w:rsidR="00C00C00"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rPr>
                <w:lang w:bidi="en-US"/>
              </w:rPr>
            </w:pPr>
            <w:r w:rsidRPr="001E5A7D">
              <w:t>ID</w:t>
            </w:r>
          </w:p>
        </w:tc>
        <w:tc>
          <w:tcPr>
            <w:tcW w:w="1576" w:type="dxa"/>
            <w:tcPrChange w:id="4228" w:author="Bedsole, Lisa K. [US-US]" w:date="2026-06-24T11:08:00Z" w16du:dateUtc="2026-06-24T15:08:00Z">
              <w:tcPr>
                <w:tcW w:w="1576" w:type="dxa"/>
                <w:gridSpan w:val="2"/>
              </w:tcPr>
            </w:tcPrChange>
          </w:tcPr>
          <w:p w14:paraId="70F87912" w14:textId="7B5A37D6" w:rsidR="00C00C00" w:rsidRPr="004541FC"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pPr>
            <w:r w:rsidRPr="001E5A7D">
              <w:t>Output</w:t>
            </w:r>
          </w:p>
        </w:tc>
        <w:tc>
          <w:tcPr>
            <w:tcW w:w="1835" w:type="dxa"/>
            <w:tcPrChange w:id="4229" w:author="Bedsole, Lisa K. [US-US]" w:date="2026-06-24T11:08:00Z" w16du:dateUtc="2026-06-24T15:08:00Z">
              <w:tcPr>
                <w:tcW w:w="1835" w:type="dxa"/>
                <w:gridSpan w:val="2"/>
              </w:tcPr>
            </w:tcPrChange>
          </w:tcPr>
          <w:p w14:paraId="0749A26D" w14:textId="29E241F0" w:rsidR="00C00C00"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rPr>
                <w:lang w:bidi="en-US"/>
              </w:rPr>
            </w:pPr>
            <w:r w:rsidRPr="001E5A7D">
              <w:t>Primary Inputs</w:t>
            </w:r>
          </w:p>
        </w:tc>
        <w:tc>
          <w:tcPr>
            <w:tcW w:w="3600" w:type="dxa"/>
            <w:tcPrChange w:id="4230" w:author="Bedsole, Lisa K. [US-US]" w:date="2026-06-24T11:08:00Z" w16du:dateUtc="2026-06-24T15:08:00Z">
              <w:tcPr>
                <w:tcW w:w="3600" w:type="dxa"/>
                <w:gridSpan w:val="2"/>
              </w:tcPr>
            </w:tcPrChange>
          </w:tcPr>
          <w:p w14:paraId="2EE8DEE1" w14:textId="266374DD" w:rsidR="00C00C00"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rPr>
                <w:lang w:bidi="en-US"/>
              </w:rPr>
            </w:pPr>
            <w:r w:rsidRPr="001E5A7D">
              <w:t>Calculation or Application</w:t>
            </w:r>
          </w:p>
        </w:tc>
        <w:tc>
          <w:tcPr>
            <w:tcW w:w="1440" w:type="dxa"/>
            <w:tcPrChange w:id="4231" w:author="Bedsole, Lisa K. [US-US]" w:date="2026-06-24T11:08:00Z" w16du:dateUtc="2026-06-24T15:08:00Z">
              <w:tcPr>
                <w:tcW w:w="1440" w:type="dxa"/>
                <w:gridSpan w:val="2"/>
              </w:tcPr>
            </w:tcPrChange>
          </w:tcPr>
          <w:p w14:paraId="07C93FBA" w14:textId="34730F4E" w:rsidR="00C00C00" w:rsidRPr="00B557E8"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pPr>
            <w:r w:rsidRPr="001E5A7D">
              <w:t>Expected Range or Output</w:t>
            </w:r>
          </w:p>
        </w:tc>
        <w:tc>
          <w:tcPr>
            <w:tcW w:w="4176" w:type="dxa"/>
            <w:tcPrChange w:id="4232" w:author="Bedsole, Lisa K. [US-US]" w:date="2026-06-24T11:08:00Z" w16du:dateUtc="2026-06-24T15:08:00Z">
              <w:tcPr>
                <w:tcW w:w="4176" w:type="dxa"/>
                <w:gridSpan w:val="2"/>
              </w:tcPr>
            </w:tcPrChange>
          </w:tcPr>
          <w:p w14:paraId="36BB28D1" w14:textId="679448B9" w:rsidR="00C00C00" w:rsidRDefault="00C00C00" w:rsidP="00C00C00">
            <w:pPr>
              <w:pStyle w:val="FHWATableColumnHeading"/>
              <w:cnfStyle w:val="100000000000" w:firstRow="1" w:lastRow="0" w:firstColumn="0" w:lastColumn="0" w:oddVBand="0" w:evenVBand="0" w:oddHBand="0" w:evenHBand="0" w:firstRowFirstColumn="0" w:firstRowLastColumn="0" w:lastRowFirstColumn="0" w:lastRowLastColumn="0"/>
              <w:rPr>
                <w:lang w:bidi="en-US"/>
              </w:rPr>
            </w:pPr>
            <w:r w:rsidRPr="001E5A7D">
              <w:t>Interpretation and Key Limitations</w:t>
            </w:r>
          </w:p>
        </w:tc>
      </w:tr>
      <w:tr w:rsidR="00C00C00" w14:paraId="586256B2" w14:textId="77777777" w:rsidTr="00533CE9">
        <w:trPr>
          <w:trPrChange w:id="4233" w:author="Bedsole, Lisa K. [US-US]" w:date="2026-06-24T11:08:00Z" w16du:dateUtc="2026-06-24T15:08:00Z">
            <w:trPr>
              <w:jc w:val="center"/>
            </w:trPr>
          </w:trPrChange>
        </w:trPr>
        <w:tc>
          <w:tcPr>
            <w:tcW w:w="541" w:type="dxa"/>
            <w:tcPrChange w:id="4234" w:author="Bedsole, Lisa K. [US-US]" w:date="2026-06-24T11:08:00Z" w16du:dateUtc="2026-06-24T15:08:00Z">
              <w:tcPr>
                <w:tcW w:w="541" w:type="dxa"/>
                <w:gridSpan w:val="2"/>
              </w:tcPr>
            </w:tcPrChange>
          </w:tcPr>
          <w:p w14:paraId="0617F79F" w14:textId="03B9A6F5" w:rsidR="00C00C00" w:rsidRDefault="00C00C00" w:rsidP="00C00C00">
            <w:pPr>
              <w:pStyle w:val="FHWATableBodyText"/>
              <w:rPr>
                <w:lang w:bidi="en-US"/>
              </w:rPr>
            </w:pPr>
            <w:r w:rsidRPr="001E5A7D">
              <w:t>R1</w:t>
            </w:r>
          </w:p>
        </w:tc>
        <w:tc>
          <w:tcPr>
            <w:tcW w:w="1576" w:type="dxa"/>
            <w:tcPrChange w:id="4235" w:author="Bedsole, Lisa K. [US-US]" w:date="2026-06-24T11:08:00Z" w16du:dateUtc="2026-06-24T15:08:00Z">
              <w:tcPr>
                <w:tcW w:w="1576" w:type="dxa"/>
                <w:gridSpan w:val="2"/>
              </w:tcPr>
            </w:tcPrChange>
          </w:tcPr>
          <w:p w14:paraId="6083398B" w14:textId="730D9B21" w:rsidR="00C00C00" w:rsidRPr="004541FC" w:rsidRDefault="00C00C00" w:rsidP="00C00C00">
            <w:pPr>
              <w:pStyle w:val="FHWATableBodyText"/>
            </w:pPr>
            <w:r w:rsidRPr="001E5A7D">
              <w:t>Exploratory Infrastructure Indicator Score</w:t>
            </w:r>
          </w:p>
        </w:tc>
        <w:tc>
          <w:tcPr>
            <w:tcW w:w="1835" w:type="dxa"/>
            <w:tcPrChange w:id="4236" w:author="Bedsole, Lisa K. [US-US]" w:date="2026-06-24T11:08:00Z" w16du:dateUtc="2026-06-24T15:08:00Z">
              <w:tcPr>
                <w:tcW w:w="1835" w:type="dxa"/>
                <w:gridSpan w:val="2"/>
              </w:tcPr>
            </w:tcPrChange>
          </w:tcPr>
          <w:p w14:paraId="25437ED6" w14:textId="1D4A2D17" w:rsidR="00C00C00" w:rsidRDefault="00C00C00" w:rsidP="00C00C00">
            <w:pPr>
              <w:pStyle w:val="FHWATableBodyText"/>
              <w:rPr>
                <w:lang w:bidi="en-US"/>
              </w:rPr>
            </w:pPr>
            <w:r w:rsidRPr="001E5A7D">
              <w:t>I1–I5, with I6 reported separately as descriptive context</w:t>
            </w:r>
          </w:p>
        </w:tc>
        <w:tc>
          <w:tcPr>
            <w:tcW w:w="3600" w:type="dxa"/>
            <w:tcPrChange w:id="4237" w:author="Bedsole, Lisa K. [US-US]" w:date="2026-06-24T11:08:00Z" w16du:dateUtc="2026-06-24T15:08:00Z">
              <w:tcPr>
                <w:tcW w:w="3600" w:type="dxa"/>
                <w:gridSpan w:val="2"/>
              </w:tcPr>
            </w:tcPrChange>
          </w:tcPr>
          <w:p w14:paraId="29659C74" w14:textId="2C0CB6E5" w:rsidR="00C00C00" w:rsidRDefault="00C00C00" w:rsidP="00C00C00">
            <w:pPr>
              <w:pStyle w:val="FHWATableBodyText"/>
              <w:rPr>
                <w:lang w:bidi="en-US"/>
              </w:rPr>
            </w:pPr>
            <w:r w:rsidRPr="001E5A7D">
              <w:t>Calculates a weighted summary of applicable image- and annotation-based indicators: R1 = 100/0.95 × [0.30(I1/100) + 0.30(I2) + 0.20(I3) + 0.10N(I4) + 0.05N(I5)]. N(I4) and N(I5) are normalized 0–1 terms, oriented so that higher values represent more favorable apparent lane-width stability and lower apparent curvature complexity. The normalization bounds and sensitivity checks are documented with the pilot results. I6 is reported separately because it describes ground-truth lane-boundary availability rather than an image-based pavement marking characteristic.</w:t>
            </w:r>
          </w:p>
        </w:tc>
        <w:tc>
          <w:tcPr>
            <w:tcW w:w="1440" w:type="dxa"/>
            <w:tcPrChange w:id="4238" w:author="Bedsole, Lisa K. [US-US]" w:date="2026-06-24T11:08:00Z" w16du:dateUtc="2026-06-24T15:08:00Z">
              <w:tcPr>
                <w:tcW w:w="1440" w:type="dxa"/>
                <w:gridSpan w:val="2"/>
              </w:tcPr>
            </w:tcPrChange>
          </w:tcPr>
          <w:p w14:paraId="1468F1FC" w14:textId="3D4A90D2" w:rsidR="00C00C00" w:rsidRPr="00B557E8" w:rsidRDefault="00C00C00" w:rsidP="00C00C00">
            <w:pPr>
              <w:pStyle w:val="FHWATableBodyText"/>
            </w:pPr>
            <w:r w:rsidRPr="001E5A7D">
              <w:t>0–100, where higher values indicate more favorable results under the documented exploratory scoring approach</w:t>
            </w:r>
          </w:p>
        </w:tc>
        <w:tc>
          <w:tcPr>
            <w:tcW w:w="4176" w:type="dxa"/>
            <w:tcPrChange w:id="4239" w:author="Bedsole, Lisa K. [US-US]" w:date="2026-06-24T11:08:00Z" w16du:dateUtc="2026-06-24T15:08:00Z">
              <w:tcPr>
                <w:tcW w:w="4176" w:type="dxa"/>
                <w:gridSpan w:val="2"/>
              </w:tcPr>
            </w:tcPrChange>
          </w:tcPr>
          <w:p w14:paraId="3A2FD745" w14:textId="776E1805" w:rsidR="00C00C00" w:rsidRDefault="00C00C00" w:rsidP="00C00C00">
            <w:pPr>
              <w:pStyle w:val="FHWATableBodyText"/>
              <w:rPr>
                <w:lang w:bidi="en-US"/>
              </w:rPr>
            </w:pPr>
            <w:r w:rsidRPr="001E5A7D">
              <w:t xml:space="preserve">Provides a concise summary of selected visible pavement marking and roadway-image characteristics. It does not measure physical marking condition, retroreflectivity, material quality, compliance with design standards, or verified maintenance need. The score is calculated only when the </w:t>
            </w:r>
            <w:del w:id="4240" w:author="Bedsole, Lisa K. [US-US]" w:date="2026-06-24T14:11:00Z" w16du:dateUtc="2026-06-24T18:11:00Z">
              <w:r w:rsidRPr="001E5A7D">
                <w:delText xml:space="preserve">required </w:delText>
              </w:r>
            </w:del>
            <w:ins w:id="4241" w:author="Bedsole, Lisa K. [US-US]" w:date="2026-06-24T14:11:00Z" w16du:dateUtc="2026-06-24T18:11:00Z">
              <w:r w:rsidR="00A8147E">
                <w:t>neede</w:t>
              </w:r>
              <w:r w:rsidR="00A8147E" w:rsidRPr="001E5A7D">
                <w:t xml:space="preserve">d </w:t>
              </w:r>
            </w:ins>
            <w:r w:rsidRPr="001E5A7D">
              <w:t>component measures are available.</w:t>
            </w:r>
          </w:p>
        </w:tc>
      </w:tr>
      <w:tr w:rsidR="00C00C00" w14:paraId="364D0825" w14:textId="77777777" w:rsidTr="00533CE9">
        <w:trPr>
          <w:trPrChange w:id="4242" w:author="Bedsole, Lisa K. [US-US]" w:date="2026-06-24T11:08:00Z" w16du:dateUtc="2026-06-24T15:08:00Z">
            <w:trPr>
              <w:jc w:val="center"/>
            </w:trPr>
          </w:trPrChange>
        </w:trPr>
        <w:tc>
          <w:tcPr>
            <w:tcW w:w="541" w:type="dxa"/>
            <w:tcPrChange w:id="4243" w:author="Bedsole, Lisa K. [US-US]" w:date="2026-06-24T11:08:00Z" w16du:dateUtc="2026-06-24T15:08:00Z">
              <w:tcPr>
                <w:tcW w:w="541" w:type="dxa"/>
                <w:gridSpan w:val="2"/>
              </w:tcPr>
            </w:tcPrChange>
          </w:tcPr>
          <w:p w14:paraId="4FA4C254" w14:textId="171AB977" w:rsidR="00C00C00" w:rsidRDefault="00C00C00" w:rsidP="00C00C00">
            <w:pPr>
              <w:pStyle w:val="FHWATableBodyText"/>
              <w:rPr>
                <w:lang w:bidi="en-US"/>
              </w:rPr>
            </w:pPr>
            <w:r w:rsidRPr="001E5A7D">
              <w:lastRenderedPageBreak/>
              <w:t>R2</w:t>
            </w:r>
          </w:p>
        </w:tc>
        <w:tc>
          <w:tcPr>
            <w:tcW w:w="1576" w:type="dxa"/>
            <w:tcPrChange w:id="4244" w:author="Bedsole, Lisa K. [US-US]" w:date="2026-06-24T11:08:00Z" w16du:dateUtc="2026-06-24T15:08:00Z">
              <w:tcPr>
                <w:tcW w:w="1576" w:type="dxa"/>
                <w:gridSpan w:val="2"/>
              </w:tcPr>
            </w:tcPrChange>
          </w:tcPr>
          <w:p w14:paraId="7EBFFE48" w14:textId="4E9BF596" w:rsidR="00C00C00" w:rsidRPr="004541FC" w:rsidRDefault="00C00C00" w:rsidP="00C00C00">
            <w:pPr>
              <w:pStyle w:val="FHWATableBodyText"/>
            </w:pPr>
            <w:r w:rsidRPr="001E5A7D">
              <w:t>Exploratory Detection Performance Score</w:t>
            </w:r>
          </w:p>
        </w:tc>
        <w:tc>
          <w:tcPr>
            <w:tcW w:w="1835" w:type="dxa"/>
            <w:tcPrChange w:id="4245" w:author="Bedsole, Lisa K. [US-US]" w:date="2026-06-24T11:08:00Z" w16du:dateUtc="2026-06-24T15:08:00Z">
              <w:tcPr>
                <w:tcW w:w="1835" w:type="dxa"/>
                <w:gridSpan w:val="2"/>
              </w:tcPr>
            </w:tcPrChange>
          </w:tcPr>
          <w:p w14:paraId="268B1455" w14:textId="5DDAE29E" w:rsidR="00C00C00" w:rsidRDefault="00C00C00" w:rsidP="00C00C00">
            <w:pPr>
              <w:pStyle w:val="FHWATableBodyText"/>
              <w:rPr>
                <w:lang w:bidi="en-US"/>
              </w:rPr>
            </w:pPr>
            <w:r w:rsidRPr="001E5A7D">
              <w:t>D1–D6 and D7 where meaningful model-confidence information is available</w:t>
            </w:r>
          </w:p>
        </w:tc>
        <w:tc>
          <w:tcPr>
            <w:tcW w:w="3600" w:type="dxa"/>
            <w:tcPrChange w:id="4246" w:author="Bedsole, Lisa K. [US-US]" w:date="2026-06-24T11:08:00Z" w16du:dateUtc="2026-06-24T15:08:00Z">
              <w:tcPr>
                <w:tcW w:w="3600" w:type="dxa"/>
                <w:gridSpan w:val="2"/>
              </w:tcPr>
            </w:tcPrChange>
          </w:tcPr>
          <w:p w14:paraId="4097C43D" w14:textId="4C84A289" w:rsidR="00C00C00" w:rsidRDefault="00C00C00" w:rsidP="00C00C00">
            <w:pPr>
              <w:pStyle w:val="FHWATableBodyText"/>
              <w:rPr>
                <w:lang w:bidi="en-US"/>
              </w:rPr>
            </w:pPr>
            <w:r w:rsidRPr="001E5A7D">
              <w:t>Calculates a weighted summary of processor-performance measures: R2 = 100 × [0.25(D1/100) + 0.20(D2/100) + 0.20(D3) + 0.15(D4) + 0.08R(D5) + 0.08(1 − D6) + 0.04(D7)]. R(D5) is an occlusion-robustness term calculated as 1 − |D5|, where values closer to 1 indicate a smaller observed difference between occluded and non</w:t>
            </w:r>
            <w:del w:id="4247" w:author="Bedsole, Lisa K. [US-US]" w:date="2026-06-24T14:24:00Z" w16du:dateUtc="2026-06-24T18:24:00Z">
              <w:r w:rsidRPr="001E5A7D">
                <w:delText>-</w:delText>
              </w:r>
            </w:del>
            <w:r w:rsidRPr="001E5A7D">
              <w:t>occluded image groups. D7 is included only where meaningful confidence information is available; otherwise, the remaining component weights are re-normalized and the treatment is documented.</w:t>
            </w:r>
          </w:p>
        </w:tc>
        <w:tc>
          <w:tcPr>
            <w:tcW w:w="1440" w:type="dxa"/>
            <w:tcPrChange w:id="4248" w:author="Bedsole, Lisa K. [US-US]" w:date="2026-06-24T11:08:00Z" w16du:dateUtc="2026-06-24T15:08:00Z">
              <w:tcPr>
                <w:tcW w:w="1440" w:type="dxa"/>
                <w:gridSpan w:val="2"/>
              </w:tcPr>
            </w:tcPrChange>
          </w:tcPr>
          <w:p w14:paraId="337D4F2A" w14:textId="4B028357" w:rsidR="00C00C00" w:rsidRPr="00B557E8" w:rsidRDefault="00C00C00" w:rsidP="00C00C00">
            <w:pPr>
              <w:pStyle w:val="FHWATableBodyText"/>
            </w:pPr>
            <w:r w:rsidRPr="001E5A7D">
              <w:t>0–100, where higher values indicate more favorable results under the documented exploratory scoring approach</w:t>
            </w:r>
          </w:p>
        </w:tc>
        <w:tc>
          <w:tcPr>
            <w:tcW w:w="4176" w:type="dxa"/>
            <w:tcPrChange w:id="4249" w:author="Bedsole, Lisa K. [US-US]" w:date="2026-06-24T11:08:00Z" w16du:dateUtc="2026-06-24T15:08:00Z">
              <w:tcPr>
                <w:tcW w:w="4176" w:type="dxa"/>
                <w:gridSpan w:val="2"/>
              </w:tcPr>
            </w:tcPrChange>
          </w:tcPr>
          <w:p w14:paraId="19503D51" w14:textId="4848F4B0" w:rsidR="00C00C00" w:rsidRDefault="00C00C00" w:rsidP="00C00C00">
            <w:pPr>
              <w:pStyle w:val="FHWATableBodyText"/>
              <w:rPr>
                <w:lang w:bidi="en-US"/>
              </w:rPr>
            </w:pPr>
            <w:r w:rsidRPr="001E5A7D">
              <w:t>Provides a concise summary of processor output quality for the selected pilot configuration. The score does not represent the performance of a complete ADS or ADAS perception system. Results should be interpreted with the underlying D-series measures, particularly when component measures show conflicting patterns.</w:t>
            </w:r>
          </w:p>
        </w:tc>
      </w:tr>
      <w:tr w:rsidR="00C00C00" w14:paraId="733146CB" w14:textId="77777777" w:rsidTr="00533CE9">
        <w:trPr>
          <w:trPrChange w:id="4250" w:author="Bedsole, Lisa K. [US-US]" w:date="2026-06-24T11:08:00Z" w16du:dateUtc="2026-06-24T15:08:00Z">
            <w:trPr>
              <w:jc w:val="center"/>
            </w:trPr>
          </w:trPrChange>
        </w:trPr>
        <w:tc>
          <w:tcPr>
            <w:tcW w:w="541" w:type="dxa"/>
            <w:tcPrChange w:id="4251" w:author="Bedsole, Lisa K. [US-US]" w:date="2026-06-24T11:08:00Z" w16du:dateUtc="2026-06-24T15:08:00Z">
              <w:tcPr>
                <w:tcW w:w="541" w:type="dxa"/>
                <w:gridSpan w:val="2"/>
              </w:tcPr>
            </w:tcPrChange>
          </w:tcPr>
          <w:p w14:paraId="443E445D" w14:textId="0BF038C4" w:rsidR="00C00C00" w:rsidRDefault="00C00C00" w:rsidP="00C00C00">
            <w:pPr>
              <w:pStyle w:val="FHWATableBodyText"/>
              <w:rPr>
                <w:lang w:bidi="en-US"/>
              </w:rPr>
            </w:pPr>
            <w:r w:rsidRPr="001E5A7D">
              <w:t>R3</w:t>
            </w:r>
          </w:p>
        </w:tc>
        <w:tc>
          <w:tcPr>
            <w:tcW w:w="1576" w:type="dxa"/>
            <w:tcPrChange w:id="4252" w:author="Bedsole, Lisa K. [US-US]" w:date="2026-06-24T11:08:00Z" w16du:dateUtc="2026-06-24T15:08:00Z">
              <w:tcPr>
                <w:tcW w:w="1576" w:type="dxa"/>
                <w:gridSpan w:val="2"/>
              </w:tcPr>
            </w:tcPrChange>
          </w:tcPr>
          <w:p w14:paraId="23D18438" w14:textId="0B1AEB71" w:rsidR="00C00C00" w:rsidRPr="004541FC" w:rsidRDefault="00C00C00" w:rsidP="00C00C00">
            <w:pPr>
              <w:pStyle w:val="FHWATableBodyText"/>
            </w:pPr>
            <w:r w:rsidRPr="001E5A7D">
              <w:t>Bottleneck Identification</w:t>
            </w:r>
          </w:p>
        </w:tc>
        <w:tc>
          <w:tcPr>
            <w:tcW w:w="1835" w:type="dxa"/>
            <w:tcPrChange w:id="4253" w:author="Bedsole, Lisa K. [US-US]" w:date="2026-06-24T11:08:00Z" w16du:dateUtc="2026-06-24T15:08:00Z">
              <w:tcPr>
                <w:tcW w:w="1835" w:type="dxa"/>
                <w:gridSpan w:val="2"/>
              </w:tcPr>
            </w:tcPrChange>
          </w:tcPr>
          <w:p w14:paraId="37CA296B" w14:textId="6D7DAD4F" w:rsidR="00C00C00" w:rsidRDefault="00C00C00" w:rsidP="00C00C00">
            <w:pPr>
              <w:pStyle w:val="FHWATableBodyText"/>
              <w:rPr>
                <w:lang w:bidi="en-US"/>
              </w:rPr>
            </w:pPr>
            <w:r w:rsidRPr="001E5A7D">
              <w:t>C1–C5, supported by relevant I- and D-series results</w:t>
            </w:r>
          </w:p>
        </w:tc>
        <w:tc>
          <w:tcPr>
            <w:tcW w:w="3600" w:type="dxa"/>
            <w:tcPrChange w:id="4254" w:author="Bedsole, Lisa K. [US-US]" w:date="2026-06-24T11:08:00Z" w16du:dateUtc="2026-06-24T15:08:00Z">
              <w:tcPr>
                <w:tcW w:w="3600" w:type="dxa"/>
                <w:gridSpan w:val="2"/>
              </w:tcPr>
            </w:tcPrChange>
          </w:tcPr>
          <w:p w14:paraId="61A3B5E0" w14:textId="3E66CDE0" w:rsidR="00C00C00" w:rsidRDefault="00C00C00" w:rsidP="00C00C00">
            <w:pPr>
              <w:pStyle w:val="FHWATableBodyText"/>
              <w:rPr>
                <w:lang w:bidi="en-US"/>
              </w:rPr>
            </w:pPr>
            <w:r w:rsidRPr="001E5A7D">
              <w:t>Identifies the pavement marking characteristic, roadway-image factor, or condition associated with the largest adequately supported adverse association, performance difference, or condition-related degradation result. The determination considers effect magnitude, direction, sample size, consistency across applicable groups, and data-quality limitations.</w:t>
            </w:r>
          </w:p>
        </w:tc>
        <w:tc>
          <w:tcPr>
            <w:tcW w:w="1440" w:type="dxa"/>
            <w:tcPrChange w:id="4255" w:author="Bedsole, Lisa K. [US-US]" w:date="2026-06-24T11:08:00Z" w16du:dateUtc="2026-06-24T15:08:00Z">
              <w:tcPr>
                <w:tcW w:w="1440" w:type="dxa"/>
                <w:gridSpan w:val="2"/>
              </w:tcPr>
            </w:tcPrChange>
          </w:tcPr>
          <w:p w14:paraId="677A6BE7" w14:textId="32ADC8A4" w:rsidR="00C00C00" w:rsidRPr="00B557E8" w:rsidRDefault="00C00C00" w:rsidP="00C00C00">
            <w:pPr>
              <w:pStyle w:val="FHWATableBodyText"/>
            </w:pPr>
            <w:r w:rsidRPr="001E5A7D">
              <w:t>Identified factor or condition, supporting measure or measures, direction of observed pattern, and evidence-sufficiency information</w:t>
            </w:r>
          </w:p>
        </w:tc>
        <w:tc>
          <w:tcPr>
            <w:tcW w:w="4176" w:type="dxa"/>
            <w:tcPrChange w:id="4256" w:author="Bedsole, Lisa K. [US-US]" w:date="2026-06-24T11:08:00Z" w16du:dateUtc="2026-06-24T15:08:00Z">
              <w:tcPr>
                <w:tcW w:w="4176" w:type="dxa"/>
                <w:gridSpan w:val="2"/>
              </w:tcPr>
            </w:tcPrChange>
          </w:tcPr>
          <w:p w14:paraId="60854191" w14:textId="53540EAF" w:rsidR="00C00C00" w:rsidRDefault="00C00C00" w:rsidP="00C00C00">
            <w:pPr>
              <w:pStyle w:val="FHWATableBodyText"/>
              <w:rPr>
                <w:lang w:bidi="en-US"/>
              </w:rPr>
            </w:pPr>
            <w:r w:rsidRPr="001E5A7D">
              <w:t>Identifies a potential area for further investigation rather than a confirmed cause of processor behavior. A reported bottleneck may reflect confounding factors, dataset composition, limited sample size, or other characteristics not isolated in the pilot analysis.</w:t>
            </w:r>
          </w:p>
        </w:tc>
      </w:tr>
      <w:tr w:rsidR="00C00C00" w14:paraId="267DF38C" w14:textId="77777777" w:rsidTr="00533CE9">
        <w:trPr>
          <w:trPrChange w:id="4257" w:author="Bedsole, Lisa K. [US-US]" w:date="2026-06-24T11:08:00Z" w16du:dateUtc="2026-06-24T15:08:00Z">
            <w:trPr>
              <w:jc w:val="center"/>
            </w:trPr>
          </w:trPrChange>
        </w:trPr>
        <w:tc>
          <w:tcPr>
            <w:tcW w:w="541" w:type="dxa"/>
            <w:tcPrChange w:id="4258" w:author="Bedsole, Lisa K. [US-US]" w:date="2026-06-24T11:08:00Z" w16du:dateUtc="2026-06-24T15:08:00Z">
              <w:tcPr>
                <w:tcW w:w="541" w:type="dxa"/>
                <w:gridSpan w:val="2"/>
              </w:tcPr>
            </w:tcPrChange>
          </w:tcPr>
          <w:p w14:paraId="3E0FB55B" w14:textId="4950DB34" w:rsidR="00C00C00" w:rsidRPr="00100733" w:rsidRDefault="00C00C00" w:rsidP="00C00C00">
            <w:pPr>
              <w:pStyle w:val="FHWATableBodyText"/>
            </w:pPr>
            <w:r w:rsidRPr="001E5A7D">
              <w:lastRenderedPageBreak/>
              <w:t>R4</w:t>
            </w:r>
          </w:p>
        </w:tc>
        <w:tc>
          <w:tcPr>
            <w:tcW w:w="1576" w:type="dxa"/>
            <w:tcPrChange w:id="4259" w:author="Bedsole, Lisa K. [US-US]" w:date="2026-06-24T11:08:00Z" w16du:dateUtc="2026-06-24T15:08:00Z">
              <w:tcPr>
                <w:tcW w:w="1576" w:type="dxa"/>
                <w:gridSpan w:val="2"/>
              </w:tcPr>
            </w:tcPrChange>
          </w:tcPr>
          <w:p w14:paraId="7BAD39D9" w14:textId="26AD3B51" w:rsidR="00C00C00" w:rsidRPr="00100733" w:rsidRDefault="00C00C00" w:rsidP="00C00C00">
            <w:pPr>
              <w:pStyle w:val="FHWATableBodyText"/>
            </w:pPr>
            <w:r w:rsidRPr="001E5A7D">
              <w:t>Exploratory Pilot Findings Profile</w:t>
            </w:r>
          </w:p>
        </w:tc>
        <w:tc>
          <w:tcPr>
            <w:tcW w:w="1835" w:type="dxa"/>
            <w:tcPrChange w:id="4260" w:author="Bedsole, Lisa K. [US-US]" w:date="2026-06-24T11:08:00Z" w16du:dateUtc="2026-06-24T15:08:00Z">
              <w:tcPr>
                <w:tcW w:w="1835" w:type="dxa"/>
                <w:gridSpan w:val="2"/>
              </w:tcPr>
            </w:tcPrChange>
          </w:tcPr>
          <w:p w14:paraId="3F913936" w14:textId="0C7A4958" w:rsidR="00C00C00" w:rsidRPr="00100733" w:rsidRDefault="00C00C00" w:rsidP="00C00C00">
            <w:pPr>
              <w:pStyle w:val="FHWATableBodyText"/>
            </w:pPr>
            <w:r w:rsidRPr="001E5A7D">
              <w:t>R1, R2, R3, and evidence-sufficiency information</w:t>
            </w:r>
          </w:p>
        </w:tc>
        <w:tc>
          <w:tcPr>
            <w:tcW w:w="3600" w:type="dxa"/>
            <w:tcPrChange w:id="4261" w:author="Bedsole, Lisa K. [US-US]" w:date="2026-06-24T11:08:00Z" w16du:dateUtc="2026-06-24T15:08:00Z">
              <w:tcPr>
                <w:tcW w:w="3600" w:type="dxa"/>
                <w:gridSpan w:val="2"/>
              </w:tcPr>
            </w:tcPrChange>
          </w:tcPr>
          <w:p w14:paraId="414C9E5D" w14:textId="02421B91" w:rsidR="00C00C00" w:rsidRPr="00100733" w:rsidRDefault="00C00C00" w:rsidP="00C00C00">
            <w:pPr>
              <w:pStyle w:val="FHWATableBodyText"/>
            </w:pPr>
            <w:r w:rsidRPr="001E5A7D">
              <w:t>Organizes the integrated pilot findings into a descriptive profile using documented criteria. The profile may distinguish among more favorable observed results, mixed or variable results, less favorable observed results, and findings with limited or insufficient evidence. R1 and R2 support the profile but do not determine it alone.</w:t>
            </w:r>
          </w:p>
        </w:tc>
        <w:tc>
          <w:tcPr>
            <w:tcW w:w="1440" w:type="dxa"/>
            <w:tcPrChange w:id="4262" w:author="Bedsole, Lisa K. [US-US]" w:date="2026-06-24T11:08:00Z" w16du:dateUtc="2026-06-24T15:08:00Z">
              <w:tcPr>
                <w:tcW w:w="1440" w:type="dxa"/>
                <w:gridSpan w:val="2"/>
              </w:tcPr>
            </w:tcPrChange>
          </w:tcPr>
          <w:p w14:paraId="39234B0B" w14:textId="4B562238" w:rsidR="00C00C00" w:rsidRPr="00B557E8" w:rsidRDefault="00C00C00" w:rsidP="00C00C00">
            <w:pPr>
              <w:pStyle w:val="FHWATableBodyText"/>
            </w:pPr>
            <w:r w:rsidRPr="001E5A7D">
              <w:t>Descriptive findings profile</w:t>
            </w:r>
          </w:p>
        </w:tc>
        <w:tc>
          <w:tcPr>
            <w:tcW w:w="4176" w:type="dxa"/>
            <w:tcPrChange w:id="4263" w:author="Bedsole, Lisa K. [US-US]" w:date="2026-06-24T11:08:00Z" w16du:dateUtc="2026-06-24T15:08:00Z">
              <w:tcPr>
                <w:tcW w:w="4176" w:type="dxa"/>
                <w:gridSpan w:val="2"/>
              </w:tcPr>
            </w:tcPrChange>
          </w:tcPr>
          <w:p w14:paraId="33643625" w14:textId="6B449990" w:rsidR="00C00C00" w:rsidRPr="00100733" w:rsidRDefault="00C00C00" w:rsidP="00C00C00">
            <w:pPr>
              <w:pStyle w:val="FHWATableBodyText"/>
            </w:pPr>
            <w:r w:rsidRPr="001E5A7D">
              <w:t>Supports communication of pilot findings, uncertainty, and evidence limitations. It is not a roadway readiness classification and must not use labels such as “ready,” “marginal,” or “not ready.”</w:t>
            </w:r>
          </w:p>
        </w:tc>
      </w:tr>
    </w:tbl>
    <w:p w14:paraId="48F50DFC" w14:textId="77777777" w:rsidR="00194021" w:rsidRDefault="00194021" w:rsidP="00194021">
      <w:pPr>
        <w:pStyle w:val="FHWANote"/>
        <w:spacing w:before="60"/>
      </w:pPr>
      <w:r w:rsidRPr="000713ED">
        <w:rPr>
          <w:highlight w:val="yellow"/>
        </w:rPr>
        <w:t>XXX.</w:t>
      </w:r>
    </w:p>
    <w:p w14:paraId="786A08A8" w14:textId="77777777" w:rsidR="00D77673" w:rsidRDefault="00D77673" w:rsidP="009E0B05">
      <w:pPr>
        <w:pStyle w:val="FHWABody"/>
      </w:pPr>
    </w:p>
    <w:p w14:paraId="62D9AD6E" w14:textId="77777777" w:rsidR="00D77673" w:rsidRDefault="00D77673" w:rsidP="009E0B05">
      <w:pPr>
        <w:pStyle w:val="FHWABody"/>
        <w:sectPr w:rsidR="00D77673" w:rsidSect="00D77673">
          <w:endnotePr>
            <w:numFmt w:val="decimal"/>
          </w:endnotePr>
          <w:pgSz w:w="15840" w:h="12240" w:orient="landscape"/>
          <w:pgMar w:top="1440" w:right="1440" w:bottom="1440" w:left="1440" w:header="720" w:footer="720" w:gutter="0"/>
          <w:cols w:space="720"/>
          <w:docGrid w:linePitch="360"/>
        </w:sectPr>
      </w:pPr>
    </w:p>
    <w:p w14:paraId="7A87FA29" w14:textId="6804014B" w:rsidR="00194021" w:rsidRDefault="00FA1585" w:rsidP="009E0B05">
      <w:pPr>
        <w:pStyle w:val="FHWABody"/>
      </w:pPr>
      <w:r>
        <w:lastRenderedPageBreak/>
        <w:fldChar w:fldCharType="begin"/>
      </w:r>
      <w:r>
        <w:instrText xml:space="preserve"> REF _Ref233002059 \h </w:instrText>
      </w:r>
      <w:r>
        <w:fldChar w:fldCharType="separate"/>
      </w:r>
      <w:ins w:id="4264" w:author="Soleimaniamiri, Saeid [US-IR]" w:date="2026-06-26T09:11:00Z" w16du:dateUtc="2026-06-26T13:11:00Z">
        <w:r w:rsidR="009C055A">
          <w:t xml:space="preserve">Figure </w:t>
        </w:r>
        <w:r w:rsidR="009C055A">
          <w:rPr>
            <w:noProof/>
          </w:rPr>
          <w:t>12</w:t>
        </w:r>
      </w:ins>
      <w:del w:id="4265" w:author="Soleimaniamiri, Saeid [US-IR]" w:date="2026-06-26T09:11:00Z" w16du:dateUtc="2026-06-26T13:11:00Z">
        <w:r>
          <w:delText xml:space="preserve">Figure </w:delText>
        </w:r>
        <w:r>
          <w:rPr>
            <w:noProof/>
          </w:rPr>
          <w:delText>8</w:delText>
        </w:r>
      </w:del>
      <w:r>
        <w:fldChar w:fldCharType="end"/>
      </w:r>
      <w:r w:rsidR="00AA70AC" w:rsidRPr="00AA70AC">
        <w:t xml:space="preserve"> </w:t>
      </w:r>
      <w:r w:rsidR="00C63E53" w:rsidRPr="00C63E53">
        <w:t xml:space="preserve">illustrates the </w:t>
      </w:r>
      <w:del w:id="4266" w:author="Bagwe, Gaurav R. [US-IN]" w:date="2026-06-25T17:06:00Z" w16du:dateUtc="2026-06-25T21:06:00Z">
        <w:r w:rsidR="00C63E53" w:rsidRPr="00C63E53" w:rsidDel="005031E9">
          <w:delText>relationships</w:delText>
        </w:r>
      </w:del>
      <w:ins w:id="4267" w:author="Bagwe, Gaurav R. [US-IN]" w:date="2026-06-25T17:06:00Z" w16du:dateUtc="2026-06-25T21:06:00Z">
        <w:r w:rsidR="005031E9" w:rsidRPr="00C63E53">
          <w:t>relationship</w:t>
        </w:r>
      </w:ins>
      <w:r w:rsidR="00C63E53" w:rsidRPr="00C63E53">
        <w:t xml:space="preserve"> between the preceding metric groups and the exploratory integrated assessment outputs. The figure shows how I1–I5 support the R1 score, while I6 provides descriptive context on available ground-truth lane-boundary information. The D-series indicators support the R2 score, and the C-series measures support identification of potential bottlenecks through R3. R1 and R2, together with R3 and evidence-sufficiency information, support the descriptive pilot findings profile represented by R4.</w:t>
      </w:r>
    </w:p>
    <w:p w14:paraId="614E460C" w14:textId="76CD5816" w:rsidR="00AA70AC" w:rsidRDefault="00CC468A" w:rsidP="00AA70AC">
      <w:pPr>
        <w:pStyle w:val="FHWAFigure"/>
      </w:pPr>
      <w:r>
        <w:rPr>
          <w:noProof/>
        </w:rPr>
        <w:drawing>
          <wp:inline distT="0" distB="0" distL="0" distR="0" wp14:anchorId="65A991D7" wp14:editId="57BABF73">
            <wp:extent cx="5943600" cy="3345052"/>
            <wp:effectExtent l="0" t="0" r="0" b="0"/>
            <wp:docPr id="316404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a:ext>
                      </a:extLst>
                    </a:blip>
                    <a:srcRect/>
                    <a:stretch>
                      <a:fillRect/>
                    </a:stretch>
                  </pic:blipFill>
                  <pic:spPr bwMode="auto">
                    <a:xfrm>
                      <a:off x="0" y="0"/>
                      <a:ext cx="5943600" cy="3345052"/>
                    </a:xfrm>
                    <a:prstGeom prst="rect">
                      <a:avLst/>
                    </a:prstGeom>
                    <a:noFill/>
                  </pic:spPr>
                </pic:pic>
              </a:graphicData>
            </a:graphic>
          </wp:inline>
        </w:drawing>
      </w:r>
    </w:p>
    <w:p w14:paraId="12E23146" w14:textId="77777777" w:rsidR="00AA70AC" w:rsidRDefault="00AA70AC" w:rsidP="00AA70AC">
      <w:pPr>
        <w:pStyle w:val="FHWASource"/>
      </w:pPr>
      <w:r w:rsidRPr="00721CF4">
        <w:rPr>
          <w:highlight w:val="yellow"/>
        </w:rPr>
        <w:t>Source: Image generated by ChatGPT 5.5, OpenAI, June 2026, in response to “enter prompt used.”</w:t>
      </w:r>
    </w:p>
    <w:p w14:paraId="0A890806" w14:textId="1C807C76" w:rsidR="00AA70AC" w:rsidRDefault="00AA70AC" w:rsidP="00AA70AC">
      <w:pPr>
        <w:pStyle w:val="FHWACaptionFigure"/>
      </w:pPr>
      <w:bookmarkStart w:id="4268" w:name="_Ref233002059"/>
      <w:bookmarkStart w:id="4269" w:name="_Toc233002948"/>
      <w:bookmarkStart w:id="4270" w:name="_Toc233194668"/>
      <w:bookmarkStart w:id="4271" w:name="_Toc233357860"/>
      <w:r>
        <w:t xml:space="preserve">Figure </w:t>
      </w:r>
      <w:r>
        <w:fldChar w:fldCharType="begin"/>
      </w:r>
      <w:r>
        <w:instrText>SEQ Figure \* ARABIC</w:instrText>
      </w:r>
      <w:r>
        <w:fldChar w:fldCharType="separate"/>
      </w:r>
      <w:ins w:id="4272" w:author="Soleimaniamiri, Saeid [US-IR]" w:date="2026-06-26T09:11:00Z" w16du:dateUtc="2026-06-26T13:11:00Z">
        <w:r w:rsidR="009C055A">
          <w:rPr>
            <w:noProof/>
          </w:rPr>
          <w:t>12</w:t>
        </w:r>
      </w:ins>
      <w:ins w:id="4273" w:author="Bagwe, Gaurav R. [US-IN]" w:date="2026-06-25T18:53:00Z" w16du:dateUtc="2026-06-25T22:53:00Z">
        <w:del w:id="4274" w:author="Soleimaniamiri, Saeid [US-IR]" w:date="2026-06-26T09:11:00Z" w16du:dateUtc="2026-06-26T13:11:00Z">
          <w:r w:rsidR="00C02892">
            <w:rPr>
              <w:noProof/>
            </w:rPr>
            <w:delText>9</w:delText>
          </w:r>
        </w:del>
      </w:ins>
      <w:del w:id="4275" w:author="Soleimaniamiri, Saeid [US-IR]" w:date="2026-06-26T09:11:00Z" w16du:dateUtc="2026-06-26T13:11:00Z">
        <w:r w:rsidDel="00C02892">
          <w:rPr>
            <w:noProof/>
          </w:rPr>
          <w:delText>8</w:delText>
        </w:r>
      </w:del>
      <w:r>
        <w:fldChar w:fldCharType="end"/>
      </w:r>
      <w:bookmarkEnd w:id="4268"/>
      <w:r>
        <w:t xml:space="preserve">. Diagram. </w:t>
      </w:r>
      <w:r w:rsidR="00FA1585" w:rsidRPr="00FA1585">
        <w:t>Relationships among pavement marking indicators, detection performance indicators, cross-factor measures, and exploratory integrated assessment outputs.</w:t>
      </w:r>
      <w:bookmarkEnd w:id="4269"/>
      <w:bookmarkEnd w:id="4270"/>
      <w:bookmarkEnd w:id="4271"/>
    </w:p>
    <w:p w14:paraId="669ADC73" w14:textId="4175361E" w:rsidR="00AA70AC" w:rsidRDefault="00AA70AC" w:rsidP="00AA70AC">
      <w:pPr>
        <w:pStyle w:val="FHWABody"/>
      </w:pPr>
      <w:r>
        <w:t xml:space="preserve">The arrows in </w:t>
      </w:r>
      <w:ins w:id="4276" w:author="Bedsole, Lisa K. [US-US]" w:date="2026-06-24T11:08:00Z" w16du:dateUtc="2026-06-24T15:08:00Z">
        <w:r w:rsidR="006F06D8">
          <w:fldChar w:fldCharType="begin"/>
        </w:r>
        <w:r w:rsidR="006F06D8">
          <w:instrText xml:space="preserve"> REF  _Ref233002059 \* Lower \h  \* MERGEFORMAT </w:instrText>
        </w:r>
      </w:ins>
      <w:r w:rsidR="006F06D8">
        <w:fldChar w:fldCharType="separate"/>
      </w:r>
      <w:ins w:id="4277" w:author="Soleimaniamiri, Saeid [US-IR]" w:date="2026-06-26T09:11:00Z" w16du:dateUtc="2026-06-26T13:11:00Z">
        <w:r w:rsidR="009C055A">
          <w:t xml:space="preserve">figure </w:t>
        </w:r>
        <w:r w:rsidR="009C055A">
          <w:rPr>
            <w:noProof/>
          </w:rPr>
          <w:t>12</w:t>
        </w:r>
      </w:ins>
      <w:ins w:id="4278" w:author="Bedsole, Lisa K. [US-US]" w:date="2026-06-24T11:08:00Z" w16du:dateUtc="2026-06-24T15:08:00Z">
        <w:del w:id="4279" w:author="Soleimaniamiri, Saeid [US-IR]" w:date="2026-06-26T09:11:00Z" w16du:dateUtc="2026-06-26T13:11:00Z">
          <w:r w:rsidR="006F06D8">
            <w:delText xml:space="preserve">figure </w:delText>
          </w:r>
          <w:r w:rsidR="006F06D8">
            <w:rPr>
              <w:noProof/>
            </w:rPr>
            <w:delText>8</w:delText>
          </w:r>
        </w:del>
        <w:r w:rsidR="006F06D8">
          <w:fldChar w:fldCharType="end"/>
        </w:r>
      </w:ins>
      <w:del w:id="4280" w:author="Bedsole, Lisa K. [US-US]" w:date="2026-06-24T11:08:00Z" w16du:dateUtc="2026-06-24T15:08:00Z">
        <w:r w:rsidR="00FA1585" w:rsidDel="006F06D8">
          <w:fldChar w:fldCharType="begin"/>
        </w:r>
        <w:r w:rsidR="00FA1585" w:rsidDel="006F06D8">
          <w:delInstrText xml:space="preserve"> REF _Ref233002059 \h </w:delInstrText>
        </w:r>
        <w:r w:rsidR="00FA1585" w:rsidDel="006F06D8">
          <w:fldChar w:fldCharType="separate"/>
        </w:r>
        <w:r w:rsidR="00FA1585" w:rsidDel="006F06D8">
          <w:delText xml:space="preserve">Figure </w:delText>
        </w:r>
        <w:r w:rsidR="00FA1585" w:rsidDel="006F06D8">
          <w:rPr>
            <w:noProof/>
          </w:rPr>
          <w:delText>8</w:delText>
        </w:r>
        <w:r w:rsidR="00FA1585" w:rsidDel="006F06D8">
          <w:fldChar w:fldCharType="end"/>
        </w:r>
      </w:del>
      <w:r>
        <w:t xml:space="preserve"> </w:t>
      </w:r>
      <w:r w:rsidR="00FC583A" w:rsidRPr="00FC583A">
        <w:t>identify the information used to develop each output. They do not establish causal relationships or imply that an integrated score can replace the underlying measures. In particular, R3 is intended as a diagnostic output that helps identify potential areas for further examination and does not directly determine the R4 pilot findings profile.</w:t>
      </w:r>
    </w:p>
    <w:p w14:paraId="355EE55E" w14:textId="7A00F935" w:rsidR="00194021" w:rsidRDefault="00843243" w:rsidP="00AA70AC">
      <w:pPr>
        <w:pStyle w:val="FHWABody"/>
      </w:pPr>
      <w:r w:rsidRPr="00843243">
        <w:t>Together, the R-series outputs provide an organized way to summarize the pilot findings while preserving the supporting evidence, limitations, and uncertainty associated with the underlying measures.</w:t>
      </w:r>
    </w:p>
    <w:p w14:paraId="2F14F7DE" w14:textId="77777777" w:rsidR="00050C54" w:rsidRDefault="00050C54" w:rsidP="00050C54">
      <w:pPr>
        <w:pStyle w:val="FHWAH1"/>
      </w:pPr>
      <w:del w:id="4281" w:author="Bedsole, Lisa K. [US-US]" w:date="2026-06-25T07:58:00Z" w16du:dateUtc="2026-06-25T11:58:00Z">
        <w:r>
          <w:delText xml:space="preserve">4.4 </w:delText>
        </w:r>
      </w:del>
      <w:bookmarkStart w:id="4282" w:name="_Toc233357918"/>
      <w:r>
        <w:t>Analysis Grouping, Comparison, and Interpretation Approach</w:t>
      </w:r>
      <w:bookmarkEnd w:id="4282"/>
    </w:p>
    <w:p w14:paraId="0BFA9B0C" w14:textId="77777777" w:rsidR="00050C54" w:rsidRDefault="00050C54" w:rsidP="00050C54">
      <w:pPr>
        <w:pStyle w:val="FHWABody"/>
      </w:pPr>
      <w:r>
        <w:t>The pilot analysis will use the individual image as the primary unit of analysis. For each eligible image, the pilot workflow will retain the applicable source dataset, processor, standardized output, available reference annotation, and screening group tags described in Chapter 2. This structure allows results to be traced to the underlying image and supports review of individual cases when aggregated findings indicate an unexpected pattern.</w:t>
      </w:r>
    </w:p>
    <w:p w14:paraId="25E2ABE9" w14:textId="18AA94E9" w:rsidR="00050C54" w:rsidRDefault="00476620" w:rsidP="00050C54">
      <w:pPr>
        <w:pStyle w:val="FHWABody"/>
      </w:pPr>
      <w:r w:rsidRPr="00476620">
        <w:lastRenderedPageBreak/>
        <w:t xml:space="preserve">Quantitative comparisons will be conducted only for images with compatible reference annotations and processor outputs that can be represented in the common evaluation format described in </w:t>
      </w:r>
      <w:ins w:id="4283" w:author="Bedsole, Lisa K. [US-US]" w:date="2026-06-24T14:37:00Z" w16du:dateUtc="2026-06-24T18:37:00Z">
        <w:r w:rsidR="00E65C71">
          <w:t>the chapter 3 discussion of the model evaluation approach and the chapter 4 discussion of the pilot analysis workflow</w:t>
        </w:r>
      </w:ins>
      <w:del w:id="4284" w:author="Bedsole, Lisa K. [US-US]" w:date="2026-06-24T14:37:00Z" w16du:dateUtc="2026-06-24T18:37:00Z">
        <w:r w:rsidRPr="00476620">
          <w:delText>Sections 3.3 and 4.2</w:delText>
        </w:r>
      </w:del>
      <w:r w:rsidRPr="00476620">
        <w:t xml:space="preserve">. Images that do not meet these </w:t>
      </w:r>
      <w:del w:id="4285" w:author="Bedsole, Lisa K. [US-US]" w:date="2026-06-24T14:12:00Z" w16du:dateUtc="2026-06-24T18:12:00Z">
        <w:r w:rsidRPr="00476620">
          <w:delText xml:space="preserve">requirements </w:delText>
        </w:r>
      </w:del>
      <w:ins w:id="4286" w:author="Bedsole, Lisa K. [US-US]" w:date="2026-06-24T14:12:00Z" w16du:dateUtc="2026-06-24T18:12:00Z">
        <w:r w:rsidR="00A8147E">
          <w:t>specifications</w:t>
        </w:r>
        <w:r w:rsidR="00A8147E" w:rsidRPr="00476620">
          <w:t xml:space="preserve"> </w:t>
        </w:r>
      </w:ins>
      <w:r w:rsidRPr="00476620">
        <w:t>may still be included in the pilot image set for visual review, qualitative documentation, and examples of processor behavior, but they will not be included in annotation-based performance calculations. The number of eligible images and excluded images, along with the reasons for exclusion, will be documented for each reported analysis.</w:t>
      </w:r>
    </w:p>
    <w:p w14:paraId="3B0BA8C9" w14:textId="42203FA0" w:rsidR="00050C54" w:rsidRDefault="00505C34" w:rsidP="00050C54">
      <w:pPr>
        <w:pStyle w:val="FHWABody"/>
      </w:pPr>
      <w:r w:rsidRPr="00505C34">
        <w:t>Results will first be summarized separately by reference processor and source dataset. Where sufficient eligible images are available, results will then be examined across the screening groups established in Chapter 2, including operational scenario, roadway context and facility type, roadway surface type, pavement marking type or configuration, observed marking visibility, and lighting or weather condition. Comparisons will be limited to groups with enough eligible images to support meaningful interpretation. Groups with small sample sizes, incomplete annotation coverage, or limited variation in the relevant condition will be identified as preliminary or not reported quantitatively.</w:t>
      </w:r>
    </w:p>
    <w:p w14:paraId="28673981" w14:textId="77777777" w:rsidR="00050C54" w:rsidRDefault="00050C54" w:rsidP="00050C54">
      <w:pPr>
        <w:pStyle w:val="FHWABody"/>
      </w:pPr>
      <w:r>
        <w:t>When results are pooled across datasets, the analysis will retain dataset-level summaries and use dataset-normalized aggregation, where appropriate, so that a dataset with a larger number of eligible images does not disproportionately influence the overall findings. This approach is particularly important because the candidate datasets differ in image content, camera perspective, annotation format, roadway coverage, and original development purpose.</w:t>
      </w:r>
    </w:p>
    <w:p w14:paraId="2D3596F5" w14:textId="44528248" w:rsidR="00050C54" w:rsidRDefault="00862345" w:rsidP="00050C54">
      <w:pPr>
        <w:pStyle w:val="FHWABody"/>
      </w:pPr>
      <w:r w:rsidRPr="00862345">
        <w:t>The I-, D-, C-, and R-series measures will be interpreted together rather than in isolation. Image- and annotation-based indicators provide context on visible pavement marking characteristics; detection performance indicators describe processor output quality; cross-factor measures identify potential associations; and the R-series outputs provide exploratory composite scores and structured summaries of the pilot findings. Any integrated score or summary will be accompanied by the underlying component measures so that the factors contributing to the result remain visible.</w:t>
      </w:r>
    </w:p>
    <w:p w14:paraId="27DED171" w14:textId="4FEF2B2F" w:rsidR="00F25D38" w:rsidRDefault="00050C54" w:rsidP="00050C54">
      <w:pPr>
        <w:pStyle w:val="FHWABody"/>
      </w:pPr>
      <w:r>
        <w:t>The findings will be interpreted as evidence of how pavement markings are represented and processed within the selected public imagery and reference processor configuration. They will not be used to infer the performance of a specific ADS or ADAS-equipped vehicle, establish a causal relationship between roadway characteristics and processor outcomes, or determine roadway readiness for deployment. Reported results will identify key limitations, including annotation availability, image quality, dataset coverage, sample size, and differences among source datasets and processor outputs.</w:t>
      </w:r>
    </w:p>
    <w:p w14:paraId="330D2DA2" w14:textId="77777777" w:rsidR="003D5A29" w:rsidRDefault="003D5A29" w:rsidP="003D5A29">
      <w:pPr>
        <w:pStyle w:val="FHWAH1"/>
      </w:pPr>
      <w:del w:id="4287" w:author="Bedsole, Lisa K. [US-US]" w:date="2026-06-25T07:58:00Z" w16du:dateUtc="2026-06-25T11:58:00Z">
        <w:r>
          <w:delText xml:space="preserve">4.5 </w:delText>
        </w:r>
      </w:del>
      <w:bookmarkStart w:id="4288" w:name="_Toc233357919"/>
      <w:r>
        <w:t>Chapter Summary</w:t>
      </w:r>
      <w:bookmarkEnd w:id="4288"/>
    </w:p>
    <w:p w14:paraId="5A858909" w14:textId="77777777" w:rsidR="003D5A29" w:rsidRDefault="003D5A29" w:rsidP="003D5A29">
      <w:pPr>
        <w:pStyle w:val="FHWABody"/>
      </w:pPr>
      <w:r>
        <w:t>This chapter presents the pilot analysis approach for examining pavement markings in selected public roadway imagery. The approach begins with preparation of a standardized pilot image set, applies the selected reference processor or processors through model-specific processing workflows, and evaluates the resulting outputs using compatible reference annotations where available.</w:t>
      </w:r>
    </w:p>
    <w:p w14:paraId="7CE7F7DE" w14:textId="5A88F130" w:rsidR="009B3B60" w:rsidRDefault="009B3B60" w:rsidP="009B3B60">
      <w:pPr>
        <w:pStyle w:val="FHWABody"/>
      </w:pPr>
      <w:r>
        <w:lastRenderedPageBreak/>
        <w:t>The chapter also defines a structured set of image- and annotation-based indicators, detection performance indicators, cross-factor analyses, and exploratory integrated assessment outputs. These measures are intended to support consistent comparison of pavement marking detectability and processor behavior across source datasets and relevant roadway, surface, and visual conditions.</w:t>
      </w:r>
    </w:p>
    <w:p w14:paraId="5C96A6BD" w14:textId="6A1CF908" w:rsidR="00050C54" w:rsidRDefault="009B3B60" w:rsidP="009B3B60">
      <w:pPr>
        <w:pStyle w:val="FHWABody"/>
      </w:pPr>
      <w:r>
        <w:t>The analysis framework retains image-level traceability, documents exclusions and data limitations, and distinguishes annotation-based quantitative evaluation from qualitative visual review. The findings are interpreted within the limits of the selected imagery and reference processor configuration. The following chapter applies this framework to the pilot image set and presents the resulting observations and findings.</w:t>
      </w:r>
    </w:p>
    <w:p w14:paraId="5B36C960" w14:textId="77777777" w:rsidR="00050C54" w:rsidRDefault="00050C54" w:rsidP="00050C54">
      <w:pPr>
        <w:pStyle w:val="FHWABody"/>
      </w:pPr>
    </w:p>
    <w:p w14:paraId="09315330" w14:textId="77777777" w:rsidR="009E0B05" w:rsidRDefault="009E0B05" w:rsidP="009E0B05">
      <w:pPr>
        <w:spacing w:after="160" w:line="259" w:lineRule="auto"/>
        <w:rPr>
          <w:rFonts w:eastAsia="Batang"/>
        </w:rPr>
      </w:pPr>
      <w:r>
        <w:br w:type="page"/>
      </w:r>
    </w:p>
    <w:p w14:paraId="4450FB94" w14:textId="019E095D" w:rsidR="009E0B05" w:rsidRPr="006E0601" w:rsidRDefault="009E0B05" w:rsidP="009E0B05">
      <w:pPr>
        <w:pStyle w:val="FHWAChapterHeading"/>
        <w:rPr>
          <w:highlight w:val="yellow"/>
        </w:rPr>
      </w:pPr>
      <w:bookmarkStart w:id="4289" w:name="_Toc224038071"/>
      <w:bookmarkStart w:id="4290" w:name="_Toc233357920"/>
      <w:r w:rsidRPr="006E0601">
        <w:rPr>
          <w:highlight w:val="yellow"/>
        </w:rPr>
        <w:lastRenderedPageBreak/>
        <w:t>Chapter 5</w:t>
      </w:r>
      <w:ins w:id="4291" w:author="Soleimaniamiri, Saeid [US-IR]" w:date="2026-06-26T09:19:00Z" w16du:dateUtc="2026-06-26T13:19:00Z">
        <w:r w:rsidR="00E87340">
          <w:rPr>
            <w:highlight w:val="yellow"/>
          </w:rPr>
          <w:t>.</w:t>
        </w:r>
      </w:ins>
      <w:del w:id="4292" w:author="Soleimaniamiri, Saeid [US-IR]" w:date="2026-06-26T09:19:00Z" w16du:dateUtc="2026-06-26T13:19:00Z">
        <w:r w:rsidRPr="006E0601">
          <w:rPr>
            <w:highlight w:val="yellow"/>
          </w:rPr>
          <w:delText xml:space="preserve"> –</w:delText>
        </w:r>
      </w:del>
      <w:r w:rsidRPr="006E0601">
        <w:rPr>
          <w:highlight w:val="yellow"/>
        </w:rPr>
        <w:t xml:space="preserve"> Pilot Analysis Execution and Results</w:t>
      </w:r>
      <w:bookmarkEnd w:id="4289"/>
      <w:bookmarkEnd w:id="4290"/>
    </w:p>
    <w:p w14:paraId="71D03DDF" w14:textId="77777777" w:rsidR="009E0B05" w:rsidRPr="006E0601" w:rsidRDefault="009E0B05" w:rsidP="009E0B05">
      <w:pPr>
        <w:pStyle w:val="FHWAH1"/>
        <w:rPr>
          <w:highlight w:val="yellow"/>
        </w:rPr>
      </w:pPr>
      <w:bookmarkStart w:id="4293" w:name="_Toc224038072"/>
      <w:del w:id="4294" w:author="Bedsole, Lisa K. [US-US]" w:date="2026-06-25T07:59:00Z" w16du:dateUtc="2026-06-25T11:59:00Z">
        <w:r w:rsidRPr="006E0601">
          <w:rPr>
            <w:highlight w:val="yellow"/>
          </w:rPr>
          <w:delText xml:space="preserve">5.1 </w:delText>
        </w:r>
      </w:del>
      <w:bookmarkStart w:id="4295" w:name="_Toc233357921"/>
      <w:r w:rsidRPr="006E0601">
        <w:rPr>
          <w:highlight w:val="yellow"/>
        </w:rPr>
        <w:t>Pilot Analysis Design</w:t>
      </w:r>
      <w:bookmarkEnd w:id="4293"/>
      <w:bookmarkEnd w:id="4295"/>
    </w:p>
    <w:p w14:paraId="5CE27D6F" w14:textId="77777777" w:rsidR="009E0B05" w:rsidRPr="006E0601" w:rsidRDefault="009E0B05" w:rsidP="009E0B05">
      <w:pPr>
        <w:pStyle w:val="FHWABody"/>
        <w:rPr>
          <w:highlight w:val="yellow"/>
        </w:rPr>
      </w:pPr>
      <w:r w:rsidRPr="006E0601">
        <w:rPr>
          <w:highlight w:val="yellow"/>
        </w:rPr>
        <w:t>Describes the scope and design of the pilot analysis, including the datasets used, the number of images analyzed, and the roadway environments represented.</w:t>
      </w:r>
    </w:p>
    <w:p w14:paraId="77F2FB0A" w14:textId="77777777" w:rsidR="009E0B05" w:rsidRPr="006E0601" w:rsidRDefault="009E0B05" w:rsidP="009E0B05">
      <w:pPr>
        <w:pStyle w:val="FHWAH1"/>
        <w:rPr>
          <w:highlight w:val="yellow"/>
        </w:rPr>
      </w:pPr>
      <w:bookmarkStart w:id="4296" w:name="_Toc224038073"/>
      <w:del w:id="4297" w:author="Bedsole, Lisa K. [US-US]" w:date="2026-06-25T07:59:00Z" w16du:dateUtc="2026-06-25T11:59:00Z">
        <w:r w:rsidRPr="006E0601">
          <w:rPr>
            <w:highlight w:val="yellow"/>
          </w:rPr>
          <w:delText xml:space="preserve">5.2 </w:delText>
        </w:r>
      </w:del>
      <w:bookmarkStart w:id="4298" w:name="_Toc233357922"/>
      <w:r w:rsidRPr="006E0601">
        <w:rPr>
          <w:highlight w:val="yellow"/>
        </w:rPr>
        <w:t>Implementation of the Analysis Pipeline</w:t>
      </w:r>
      <w:bookmarkEnd w:id="4296"/>
      <w:bookmarkEnd w:id="4298"/>
    </w:p>
    <w:p w14:paraId="3F95A82B" w14:textId="77777777" w:rsidR="009E0B05" w:rsidRPr="006E0601" w:rsidRDefault="009E0B05" w:rsidP="009E0B05">
      <w:pPr>
        <w:pStyle w:val="FHWABody"/>
        <w:rPr>
          <w:highlight w:val="yellow"/>
        </w:rPr>
      </w:pPr>
      <w:r w:rsidRPr="006E0601">
        <w:rPr>
          <w:highlight w:val="yellow"/>
        </w:rPr>
        <w:t>Explains how the selected imagery datasets and reference image processor were used to conduct the pilot analysis.</w:t>
      </w:r>
    </w:p>
    <w:p w14:paraId="6B614512" w14:textId="77777777" w:rsidR="009E0B05" w:rsidRPr="006E0601" w:rsidRDefault="009E0B05" w:rsidP="009E0B05">
      <w:pPr>
        <w:pStyle w:val="FHWAH1"/>
        <w:rPr>
          <w:highlight w:val="yellow"/>
        </w:rPr>
      </w:pPr>
      <w:bookmarkStart w:id="4299" w:name="_Toc224038074"/>
      <w:del w:id="4300" w:author="Bedsole, Lisa K. [US-US]" w:date="2026-06-25T07:59:00Z" w16du:dateUtc="2026-06-25T11:59:00Z">
        <w:r w:rsidRPr="006E0601">
          <w:rPr>
            <w:highlight w:val="yellow"/>
          </w:rPr>
          <w:delText xml:space="preserve">5.3 </w:delText>
        </w:r>
      </w:del>
      <w:bookmarkStart w:id="4301" w:name="_Toc233357923"/>
      <w:r w:rsidRPr="006E0601">
        <w:rPr>
          <w:highlight w:val="yellow"/>
        </w:rPr>
        <w:t>Detection Outputs and Analysis Results</w:t>
      </w:r>
      <w:bookmarkEnd w:id="4299"/>
      <w:bookmarkEnd w:id="4301"/>
    </w:p>
    <w:p w14:paraId="0DA3C05F" w14:textId="77777777" w:rsidR="009E0B05" w:rsidRPr="006E0601" w:rsidRDefault="009E0B05" w:rsidP="009E0B05">
      <w:pPr>
        <w:pStyle w:val="FHWABody"/>
        <w:rPr>
          <w:highlight w:val="yellow"/>
        </w:rPr>
      </w:pPr>
      <w:r w:rsidRPr="006E0601">
        <w:rPr>
          <w:highlight w:val="yellow"/>
        </w:rPr>
        <w:t>Presents the outputs generated by the image processor and summarizes observations related to pavement marking detection.</w:t>
      </w:r>
    </w:p>
    <w:p w14:paraId="5E17C7AA" w14:textId="77777777" w:rsidR="009E0B05" w:rsidRPr="006E0601" w:rsidRDefault="009E0B05" w:rsidP="009E0B05">
      <w:pPr>
        <w:pStyle w:val="FHWAH1"/>
        <w:rPr>
          <w:highlight w:val="yellow"/>
        </w:rPr>
      </w:pPr>
      <w:bookmarkStart w:id="4302" w:name="_Toc224038075"/>
      <w:del w:id="4303" w:author="Bedsole, Lisa K. [US-US]" w:date="2026-06-25T07:59:00Z" w16du:dateUtc="2026-06-25T11:59:00Z">
        <w:r w:rsidRPr="006E0601">
          <w:rPr>
            <w:highlight w:val="yellow"/>
          </w:rPr>
          <w:delText xml:space="preserve">5.4 </w:delText>
        </w:r>
      </w:del>
      <w:bookmarkStart w:id="4304" w:name="_Toc233357924"/>
      <w:r w:rsidRPr="006E0601">
        <w:rPr>
          <w:highlight w:val="yellow"/>
        </w:rPr>
        <w:t>Observed Patterns and Failure Cases</w:t>
      </w:r>
      <w:bookmarkEnd w:id="4302"/>
      <w:bookmarkEnd w:id="4304"/>
    </w:p>
    <w:p w14:paraId="5153A5B7" w14:textId="77777777" w:rsidR="009E0B05" w:rsidRDefault="009E0B05" w:rsidP="009E0B05">
      <w:pPr>
        <w:pStyle w:val="FHWABody"/>
      </w:pPr>
      <w:r w:rsidRPr="006E0601">
        <w:rPr>
          <w:highlight w:val="yellow"/>
        </w:rPr>
        <w:t>Highlights situations where pavement markings were successfully detected and identifies conditions that resulted in missed detections or reduced performance.</w:t>
      </w:r>
    </w:p>
    <w:p w14:paraId="110938F9" w14:textId="77777777" w:rsidR="009E0B05" w:rsidRDefault="009E0B05" w:rsidP="009E0B05">
      <w:pPr>
        <w:spacing w:after="160" w:line="259" w:lineRule="auto"/>
        <w:rPr>
          <w:rFonts w:eastAsia="Batang"/>
        </w:rPr>
      </w:pPr>
      <w:r>
        <w:br w:type="page"/>
      </w:r>
    </w:p>
    <w:p w14:paraId="29DB539E" w14:textId="1961FE47" w:rsidR="009E0B05" w:rsidRPr="006E0601" w:rsidRDefault="009E0B05" w:rsidP="009E0B05">
      <w:pPr>
        <w:pStyle w:val="FHWAChapterHeading"/>
        <w:rPr>
          <w:highlight w:val="yellow"/>
        </w:rPr>
      </w:pPr>
      <w:bookmarkStart w:id="4305" w:name="_Toc224038076"/>
      <w:bookmarkStart w:id="4306" w:name="_Toc233357925"/>
      <w:r w:rsidRPr="006E0601">
        <w:rPr>
          <w:highlight w:val="yellow"/>
        </w:rPr>
        <w:lastRenderedPageBreak/>
        <w:t>Chapter 6</w:t>
      </w:r>
      <w:ins w:id="4307" w:author="Soleimaniamiri, Saeid [US-IR]" w:date="2026-06-26T09:19:00Z" w16du:dateUtc="2026-06-26T13:19:00Z">
        <w:r w:rsidR="00E87340">
          <w:rPr>
            <w:highlight w:val="yellow"/>
          </w:rPr>
          <w:t>.</w:t>
        </w:r>
      </w:ins>
      <w:del w:id="4308" w:author="Soleimaniamiri, Saeid [US-IR]" w:date="2026-06-26T09:19:00Z" w16du:dateUtc="2026-06-26T13:19:00Z">
        <w:r w:rsidRPr="006E0601">
          <w:rPr>
            <w:highlight w:val="yellow"/>
          </w:rPr>
          <w:delText xml:space="preserve"> –</w:delText>
        </w:r>
      </w:del>
      <w:r w:rsidRPr="006E0601">
        <w:rPr>
          <w:highlight w:val="yellow"/>
        </w:rPr>
        <w:t xml:space="preserve"> Insights, Limitations, and Implications for Future Work</w:t>
      </w:r>
      <w:bookmarkEnd w:id="4305"/>
      <w:bookmarkEnd w:id="4306"/>
    </w:p>
    <w:p w14:paraId="5E239FDA" w14:textId="77777777" w:rsidR="009E0B05" w:rsidRPr="006E0601" w:rsidRDefault="009E0B05" w:rsidP="009E0B05">
      <w:pPr>
        <w:pStyle w:val="FHWAH1"/>
        <w:rPr>
          <w:highlight w:val="yellow"/>
        </w:rPr>
      </w:pPr>
      <w:bookmarkStart w:id="4309" w:name="_Toc224038077"/>
      <w:del w:id="4310" w:author="Bedsole, Lisa K. [US-US]" w:date="2026-06-25T07:59:00Z" w16du:dateUtc="2026-06-25T11:59:00Z">
        <w:r w:rsidRPr="006E0601">
          <w:rPr>
            <w:highlight w:val="yellow"/>
          </w:rPr>
          <w:delText xml:space="preserve">6.1 </w:delText>
        </w:r>
      </w:del>
      <w:bookmarkStart w:id="4311" w:name="_Toc233357926"/>
      <w:r w:rsidRPr="006E0601">
        <w:rPr>
          <w:highlight w:val="yellow"/>
        </w:rPr>
        <w:t>Key Findings from the Pilot Analysis</w:t>
      </w:r>
      <w:bookmarkEnd w:id="4309"/>
      <w:bookmarkEnd w:id="4311"/>
    </w:p>
    <w:p w14:paraId="17B844AA" w14:textId="77777777" w:rsidR="009E0B05" w:rsidRPr="006E0601" w:rsidRDefault="009E0B05" w:rsidP="009E0B05">
      <w:pPr>
        <w:pStyle w:val="FHWABody"/>
        <w:rPr>
          <w:highlight w:val="yellow"/>
        </w:rPr>
      </w:pPr>
      <w:r w:rsidRPr="006E0601">
        <w:rPr>
          <w:highlight w:val="yellow"/>
        </w:rPr>
        <w:t>Summarizes the main observations and insights obtained from the pilot analysis of pavement markings.</w:t>
      </w:r>
    </w:p>
    <w:p w14:paraId="132EF8C4" w14:textId="77777777" w:rsidR="009E0B05" w:rsidRPr="006E0601" w:rsidRDefault="009E0B05" w:rsidP="009E0B05">
      <w:pPr>
        <w:pStyle w:val="FHWAH1"/>
        <w:rPr>
          <w:highlight w:val="yellow"/>
        </w:rPr>
      </w:pPr>
      <w:bookmarkStart w:id="4312" w:name="_Toc224038078"/>
      <w:del w:id="4313" w:author="Bedsole, Lisa K. [US-US]" w:date="2026-06-25T07:59:00Z" w16du:dateUtc="2026-06-25T11:59:00Z">
        <w:r w:rsidRPr="006E0601">
          <w:rPr>
            <w:highlight w:val="yellow"/>
          </w:rPr>
          <w:delText xml:space="preserve">6.2 </w:delText>
        </w:r>
      </w:del>
      <w:bookmarkStart w:id="4314" w:name="_Toc233357927"/>
      <w:r w:rsidRPr="006E0601">
        <w:rPr>
          <w:highlight w:val="yellow"/>
        </w:rPr>
        <w:t>Limitations of the Analysis</w:t>
      </w:r>
      <w:bookmarkEnd w:id="4312"/>
      <w:bookmarkEnd w:id="4314"/>
    </w:p>
    <w:p w14:paraId="0C0A23DD" w14:textId="77777777" w:rsidR="009E0B05" w:rsidRPr="006E0601" w:rsidRDefault="009E0B05" w:rsidP="009E0B05">
      <w:pPr>
        <w:pStyle w:val="FHWABody"/>
        <w:rPr>
          <w:highlight w:val="yellow"/>
        </w:rPr>
      </w:pPr>
      <w:r w:rsidRPr="006E0601">
        <w:rPr>
          <w:highlight w:val="yellow"/>
        </w:rPr>
        <w:t>Discusses limitations associated with the datasets, image processor, and the scope of the pilot study.</w:t>
      </w:r>
    </w:p>
    <w:p w14:paraId="7C0E92A6" w14:textId="77777777" w:rsidR="009E0B05" w:rsidRPr="006E0601" w:rsidRDefault="009E0B05" w:rsidP="009E0B05">
      <w:pPr>
        <w:pStyle w:val="FHWAH1"/>
        <w:rPr>
          <w:highlight w:val="yellow"/>
        </w:rPr>
      </w:pPr>
      <w:bookmarkStart w:id="4315" w:name="_Toc224038079"/>
      <w:del w:id="4316" w:author="Bedsole, Lisa K. [US-US]" w:date="2026-06-25T07:59:00Z" w16du:dateUtc="2026-06-25T11:59:00Z">
        <w:r w:rsidRPr="006E0601">
          <w:rPr>
            <w:highlight w:val="yellow"/>
          </w:rPr>
          <w:delText xml:space="preserve">6.3 </w:delText>
        </w:r>
      </w:del>
      <w:bookmarkStart w:id="4317" w:name="_Toc233357928"/>
      <w:r w:rsidRPr="006E0601">
        <w:rPr>
          <w:highlight w:val="yellow"/>
        </w:rPr>
        <w:t>Lessons Learned</w:t>
      </w:r>
      <w:bookmarkEnd w:id="4315"/>
      <w:bookmarkEnd w:id="4317"/>
    </w:p>
    <w:p w14:paraId="561CE171" w14:textId="77777777" w:rsidR="009E0B05" w:rsidRPr="006E0601" w:rsidRDefault="009E0B05" w:rsidP="009E0B05">
      <w:pPr>
        <w:pStyle w:val="FHWABody"/>
        <w:rPr>
          <w:highlight w:val="yellow"/>
        </w:rPr>
      </w:pPr>
      <w:r w:rsidRPr="006E0601">
        <w:rPr>
          <w:highlight w:val="yellow"/>
        </w:rPr>
        <w:t>Highlights practical insights gained during the implementation of the pilot analysis.</w:t>
      </w:r>
    </w:p>
    <w:p w14:paraId="2D017EB3" w14:textId="77777777" w:rsidR="009E0B05" w:rsidRPr="006E0601" w:rsidRDefault="009E0B05" w:rsidP="009E0B05">
      <w:pPr>
        <w:pStyle w:val="FHWAH1"/>
        <w:rPr>
          <w:highlight w:val="yellow"/>
        </w:rPr>
      </w:pPr>
      <w:bookmarkStart w:id="4318" w:name="_Toc224038080"/>
      <w:del w:id="4319" w:author="Bedsole, Lisa K. [US-US]" w:date="2026-06-25T07:59:00Z" w16du:dateUtc="2026-06-25T11:59:00Z">
        <w:r w:rsidRPr="006E0601">
          <w:rPr>
            <w:highlight w:val="yellow"/>
          </w:rPr>
          <w:delText xml:space="preserve">6.4 </w:delText>
        </w:r>
      </w:del>
      <w:bookmarkStart w:id="4320" w:name="_Toc233357929"/>
      <w:r w:rsidRPr="006E0601">
        <w:rPr>
          <w:highlight w:val="yellow"/>
        </w:rPr>
        <w:t>Implications for Future Data Collection and Analysis</w:t>
      </w:r>
      <w:bookmarkEnd w:id="4318"/>
      <w:bookmarkEnd w:id="4320"/>
    </w:p>
    <w:p w14:paraId="2D6659EB" w14:textId="77777777" w:rsidR="009E0B05" w:rsidRPr="003A6ADE" w:rsidRDefault="009E0B05" w:rsidP="009E0B05">
      <w:pPr>
        <w:pStyle w:val="FHWABody"/>
      </w:pPr>
      <w:r w:rsidRPr="006E0601">
        <w:rPr>
          <w:highlight w:val="yellow"/>
        </w:rPr>
        <w:t>Discusses how the findings may inform future research efforts and potential real-world data collection activities planned for subsequent phases of the ROAD Readiness project.</w:t>
      </w:r>
    </w:p>
    <w:p w14:paraId="32A6ADD4" w14:textId="77777777" w:rsidR="00A708C8" w:rsidRDefault="00A708C8" w:rsidP="00E61A2F">
      <w:pPr>
        <w:pStyle w:val="FHWABody"/>
      </w:pPr>
    </w:p>
    <w:p w14:paraId="53D707E7" w14:textId="77777777" w:rsidR="00401C2C" w:rsidRDefault="00401C2C" w:rsidP="00E61A2F">
      <w:pPr>
        <w:pStyle w:val="FHWABody"/>
      </w:pPr>
    </w:p>
    <w:p w14:paraId="57EB91CA" w14:textId="77777777" w:rsidR="00401C2C" w:rsidRDefault="00401C2C" w:rsidP="00E61A2F">
      <w:pPr>
        <w:pStyle w:val="FHWABody"/>
      </w:pPr>
    </w:p>
    <w:p w14:paraId="02302ED0" w14:textId="77777777" w:rsidR="00401C2C" w:rsidRDefault="00401C2C" w:rsidP="00E61A2F">
      <w:pPr>
        <w:pStyle w:val="FHWABody"/>
      </w:pPr>
    </w:p>
    <w:p w14:paraId="191C06B8" w14:textId="77777777" w:rsidR="00401C2C" w:rsidRDefault="00401C2C" w:rsidP="00E61A2F">
      <w:pPr>
        <w:pStyle w:val="FHWABody"/>
      </w:pPr>
    </w:p>
    <w:p w14:paraId="00879190" w14:textId="77777777" w:rsidR="00A708C8" w:rsidRDefault="00A708C8" w:rsidP="00E61A2F">
      <w:pPr>
        <w:pStyle w:val="FHWABody"/>
      </w:pPr>
    </w:p>
    <w:p w14:paraId="73F7E5A3" w14:textId="77777777" w:rsidR="00EA2AE4" w:rsidRDefault="00EA2AE4" w:rsidP="00EA2AE4">
      <w:pPr>
        <w:pStyle w:val="FHWABody"/>
        <w:sectPr w:rsidR="00EA2AE4" w:rsidSect="007F23C1">
          <w:endnotePr>
            <w:numFmt w:val="decimal"/>
          </w:endnotePr>
          <w:pgSz w:w="12240" w:h="15840"/>
          <w:pgMar w:top="1440" w:right="1440" w:bottom="1440" w:left="1440" w:header="720" w:footer="720" w:gutter="0"/>
          <w:cols w:space="720"/>
          <w:docGrid w:linePitch="360"/>
        </w:sectPr>
      </w:pPr>
    </w:p>
    <w:p w14:paraId="66F9A5C2" w14:textId="77777777" w:rsidR="007A6919" w:rsidRDefault="007A6919" w:rsidP="007A6919">
      <w:pPr>
        <w:pStyle w:val="FHWAChapterHeading"/>
      </w:pPr>
      <w:bookmarkStart w:id="4321" w:name="_Toc233357930"/>
      <w:r w:rsidRPr="00401C2C">
        <w:rPr>
          <w:highlight w:val="yellow"/>
        </w:rPr>
        <w:lastRenderedPageBreak/>
        <w:t>References</w:t>
      </w:r>
      <w:bookmarkEnd w:id="4321"/>
    </w:p>
    <w:p w14:paraId="47ECEB26" w14:textId="77777777" w:rsidR="004638B9" w:rsidRPr="006B6D5D" w:rsidDel="00354604" w:rsidRDefault="004638B9" w:rsidP="004638B9">
      <w:pPr>
        <w:spacing w:before="240" w:after="240"/>
        <w:ind w:left="720" w:hanging="720"/>
        <w:rPr>
          <w:del w:id="4322" w:author="Bedsole, Lisa K. [US-US]" w:date="2026-06-24T11:35:00Z" w16du:dateUtc="2026-06-24T15:35:00Z"/>
          <w:rFonts w:eastAsia="Batang"/>
          <w:color w:val="000000" w:themeColor="text1"/>
          <w:rPrChange w:id="4323" w:author="Bedsole, Lisa K. [US-US]" w:date="2026-06-24T11:39:00Z" w16du:dateUtc="2026-06-24T15:39:00Z">
            <w:rPr>
              <w:del w:id="4324" w:author="Bedsole, Lisa K. [US-US]" w:date="2026-06-24T11:35:00Z" w16du:dateUtc="2026-06-24T15:35:00Z"/>
              <w:rFonts w:eastAsia="Batang"/>
            </w:rPr>
          </w:rPrChange>
        </w:rPr>
      </w:pPr>
    </w:p>
    <w:p w14:paraId="09FFA79D" w14:textId="6BBF5125" w:rsidR="004638B9" w:rsidRPr="006B6D5D" w:rsidRDefault="00DC55C2">
      <w:pPr>
        <w:pStyle w:val="FHWABibliography"/>
        <w:rPr>
          <w:ins w:id="4325" w:author="Bedsole, Lisa K. [US-US]" w:date="2026-06-24T11:13:00Z" w16du:dateUtc="2026-06-24T15:13:00Z"/>
          <w:color w:val="000000" w:themeColor="text1"/>
          <w:rPrChange w:id="4326" w:author="Bedsole, Lisa K. [US-US]" w:date="2026-06-24T11:39:00Z" w16du:dateUtc="2026-06-24T15:39:00Z">
            <w:rPr>
              <w:ins w:id="4327" w:author="Bedsole, Lisa K. [US-US]" w:date="2026-06-24T11:13:00Z" w16du:dateUtc="2026-06-24T15:13:00Z"/>
            </w:rPr>
          </w:rPrChange>
        </w:rPr>
        <w:pPrChange w:id="4328" w:author="Bedsole, Lisa K. [US-US]" w:date="2026-06-24T11:35:00Z" w16du:dateUtc="2026-06-24T15:35:00Z">
          <w:pPr>
            <w:spacing w:before="240" w:after="240"/>
            <w:ind w:left="720" w:hanging="720"/>
          </w:pPr>
        </w:pPrChange>
      </w:pPr>
      <w:ins w:id="4329" w:author="Bedsole, Lisa K. [US-US]" w:date="2026-06-24T11:15:00Z" w16du:dateUtc="2026-06-24T15:15:00Z">
        <w:r w:rsidRPr="006B6D5D">
          <w:rPr>
            <w:color w:val="000000" w:themeColor="text1"/>
            <w:rPrChange w:id="4330" w:author="Bedsole, Lisa K. [US-US]" w:date="2026-06-24T11:39:00Z" w16du:dateUtc="2026-06-24T15:39:00Z">
              <w:rPr/>
            </w:rPrChange>
          </w:rPr>
          <w:t xml:space="preserve">Chen, H., X. Wang, and W. Xian. </w:t>
        </w:r>
        <w:r w:rsidR="00321784" w:rsidRPr="006B6D5D">
          <w:rPr>
            <w:color w:val="000000" w:themeColor="text1"/>
            <w:rPrChange w:id="4331" w:author="Bedsole, Lisa K. [US-US]" w:date="2026-06-24T11:39:00Z" w16du:dateUtc="2026-06-24T15:39:00Z">
              <w:rPr/>
            </w:rPrChange>
          </w:rPr>
          <w:t>(2020)</w:t>
        </w:r>
      </w:ins>
      <w:ins w:id="4332" w:author="Bedsole, Lisa K. [US-US]" w:date="2026-06-24T11:16:00Z" w16du:dateUtc="2026-06-24T15:16:00Z">
        <w:r w:rsidR="00321784" w:rsidRPr="006B6D5D">
          <w:rPr>
            <w:color w:val="000000" w:themeColor="text1"/>
            <w:rPrChange w:id="4333" w:author="Bedsole, Lisa K. [US-US]" w:date="2026-06-24T11:39:00Z" w16du:dateUtc="2026-06-24T15:39:00Z">
              <w:rPr/>
            </w:rPrChange>
          </w:rPr>
          <w:t>.</w:t>
        </w:r>
      </w:ins>
      <w:ins w:id="4334" w:author="Bedsole, Lisa K. [US-US]" w:date="2026-06-24T11:15:00Z" w16du:dateUtc="2026-06-24T15:15:00Z">
        <w:r w:rsidR="00321784" w:rsidRPr="006B6D5D">
          <w:rPr>
            <w:color w:val="000000" w:themeColor="text1"/>
            <w:rPrChange w:id="4335" w:author="Bedsole, Lisa K. [US-US]" w:date="2026-06-24T11:39:00Z" w16du:dateUtc="2026-06-24T15:39:00Z">
              <w:rPr/>
            </w:rPrChange>
          </w:rPr>
          <w:t xml:space="preserve"> </w:t>
        </w:r>
      </w:ins>
      <w:r w:rsidR="004638B9" w:rsidRPr="006B6D5D">
        <w:rPr>
          <w:color w:val="000000" w:themeColor="text1"/>
          <w:rPrChange w:id="4336" w:author="Bedsole, Lisa K. [US-US]" w:date="2026-06-24T11:39:00Z" w16du:dateUtc="2026-06-24T15:39:00Z">
            <w:rPr/>
          </w:rPrChange>
        </w:rPr>
        <w:t>BDD100K: A diverse driving dataset for heterogeneous multitask learning. (2020). In </w:t>
      </w:r>
      <w:r w:rsidR="004638B9" w:rsidRPr="006B6D5D">
        <w:rPr>
          <w:i/>
          <w:color w:val="000000" w:themeColor="text1"/>
          <w:rPrChange w:id="4337" w:author="Bedsole, Lisa K. [US-US]" w:date="2026-06-24T11:39:00Z" w16du:dateUtc="2026-06-24T15:39:00Z">
            <w:rPr>
              <w:i/>
            </w:rPr>
          </w:rPrChange>
        </w:rPr>
        <w:t>Proceedings of the IEEE/CVF Conference on Computer Vision and Pattern Recognition (CVPR)</w:t>
      </w:r>
      <w:r w:rsidR="004638B9" w:rsidRPr="006B6D5D">
        <w:rPr>
          <w:color w:val="000000" w:themeColor="text1"/>
          <w:rPrChange w:id="4338" w:author="Bedsole, Lisa K. [US-US]" w:date="2026-06-24T11:39:00Z" w16du:dateUtc="2026-06-24T15:39:00Z">
            <w:rPr/>
          </w:rPrChange>
        </w:rPr>
        <w:t xml:space="preserve">. </w:t>
      </w:r>
      <w:ins w:id="4339" w:author="Bedsole, Lisa K. [US-US]" w:date="2026-06-24T11:33:00Z" w16du:dateUtc="2026-06-24T15:33:00Z">
        <w:r w:rsidR="00893DE8" w:rsidRPr="006B6D5D">
          <w:rPr>
            <w:color w:val="000000" w:themeColor="text1"/>
            <w:rPrChange w:id="4340" w:author="Bedsole, Lisa K. [US-US]" w:date="2026-06-24T11:39:00Z" w16du:dateUtc="2026-06-24T15:39:00Z">
              <w:rPr/>
            </w:rPrChange>
          </w:rPr>
          <w:fldChar w:fldCharType="begin"/>
        </w:r>
        <w:r w:rsidR="00893DE8" w:rsidRPr="006B6D5D">
          <w:rPr>
            <w:color w:val="000000" w:themeColor="text1"/>
            <w:rPrChange w:id="4341" w:author="Bedsole, Lisa K. [US-US]" w:date="2026-06-24T11:39:00Z" w16du:dateUtc="2026-06-24T15:39:00Z">
              <w:rPr/>
            </w:rPrChange>
          </w:rPr>
          <w:instrText>HYPERLINK "https://doi.org/10.1109/CVPR42600.2020.00271"</w:instrText>
        </w:r>
        <w:r w:rsidR="00893DE8" w:rsidRPr="00C217F9">
          <w:rPr>
            <w:color w:val="000000" w:themeColor="text1"/>
          </w:rPr>
        </w:r>
        <w:r w:rsidR="00893DE8" w:rsidRPr="006B6D5D">
          <w:rPr>
            <w:color w:val="000000" w:themeColor="text1"/>
            <w:rPrChange w:id="4342" w:author="Bedsole, Lisa K. [US-US]" w:date="2026-06-24T11:39:00Z" w16du:dateUtc="2026-06-24T15:39:00Z">
              <w:rPr/>
            </w:rPrChange>
          </w:rPr>
          <w:fldChar w:fldCharType="separate"/>
        </w:r>
        <w:r w:rsidR="00893DE8" w:rsidRPr="006B6D5D">
          <w:rPr>
            <w:rStyle w:val="Hyperlink"/>
            <w:color w:val="000000" w:themeColor="text1"/>
          </w:rPr>
          <w:t>https://doi.org/10.1109/CVPR42600.2020.00271</w:t>
        </w:r>
        <w:r w:rsidR="00893DE8" w:rsidRPr="006B6D5D">
          <w:rPr>
            <w:color w:val="000000" w:themeColor="text1"/>
            <w:rPrChange w:id="4343" w:author="Bedsole, Lisa K. [US-US]" w:date="2026-06-24T11:39:00Z" w16du:dateUtc="2026-06-24T15:39:00Z">
              <w:rPr/>
            </w:rPrChange>
          </w:rPr>
          <w:fldChar w:fldCharType="end"/>
        </w:r>
        <w:r w:rsidR="00893DE8" w:rsidRPr="006B6D5D">
          <w:rPr>
            <w:color w:val="000000" w:themeColor="text1"/>
            <w:rPrChange w:id="4344" w:author="Bedsole, Lisa K. [US-US]" w:date="2026-06-24T11:39:00Z" w16du:dateUtc="2026-06-24T15:39:00Z">
              <w:rPr/>
            </w:rPrChange>
          </w:rPr>
          <w:t xml:space="preserve">. </w:t>
        </w:r>
      </w:ins>
    </w:p>
    <w:p w14:paraId="607E478D" w14:textId="5A682343" w:rsidR="002C48CD" w:rsidRPr="006B6D5D" w:rsidDel="00DC55C2" w:rsidRDefault="002C48CD">
      <w:pPr>
        <w:pStyle w:val="FHWABibliography"/>
        <w:rPr>
          <w:del w:id="4345" w:author="Bedsole, Lisa K. [US-US]" w:date="2026-06-24T11:15:00Z" w16du:dateUtc="2026-06-24T15:15:00Z"/>
          <w:color w:val="000000" w:themeColor="text1"/>
          <w:rPrChange w:id="4346" w:author="Bedsole, Lisa K. [US-US]" w:date="2026-06-24T11:39:00Z" w16du:dateUtc="2026-06-24T15:39:00Z">
            <w:rPr>
              <w:del w:id="4347" w:author="Bedsole, Lisa K. [US-US]" w:date="2026-06-24T11:15:00Z" w16du:dateUtc="2026-06-24T15:15:00Z"/>
            </w:rPr>
          </w:rPrChange>
        </w:rPr>
        <w:pPrChange w:id="4348" w:author="Bedsole, Lisa K. [US-US]" w:date="2026-06-24T11:35:00Z" w16du:dateUtc="2026-06-24T15:35:00Z">
          <w:pPr>
            <w:spacing w:before="240" w:after="240"/>
            <w:ind w:left="720" w:hanging="720"/>
          </w:pPr>
        </w:pPrChange>
      </w:pPr>
    </w:p>
    <w:p w14:paraId="46AD8BB4" w14:textId="6258CA7D" w:rsidR="001A5948" w:rsidRPr="006B6D5D" w:rsidRDefault="001A5948">
      <w:pPr>
        <w:pStyle w:val="FHWABibliography"/>
        <w:rPr>
          <w:color w:val="000000" w:themeColor="text1"/>
          <w:rPrChange w:id="4349" w:author="Bedsole, Lisa K. [US-US]" w:date="2026-06-24T11:39:00Z" w16du:dateUtc="2026-06-24T15:39:00Z">
            <w:rPr/>
          </w:rPrChange>
        </w:rPr>
        <w:pPrChange w:id="4350" w:author="Bedsole, Lisa K. [US-US]" w:date="2026-06-24T11:35:00Z" w16du:dateUtc="2026-06-24T15:35:00Z">
          <w:pPr>
            <w:spacing w:before="240" w:after="240"/>
            <w:ind w:left="720" w:hanging="720"/>
          </w:pPr>
        </w:pPrChange>
      </w:pPr>
      <w:r w:rsidRPr="006B6D5D">
        <w:rPr>
          <w:color w:val="000000" w:themeColor="text1"/>
          <w:rPrChange w:id="4351" w:author="Bedsole, Lisa K. [US-US]" w:date="2026-06-24T11:39:00Z" w16du:dateUtc="2026-06-24T15:39:00Z">
            <w:rPr/>
          </w:rPrChange>
        </w:rPr>
        <w:t xml:space="preserve">Canny, J. (1986). A computational approach to edge detection. </w:t>
      </w:r>
      <w:r w:rsidRPr="006B6D5D">
        <w:rPr>
          <w:i/>
          <w:color w:val="000000" w:themeColor="text1"/>
          <w:rPrChange w:id="4352" w:author="Bedsole, Lisa K. [US-US]" w:date="2026-06-24T11:39:00Z" w16du:dateUtc="2026-06-24T15:39:00Z">
            <w:rPr>
              <w:i/>
            </w:rPr>
          </w:rPrChange>
        </w:rPr>
        <w:t>IEEE Transactions on Pattern Analysis and Machine Intelligence, 8</w:t>
      </w:r>
      <w:r w:rsidRPr="006B6D5D">
        <w:rPr>
          <w:color w:val="000000" w:themeColor="text1"/>
          <w:rPrChange w:id="4353" w:author="Bedsole, Lisa K. [US-US]" w:date="2026-06-24T11:39:00Z" w16du:dateUtc="2026-06-24T15:39:00Z">
            <w:rPr/>
          </w:rPrChange>
        </w:rPr>
        <w:t xml:space="preserve">(6), 679–698. </w:t>
      </w:r>
      <w:r w:rsidRPr="006B6D5D">
        <w:rPr>
          <w:color w:val="000000" w:themeColor="text1"/>
          <w:rPrChange w:id="4354" w:author="Bedsole, Lisa K. [US-US]" w:date="2026-06-24T11:39:00Z" w16du:dateUtc="2026-06-24T15:39:00Z">
            <w:rPr/>
          </w:rPrChange>
        </w:rPr>
        <w:fldChar w:fldCharType="begin"/>
      </w:r>
      <w:r w:rsidRPr="006B6D5D">
        <w:rPr>
          <w:color w:val="000000" w:themeColor="text1"/>
          <w:rPrChange w:id="4355" w:author="Bedsole, Lisa K. [US-US]" w:date="2026-06-24T11:39:00Z" w16du:dateUtc="2026-06-24T15:39:00Z">
            <w:rPr/>
          </w:rPrChange>
        </w:rPr>
        <w:instrText>HYPERLINK "https://doi.org/10.1109/TPAMI.1986.4767851" \t "_new"</w:instrText>
      </w:r>
      <w:r w:rsidRPr="00C217F9">
        <w:rPr>
          <w:color w:val="000000" w:themeColor="text1"/>
        </w:rPr>
      </w:r>
      <w:r w:rsidRPr="006B6D5D">
        <w:rPr>
          <w:color w:val="000000" w:themeColor="text1"/>
          <w:rPrChange w:id="4356" w:author="Bedsole, Lisa K. [US-US]" w:date="2026-06-24T11:39:00Z" w16du:dateUtc="2026-06-24T15:39:00Z">
            <w:rPr/>
          </w:rPrChange>
        </w:rPr>
        <w:fldChar w:fldCharType="separate"/>
      </w:r>
      <w:r w:rsidRPr="006B6D5D">
        <w:rPr>
          <w:rStyle w:val="Hyperlink"/>
          <w:color w:val="000000" w:themeColor="text1"/>
          <w:rPrChange w:id="4357" w:author="Bedsole, Lisa K. [US-US]" w:date="2026-06-24T11:39:00Z" w16du:dateUtc="2026-06-24T15:39:00Z">
            <w:rPr>
              <w:rStyle w:val="Hyperlink"/>
            </w:rPr>
          </w:rPrChange>
        </w:rPr>
        <w:t>https://doi.org/10.1109/TPAMI.1986.4767851</w:t>
      </w:r>
      <w:r w:rsidRPr="006B6D5D">
        <w:rPr>
          <w:color w:val="000000" w:themeColor="text1"/>
          <w:rPrChange w:id="4358" w:author="Bedsole, Lisa K. [US-US]" w:date="2026-06-24T11:39:00Z" w16du:dateUtc="2026-06-24T15:39:00Z">
            <w:rPr/>
          </w:rPrChange>
        </w:rPr>
        <w:fldChar w:fldCharType="end"/>
      </w:r>
      <w:ins w:id="4359" w:author="Bedsole, Lisa K. [US-US]" w:date="2026-06-24T11:54:00Z" w16du:dateUtc="2026-06-24T15:54:00Z">
        <w:r w:rsidR="007E54AA">
          <w:rPr>
            <w:color w:val="000000" w:themeColor="text1"/>
          </w:rPr>
          <w:t>.</w:t>
        </w:r>
      </w:ins>
    </w:p>
    <w:p w14:paraId="0AD55B86" w14:textId="673CFB1E" w:rsidR="001A5948" w:rsidRPr="006B6D5D" w:rsidRDefault="001A5948">
      <w:pPr>
        <w:pStyle w:val="FHWABibliography"/>
        <w:rPr>
          <w:color w:val="000000" w:themeColor="text1"/>
          <w:rPrChange w:id="4360" w:author="Bedsole, Lisa K. [US-US]" w:date="2026-06-24T11:39:00Z" w16du:dateUtc="2026-06-24T15:39:00Z">
            <w:rPr/>
          </w:rPrChange>
        </w:rPr>
        <w:pPrChange w:id="4361" w:author="Bedsole, Lisa K. [US-US]" w:date="2026-06-24T11:35:00Z" w16du:dateUtc="2026-06-24T15:35:00Z">
          <w:pPr>
            <w:spacing w:before="240" w:after="240"/>
            <w:ind w:left="720" w:hanging="720"/>
          </w:pPr>
        </w:pPrChange>
      </w:pPr>
      <w:r w:rsidRPr="006B6D5D">
        <w:rPr>
          <w:color w:val="000000" w:themeColor="text1"/>
          <w:rPrChange w:id="4362" w:author="Bedsole, Lisa K. [US-US]" w:date="2026-06-24T11:39:00Z" w16du:dateUtc="2026-06-24T15:39:00Z">
            <w:rPr/>
          </w:rPrChange>
        </w:rPr>
        <w:t xml:space="preserve">Chen, L.-C., Papandreou, G., Kokkinos, I., Murphy, K., &amp; Yuille, A. L. (2018). DeepLab: Semantic image segmentation with deep convolutional nets, atrous convolution, and fully connected CRFs. </w:t>
      </w:r>
      <w:r w:rsidRPr="006B6D5D">
        <w:rPr>
          <w:i/>
          <w:color w:val="000000" w:themeColor="text1"/>
          <w:rPrChange w:id="4363" w:author="Bedsole, Lisa K. [US-US]" w:date="2026-06-24T11:39:00Z" w16du:dateUtc="2026-06-24T15:39:00Z">
            <w:rPr>
              <w:i/>
            </w:rPr>
          </w:rPrChange>
        </w:rPr>
        <w:t>IEEE Transactions on Pattern Analysis and Machine Intelligence, 40</w:t>
      </w:r>
      <w:r w:rsidRPr="006B6D5D">
        <w:rPr>
          <w:color w:val="000000" w:themeColor="text1"/>
          <w:rPrChange w:id="4364" w:author="Bedsole, Lisa K. [US-US]" w:date="2026-06-24T11:39:00Z" w16du:dateUtc="2026-06-24T15:39:00Z">
            <w:rPr/>
          </w:rPrChange>
        </w:rPr>
        <w:t>(4), 834–848.</w:t>
      </w:r>
      <w:ins w:id="4365" w:author="Bedsole, Lisa K. [US-US]" w:date="2026-06-24T11:25:00Z" w16du:dateUtc="2026-06-24T15:25:00Z">
        <w:r w:rsidR="00172AB4" w:rsidRPr="006B6D5D" w:rsidDel="00172AB4">
          <w:rPr>
            <w:color w:val="000000" w:themeColor="text1"/>
            <w:rPrChange w:id="4366" w:author="Bedsole, Lisa K. [US-US]" w:date="2026-06-24T11:39:00Z" w16du:dateUtc="2026-06-24T15:39:00Z">
              <w:rPr/>
            </w:rPrChange>
          </w:rPr>
          <w:t xml:space="preserve"> </w:t>
        </w:r>
        <w:r w:rsidR="00172AB4" w:rsidRPr="006B6D5D">
          <w:rPr>
            <w:color w:val="000000" w:themeColor="text1"/>
            <w:rPrChange w:id="4367" w:author="Bedsole, Lisa K. [US-US]" w:date="2026-06-24T11:39:00Z" w16du:dateUtc="2026-06-24T15:39:00Z">
              <w:rPr/>
            </w:rPrChange>
          </w:rPr>
          <w:fldChar w:fldCharType="begin"/>
        </w:r>
        <w:r w:rsidR="00172AB4" w:rsidRPr="006B6D5D">
          <w:rPr>
            <w:color w:val="000000" w:themeColor="text1"/>
            <w:rPrChange w:id="4368" w:author="Bedsole, Lisa K. [US-US]" w:date="2026-06-24T11:39:00Z" w16du:dateUtc="2026-06-24T15:39:00Z">
              <w:rPr/>
            </w:rPrChange>
          </w:rPr>
          <w:instrText>HYPERLINK "</w:instrText>
        </w:r>
      </w:ins>
      <w:ins w:id="4369" w:author="Bedsole, Lisa K. [US-US]" w:date="2026-06-24T11:25:00Z">
        <w:r w:rsidR="00172AB4" w:rsidRPr="006B6D5D">
          <w:rPr>
            <w:color w:val="000000" w:themeColor="text1"/>
            <w:rPrChange w:id="4370" w:author="Bedsole, Lisa K. [US-US]" w:date="2026-06-24T11:39:00Z" w16du:dateUtc="2026-06-24T15:39:00Z">
              <w:rPr/>
            </w:rPrChange>
          </w:rPr>
          <w:instrText>https://doi.org/10.1109/TPAMI.2017.2699184</w:instrText>
        </w:r>
      </w:ins>
      <w:ins w:id="4371" w:author="Bedsole, Lisa K. [US-US]" w:date="2026-06-24T11:25:00Z" w16du:dateUtc="2026-06-24T15:25:00Z">
        <w:r w:rsidR="00172AB4" w:rsidRPr="006B6D5D">
          <w:rPr>
            <w:color w:val="000000" w:themeColor="text1"/>
            <w:rPrChange w:id="4372" w:author="Bedsole, Lisa K. [US-US]" w:date="2026-06-24T11:39:00Z" w16du:dateUtc="2026-06-24T15:39:00Z">
              <w:rPr/>
            </w:rPrChange>
          </w:rPr>
          <w:instrText>"</w:instrText>
        </w:r>
        <w:r w:rsidR="00172AB4" w:rsidRPr="00C217F9">
          <w:rPr>
            <w:color w:val="000000" w:themeColor="text1"/>
          </w:rPr>
        </w:r>
        <w:r w:rsidR="00172AB4" w:rsidRPr="006B6D5D">
          <w:rPr>
            <w:color w:val="000000" w:themeColor="text1"/>
            <w:rPrChange w:id="4373" w:author="Bedsole, Lisa K. [US-US]" w:date="2026-06-24T11:39:00Z" w16du:dateUtc="2026-06-24T15:39:00Z">
              <w:rPr/>
            </w:rPrChange>
          </w:rPr>
          <w:fldChar w:fldCharType="separate"/>
        </w:r>
      </w:ins>
      <w:ins w:id="4374" w:author="Bedsole, Lisa K. [US-US]" w:date="2026-06-24T11:25:00Z">
        <w:r w:rsidR="00172AB4" w:rsidRPr="006B6D5D">
          <w:rPr>
            <w:rStyle w:val="Hyperlink"/>
            <w:color w:val="000000" w:themeColor="text1"/>
            <w:rPrChange w:id="4375" w:author="Bedsole, Lisa K. [US-US]" w:date="2026-06-24T11:39:00Z" w16du:dateUtc="2026-06-24T15:39:00Z">
              <w:rPr>
                <w:rStyle w:val="Hyperlink"/>
              </w:rPr>
            </w:rPrChange>
          </w:rPr>
          <w:t>https://doi.org/10.1109/TPAMI.2017.2699184</w:t>
        </w:r>
      </w:ins>
      <w:ins w:id="4376" w:author="Bedsole, Lisa K. [US-US]" w:date="2026-06-24T11:25:00Z" w16du:dateUtc="2026-06-24T15:25:00Z">
        <w:r w:rsidR="00172AB4" w:rsidRPr="006B6D5D">
          <w:rPr>
            <w:color w:val="000000" w:themeColor="text1"/>
            <w:rPrChange w:id="4377" w:author="Bedsole, Lisa K. [US-US]" w:date="2026-06-24T11:39:00Z" w16du:dateUtc="2026-06-24T15:39:00Z">
              <w:rPr/>
            </w:rPrChange>
          </w:rPr>
          <w:fldChar w:fldCharType="end"/>
        </w:r>
        <w:r w:rsidR="00172AB4" w:rsidRPr="006B6D5D">
          <w:rPr>
            <w:color w:val="000000" w:themeColor="text1"/>
            <w:rPrChange w:id="4378" w:author="Bedsole, Lisa K. [US-US]" w:date="2026-06-24T11:39:00Z" w16du:dateUtc="2026-06-24T15:39:00Z">
              <w:rPr/>
            </w:rPrChange>
          </w:rPr>
          <w:t xml:space="preserve">. </w:t>
        </w:r>
      </w:ins>
      <w:del w:id="4379" w:author="Bedsole, Lisa K. [US-US]" w:date="2026-06-24T11:25:00Z" w16du:dateUtc="2026-06-24T15:25:00Z">
        <w:r w:rsidRPr="006B6D5D" w:rsidDel="00172AB4">
          <w:rPr>
            <w:color w:val="000000" w:themeColor="text1"/>
            <w:rPrChange w:id="4380" w:author="Bedsole, Lisa K. [US-US]" w:date="2026-06-24T11:39:00Z" w16du:dateUtc="2026-06-24T15:39:00Z">
              <w:rPr/>
            </w:rPrChange>
          </w:rPr>
          <w:delText xml:space="preserve"> </w:delText>
        </w:r>
        <w:r w:rsidRPr="006B6D5D" w:rsidDel="00172AB4">
          <w:rPr>
            <w:color w:val="000000" w:themeColor="text1"/>
            <w:rPrChange w:id="4381" w:author="Bedsole, Lisa K. [US-US]" w:date="2026-06-24T11:39:00Z" w16du:dateUtc="2026-06-24T15:39:00Z">
              <w:rPr/>
            </w:rPrChange>
          </w:rPr>
          <w:fldChar w:fldCharType="begin"/>
        </w:r>
        <w:r w:rsidRPr="006B6D5D" w:rsidDel="00172AB4">
          <w:rPr>
            <w:color w:val="000000" w:themeColor="text1"/>
            <w:rPrChange w:id="4382" w:author="Bedsole, Lisa K. [US-US]" w:date="2026-06-24T11:39:00Z" w16du:dateUtc="2026-06-24T15:39:00Z">
              <w:rPr/>
            </w:rPrChange>
          </w:rPr>
          <w:delInstrText>HYPERLINK "https://arxiv.org/abs/1606.00915?utm_source=chatgpt.com" \t "_new"</w:delInstrText>
        </w:r>
        <w:r w:rsidRPr="00C217F9" w:rsidDel="00172AB4">
          <w:rPr>
            <w:color w:val="000000" w:themeColor="text1"/>
          </w:rPr>
        </w:r>
        <w:r w:rsidRPr="006B6D5D" w:rsidDel="00172AB4">
          <w:rPr>
            <w:color w:val="000000" w:themeColor="text1"/>
            <w:rPrChange w:id="4383" w:author="Bedsole, Lisa K. [US-US]" w:date="2026-06-24T11:39:00Z" w16du:dateUtc="2026-06-24T15:39:00Z">
              <w:rPr/>
            </w:rPrChange>
          </w:rPr>
          <w:fldChar w:fldCharType="separate"/>
        </w:r>
        <w:r w:rsidRPr="006B6D5D" w:rsidDel="00172AB4">
          <w:rPr>
            <w:rStyle w:val="Hyperlink"/>
            <w:color w:val="000000" w:themeColor="text1"/>
            <w:rPrChange w:id="4384" w:author="Bedsole, Lisa K. [US-US]" w:date="2026-06-24T11:39:00Z" w16du:dateUtc="2026-06-24T15:39:00Z">
              <w:rPr>
                <w:rStyle w:val="Hyperlink"/>
              </w:rPr>
            </w:rPrChange>
          </w:rPr>
          <w:delText>https://arxiv.org/abs/1606.00915</w:delText>
        </w:r>
        <w:r w:rsidRPr="006B6D5D" w:rsidDel="00172AB4">
          <w:rPr>
            <w:color w:val="000000" w:themeColor="text1"/>
            <w:rPrChange w:id="4385" w:author="Bedsole, Lisa K. [US-US]" w:date="2026-06-24T11:39:00Z" w16du:dateUtc="2026-06-24T15:39:00Z">
              <w:rPr/>
            </w:rPrChange>
          </w:rPr>
          <w:fldChar w:fldCharType="end"/>
        </w:r>
      </w:del>
    </w:p>
    <w:p w14:paraId="3327FC69" w14:textId="4F5C8FBB" w:rsidR="00C708AB" w:rsidRPr="006B6D5D" w:rsidRDefault="00C708AB">
      <w:pPr>
        <w:pStyle w:val="FHWABibliography"/>
        <w:rPr>
          <w:color w:val="000000" w:themeColor="text1"/>
          <w:rPrChange w:id="4386" w:author="Bedsole, Lisa K. [US-US]" w:date="2026-06-24T11:39:00Z" w16du:dateUtc="2026-06-24T15:39:00Z">
            <w:rPr/>
          </w:rPrChange>
        </w:rPr>
        <w:pPrChange w:id="4387" w:author="Bedsole, Lisa K. [US-US]" w:date="2026-06-24T11:35:00Z" w16du:dateUtc="2026-06-24T15:35:00Z">
          <w:pPr>
            <w:spacing w:before="240" w:after="240"/>
            <w:ind w:left="720" w:hanging="720"/>
          </w:pPr>
        </w:pPrChange>
      </w:pPr>
      <w:r w:rsidRPr="006B6D5D">
        <w:rPr>
          <w:color w:val="000000" w:themeColor="text1"/>
          <w:rPrChange w:id="4388" w:author="Bedsole, Lisa K. [US-US]" w:date="2026-06-24T11:39:00Z" w16du:dateUtc="2026-06-24T15:39:00Z">
            <w:rPr/>
          </w:rPrChange>
        </w:rPr>
        <w:t>comma.ai. (2019). </w:t>
      </w:r>
      <w:r w:rsidRPr="006B6D5D">
        <w:rPr>
          <w:i/>
          <w:color w:val="000000" w:themeColor="text1"/>
          <w:rPrChange w:id="4389" w:author="Bedsole, Lisa K. [US-US]" w:date="2026-06-24T11:39:00Z" w16du:dateUtc="2026-06-24T15:39:00Z">
            <w:rPr>
              <w:i/>
            </w:rPr>
          </w:rPrChange>
        </w:rPr>
        <w:t>Comma2k19: A large-scale dataset for end-to-end driving</w:t>
      </w:r>
      <w:r w:rsidRPr="006B6D5D">
        <w:rPr>
          <w:color w:val="000000" w:themeColor="text1"/>
          <w:rPrChange w:id="4390" w:author="Bedsole, Lisa K. [US-US]" w:date="2026-06-24T11:39:00Z" w16du:dateUtc="2026-06-24T15:39:00Z">
            <w:rPr/>
          </w:rPrChange>
        </w:rPr>
        <w:t xml:space="preserve">. GitHub. </w:t>
      </w:r>
      <w:r w:rsidRPr="006B6D5D">
        <w:rPr>
          <w:color w:val="000000" w:themeColor="text1"/>
          <w:rPrChange w:id="4391" w:author="Bedsole, Lisa K. [US-US]" w:date="2026-06-24T11:39:00Z" w16du:dateUtc="2026-06-24T15:39:00Z">
            <w:rPr/>
          </w:rPrChange>
        </w:rPr>
        <w:fldChar w:fldCharType="begin"/>
      </w:r>
      <w:r w:rsidRPr="006B6D5D">
        <w:rPr>
          <w:color w:val="000000" w:themeColor="text1"/>
          <w:rPrChange w:id="4392" w:author="Bedsole, Lisa K. [US-US]" w:date="2026-06-24T11:39:00Z" w16du:dateUtc="2026-06-24T15:39:00Z">
            <w:rPr/>
          </w:rPrChange>
        </w:rPr>
        <w:instrText>HYPERLINK "https://github.com/commaai/comma2k19"</w:instrText>
      </w:r>
      <w:r w:rsidRPr="00C217F9">
        <w:rPr>
          <w:color w:val="000000" w:themeColor="text1"/>
        </w:rPr>
      </w:r>
      <w:r w:rsidRPr="006B6D5D">
        <w:rPr>
          <w:color w:val="000000" w:themeColor="text1"/>
          <w:rPrChange w:id="4393" w:author="Bedsole, Lisa K. [US-US]" w:date="2026-06-24T11:39:00Z" w16du:dateUtc="2026-06-24T15:39:00Z">
            <w:rPr/>
          </w:rPrChange>
        </w:rPr>
        <w:fldChar w:fldCharType="separate"/>
      </w:r>
      <w:r w:rsidRPr="006B6D5D">
        <w:rPr>
          <w:color w:val="000000" w:themeColor="text1"/>
          <w:u w:val="single"/>
        </w:rPr>
        <w:t>https://github.com/commaai/comma2k19</w:t>
      </w:r>
      <w:r w:rsidRPr="006B6D5D">
        <w:rPr>
          <w:color w:val="000000" w:themeColor="text1"/>
          <w:rPrChange w:id="4394" w:author="Bedsole, Lisa K. [US-US]" w:date="2026-06-24T11:39:00Z" w16du:dateUtc="2026-06-24T15:39:00Z">
            <w:rPr/>
          </w:rPrChange>
        </w:rPr>
        <w:fldChar w:fldCharType="end"/>
      </w:r>
      <w:ins w:id="4395" w:author="Bedsole, Lisa K. [US-US]" w:date="2026-06-24T11:54:00Z" w16du:dateUtc="2026-06-24T15:54:00Z">
        <w:r w:rsidR="007E54AA">
          <w:rPr>
            <w:color w:val="000000" w:themeColor="text1"/>
          </w:rPr>
          <w:t>.</w:t>
        </w:r>
      </w:ins>
      <w:r w:rsidRPr="006B6D5D">
        <w:rPr>
          <w:color w:val="000000" w:themeColor="text1"/>
          <w:rPrChange w:id="4396" w:author="Bedsole, Lisa K. [US-US]" w:date="2026-06-24T11:39:00Z" w16du:dateUtc="2026-06-24T15:39:00Z">
            <w:rPr/>
          </w:rPrChange>
        </w:rPr>
        <w:t xml:space="preserve"> </w:t>
      </w:r>
    </w:p>
    <w:p w14:paraId="7E3C5B0D" w14:textId="2034381A" w:rsidR="001533F9" w:rsidRPr="006B6D5D" w:rsidRDefault="001533F9">
      <w:pPr>
        <w:pStyle w:val="FHWABibliography"/>
        <w:rPr>
          <w:color w:val="000000" w:themeColor="text1"/>
          <w:rPrChange w:id="4397" w:author="Bedsole, Lisa K. [US-US]" w:date="2026-06-24T11:39:00Z" w16du:dateUtc="2026-06-24T15:39:00Z">
            <w:rPr/>
          </w:rPrChange>
        </w:rPr>
        <w:pPrChange w:id="4398" w:author="Bedsole, Lisa K. [US-US]" w:date="2026-06-24T11:35:00Z" w16du:dateUtc="2026-06-24T15:35:00Z">
          <w:pPr>
            <w:spacing w:before="240" w:after="240"/>
            <w:ind w:left="720" w:hanging="720"/>
          </w:pPr>
        </w:pPrChange>
      </w:pPr>
      <w:r w:rsidRPr="006B6D5D">
        <w:rPr>
          <w:color w:val="000000" w:themeColor="text1"/>
          <w:rPrChange w:id="4399" w:author="Bedsole, Lisa K. [US-US]" w:date="2026-06-24T11:39:00Z" w16du:dateUtc="2026-06-24T15:39:00Z">
            <w:rPr/>
          </w:rPrChange>
        </w:rPr>
        <w:t xml:space="preserve">Duda, R. O., &amp; Hart, P. E. (1972). Use of the Hough transformation to detect lines and curves in pictures. </w:t>
      </w:r>
      <w:r w:rsidRPr="006B6D5D">
        <w:rPr>
          <w:i/>
          <w:color w:val="000000" w:themeColor="text1"/>
          <w:rPrChange w:id="4400" w:author="Bedsole, Lisa K. [US-US]" w:date="2026-06-24T11:39:00Z" w16du:dateUtc="2026-06-24T15:39:00Z">
            <w:rPr>
              <w:i/>
            </w:rPr>
          </w:rPrChange>
        </w:rPr>
        <w:t>Communications of the ACM, 15</w:t>
      </w:r>
      <w:r w:rsidRPr="006B6D5D">
        <w:rPr>
          <w:color w:val="000000" w:themeColor="text1"/>
          <w:rPrChange w:id="4401" w:author="Bedsole, Lisa K. [US-US]" w:date="2026-06-24T11:39:00Z" w16du:dateUtc="2026-06-24T15:39:00Z">
            <w:rPr/>
          </w:rPrChange>
        </w:rPr>
        <w:t xml:space="preserve">(1), 11–15. </w:t>
      </w:r>
      <w:r w:rsidRPr="006B6D5D">
        <w:rPr>
          <w:color w:val="000000" w:themeColor="text1"/>
          <w:rPrChange w:id="4402" w:author="Bedsole, Lisa K. [US-US]" w:date="2026-06-24T11:39:00Z" w16du:dateUtc="2026-06-24T15:39:00Z">
            <w:rPr/>
          </w:rPrChange>
        </w:rPr>
        <w:fldChar w:fldCharType="begin"/>
      </w:r>
      <w:r w:rsidRPr="006B6D5D">
        <w:rPr>
          <w:color w:val="000000" w:themeColor="text1"/>
          <w:rPrChange w:id="4403" w:author="Bedsole, Lisa K. [US-US]" w:date="2026-06-24T11:39:00Z" w16du:dateUtc="2026-06-24T15:39:00Z">
            <w:rPr/>
          </w:rPrChange>
        </w:rPr>
        <w:instrText>HYPERLINK "https://doi.org/10.1145/361237.361242" \t "_new"</w:instrText>
      </w:r>
      <w:r w:rsidRPr="00C217F9">
        <w:rPr>
          <w:color w:val="000000" w:themeColor="text1"/>
        </w:rPr>
      </w:r>
      <w:r w:rsidRPr="006B6D5D">
        <w:rPr>
          <w:color w:val="000000" w:themeColor="text1"/>
          <w:rPrChange w:id="4404" w:author="Bedsole, Lisa K. [US-US]" w:date="2026-06-24T11:39:00Z" w16du:dateUtc="2026-06-24T15:39:00Z">
            <w:rPr/>
          </w:rPrChange>
        </w:rPr>
        <w:fldChar w:fldCharType="separate"/>
      </w:r>
      <w:r w:rsidRPr="006B6D5D">
        <w:rPr>
          <w:rStyle w:val="Hyperlink"/>
          <w:color w:val="000000" w:themeColor="text1"/>
          <w:rPrChange w:id="4405" w:author="Bedsole, Lisa K. [US-US]" w:date="2026-06-24T11:39:00Z" w16du:dateUtc="2026-06-24T15:39:00Z">
            <w:rPr>
              <w:rStyle w:val="Hyperlink"/>
            </w:rPr>
          </w:rPrChange>
        </w:rPr>
        <w:t>https://doi.org/10.1145/361237.361242</w:t>
      </w:r>
      <w:r w:rsidRPr="006B6D5D">
        <w:rPr>
          <w:color w:val="000000" w:themeColor="text1"/>
          <w:rPrChange w:id="4406" w:author="Bedsole, Lisa K. [US-US]" w:date="2026-06-24T11:39:00Z" w16du:dateUtc="2026-06-24T15:39:00Z">
            <w:rPr/>
          </w:rPrChange>
        </w:rPr>
        <w:fldChar w:fldCharType="end"/>
      </w:r>
      <w:ins w:id="4407" w:author="Bedsole, Lisa K. [US-US]" w:date="2026-06-24T11:54:00Z" w16du:dateUtc="2026-06-24T15:54:00Z">
        <w:r w:rsidR="007E54AA">
          <w:rPr>
            <w:color w:val="000000" w:themeColor="text1"/>
          </w:rPr>
          <w:t>.</w:t>
        </w:r>
      </w:ins>
    </w:p>
    <w:p w14:paraId="54B62FFC" w14:textId="53CA72FB" w:rsidR="000A0952" w:rsidRPr="006B6D5D" w:rsidRDefault="000A0952">
      <w:pPr>
        <w:pStyle w:val="FHWABibliography"/>
        <w:rPr>
          <w:color w:val="000000" w:themeColor="text1"/>
          <w:rPrChange w:id="4408" w:author="Bedsole, Lisa K. [US-US]" w:date="2026-06-24T11:39:00Z" w16du:dateUtc="2026-06-24T15:39:00Z">
            <w:rPr/>
          </w:rPrChange>
        </w:rPr>
        <w:pPrChange w:id="4409" w:author="Bedsole, Lisa K. [US-US]" w:date="2026-06-24T11:35:00Z" w16du:dateUtc="2026-06-24T15:35:00Z">
          <w:pPr>
            <w:spacing w:before="240" w:after="240"/>
            <w:ind w:left="720" w:hanging="720"/>
          </w:pPr>
        </w:pPrChange>
      </w:pPr>
      <w:r w:rsidRPr="006B6D5D">
        <w:rPr>
          <w:color w:val="000000" w:themeColor="text1"/>
          <w:rPrChange w:id="4410" w:author="Bedsole, Lisa K. [US-US]" w:date="2026-06-24T11:39:00Z" w16du:dateUtc="2026-06-24T15:39:00Z">
            <w:rPr/>
          </w:rPrChange>
        </w:rPr>
        <w:t>Ghosh, A., Zheng, S., Tamburo, R., Vuong, K., Alvarez-Padilla, J. R., Zhu, H., Cardei, M., Dunn, N., Mertz, C., &amp; Narasimhan, S. G. (2024). </w:t>
      </w:r>
      <w:r w:rsidRPr="006B6D5D">
        <w:rPr>
          <w:i/>
          <w:color w:val="000000" w:themeColor="text1"/>
          <w:rPrChange w:id="4411" w:author="Bedsole, Lisa K. [US-US]" w:date="2026-06-24T11:39:00Z" w16du:dateUtc="2026-06-24T15:39:00Z">
            <w:rPr>
              <w:i/>
            </w:rPr>
          </w:rPrChange>
        </w:rPr>
        <w:t>ROADWork dataset</w:t>
      </w:r>
      <w:r w:rsidRPr="006B6D5D">
        <w:rPr>
          <w:color w:val="000000" w:themeColor="text1"/>
          <w:rPrChange w:id="4412" w:author="Bedsole, Lisa K. [US-US]" w:date="2026-06-24T11:39:00Z" w16du:dateUtc="2026-06-24T15:39:00Z">
            <w:rPr/>
          </w:rPrChange>
        </w:rPr>
        <w:t xml:space="preserve">. Carnegie Mellon University. </w:t>
      </w:r>
      <w:r w:rsidRPr="006B6D5D">
        <w:rPr>
          <w:rStyle w:val="Hyperlink"/>
          <w:color w:val="000000" w:themeColor="text1"/>
          <w:rPrChange w:id="4413" w:author="Bedsole, Lisa K. [US-US]" w:date="2026-06-24T11:39:00Z" w16du:dateUtc="2026-06-24T15:39:00Z">
            <w:rPr/>
          </w:rPrChange>
        </w:rPr>
        <w:fldChar w:fldCharType="begin"/>
      </w:r>
      <w:r w:rsidRPr="006B6D5D">
        <w:rPr>
          <w:rStyle w:val="Hyperlink"/>
          <w:color w:val="000000" w:themeColor="text1"/>
          <w:rPrChange w:id="4414" w:author="Bedsole, Lisa K. [US-US]" w:date="2026-06-24T11:39:00Z" w16du:dateUtc="2026-06-24T15:39:00Z">
            <w:rPr/>
          </w:rPrChange>
        </w:rPr>
        <w:instrText>HYPERLINK "https://doi.org/10.1184/R1/26093197"</w:instrText>
      </w:r>
      <w:r w:rsidRPr="00C217F9">
        <w:rPr>
          <w:rStyle w:val="Hyperlink"/>
          <w:color w:val="000000" w:themeColor="text1"/>
        </w:rPr>
      </w:r>
      <w:r w:rsidRPr="006B6D5D">
        <w:rPr>
          <w:rStyle w:val="Hyperlink"/>
          <w:color w:val="000000" w:themeColor="text1"/>
          <w:rPrChange w:id="4415" w:author="Bedsole, Lisa K. [US-US]" w:date="2026-06-24T11:39:00Z" w16du:dateUtc="2026-06-24T15:39:00Z">
            <w:rPr/>
          </w:rPrChange>
        </w:rPr>
        <w:fldChar w:fldCharType="separate"/>
      </w:r>
      <w:r w:rsidRPr="006B6D5D">
        <w:rPr>
          <w:rStyle w:val="Hyperlink"/>
          <w:color w:val="000000" w:themeColor="text1"/>
          <w:rPrChange w:id="4416" w:author="Bedsole, Lisa K. [US-US]" w:date="2026-06-24T11:39:00Z" w16du:dateUtc="2026-06-24T15:39:00Z">
            <w:rPr>
              <w:color w:val="000000" w:themeColor="text1"/>
              <w:u w:val="single"/>
            </w:rPr>
          </w:rPrChange>
        </w:rPr>
        <w:t>https://doi.org/10.1184/R1/26093197</w:t>
      </w:r>
      <w:r w:rsidRPr="006B6D5D">
        <w:rPr>
          <w:rStyle w:val="Hyperlink"/>
          <w:color w:val="000000" w:themeColor="text1"/>
          <w:rPrChange w:id="4417" w:author="Bedsole, Lisa K. [US-US]" w:date="2026-06-24T11:39:00Z" w16du:dateUtc="2026-06-24T15:39:00Z">
            <w:rPr/>
          </w:rPrChange>
        </w:rPr>
        <w:fldChar w:fldCharType="end"/>
      </w:r>
      <w:ins w:id="4418" w:author="Bedsole, Lisa K. [US-US]" w:date="2026-06-24T11:54:00Z" w16du:dateUtc="2026-06-24T15:54:00Z">
        <w:r w:rsidR="007E54AA">
          <w:rPr>
            <w:rStyle w:val="Hyperlink"/>
            <w:color w:val="000000" w:themeColor="text1"/>
          </w:rPr>
          <w:t>.</w:t>
        </w:r>
      </w:ins>
      <w:r w:rsidRPr="006B6D5D">
        <w:rPr>
          <w:rStyle w:val="Hyperlink"/>
          <w:color w:val="000000" w:themeColor="text1"/>
          <w:rPrChange w:id="4419" w:author="Bedsole, Lisa K. [US-US]" w:date="2026-06-24T11:39:00Z" w16du:dateUtc="2026-06-24T15:39:00Z">
            <w:rPr/>
          </w:rPrChange>
        </w:rPr>
        <w:t xml:space="preserve"> </w:t>
      </w:r>
    </w:p>
    <w:p w14:paraId="4740A8E1" w14:textId="144F88ED" w:rsidR="001533F9" w:rsidRPr="006B6D5D" w:rsidRDefault="001533F9">
      <w:pPr>
        <w:pStyle w:val="FHWABibliography"/>
        <w:rPr>
          <w:color w:val="000000" w:themeColor="text1"/>
          <w:rPrChange w:id="4420" w:author="Bedsole, Lisa K. [US-US]" w:date="2026-06-24T11:39:00Z" w16du:dateUtc="2026-06-24T15:39:00Z">
            <w:rPr/>
          </w:rPrChange>
        </w:rPr>
        <w:pPrChange w:id="4421" w:author="Bedsole, Lisa K. [US-US]" w:date="2026-06-24T11:35:00Z" w16du:dateUtc="2026-06-24T15:35:00Z">
          <w:pPr>
            <w:spacing w:before="240" w:after="240"/>
            <w:ind w:left="720" w:hanging="720"/>
          </w:pPr>
        </w:pPrChange>
      </w:pPr>
      <w:r w:rsidRPr="006B6D5D">
        <w:rPr>
          <w:color w:val="000000" w:themeColor="text1"/>
          <w:rPrChange w:id="4422" w:author="Bedsole, Lisa K. [US-US]" w:date="2026-06-24T11:39:00Z" w16du:dateUtc="2026-06-24T15:39:00Z">
            <w:rPr/>
          </w:rPrChange>
        </w:rPr>
        <w:t>Honda, H., &amp; Uchida, Y. (2024). CLRerNet: Improving confidence of lane detection with LaneIoU.</w:t>
      </w:r>
      <w:ins w:id="4423" w:author="Bedsole, Lisa K. [US-US]" w:date="2026-06-24T11:36:00Z" w16du:dateUtc="2026-06-24T15:36:00Z">
        <w:r w:rsidR="00187C2C" w:rsidRPr="006B6D5D">
          <w:rPr>
            <w:color w:val="000000" w:themeColor="text1"/>
            <w:rPrChange w:id="4424" w:author="Bedsole, Lisa K. [US-US]" w:date="2026-06-24T11:39:00Z" w16du:dateUtc="2026-06-24T15:39:00Z">
              <w:rPr/>
            </w:rPrChange>
          </w:rPr>
          <w:t xml:space="preserve"> In</w:t>
        </w:r>
      </w:ins>
      <w:r w:rsidRPr="006B6D5D">
        <w:rPr>
          <w:color w:val="000000" w:themeColor="text1"/>
          <w:rPrChange w:id="4425" w:author="Bedsole, Lisa K. [US-US]" w:date="2026-06-24T11:39:00Z" w16du:dateUtc="2026-06-24T15:39:00Z">
            <w:rPr/>
          </w:rPrChange>
        </w:rPr>
        <w:t xml:space="preserve"> </w:t>
      </w:r>
      <w:r w:rsidRPr="006B6D5D">
        <w:rPr>
          <w:i/>
          <w:color w:val="000000" w:themeColor="text1"/>
          <w:rPrChange w:id="4426" w:author="Bedsole, Lisa K. [US-US]" w:date="2026-06-24T11:39:00Z" w16du:dateUtc="2026-06-24T15:39:00Z">
            <w:rPr>
              <w:i/>
            </w:rPr>
          </w:rPrChange>
        </w:rPr>
        <w:t>Proceedings of the IEEE/CVF Winter Conference on Applications of Computer Vision (WACV)</w:t>
      </w:r>
      <w:ins w:id="4427" w:author="Bedsole, Lisa K. [US-US]" w:date="2026-06-24T11:32:00Z" w16du:dateUtc="2026-06-24T15:32:00Z">
        <w:r w:rsidR="00C76B50" w:rsidRPr="006B6D5D">
          <w:rPr>
            <w:iCs/>
            <w:color w:val="000000" w:themeColor="text1"/>
            <w:rPrChange w:id="4428" w:author="Bedsole, Lisa K. [US-US]" w:date="2026-06-24T11:39:00Z" w16du:dateUtc="2026-06-24T15:39:00Z">
              <w:rPr>
                <w:i/>
              </w:rPr>
            </w:rPrChange>
          </w:rPr>
          <w:t xml:space="preserve"> </w:t>
        </w:r>
      </w:ins>
      <w:ins w:id="4429" w:author="Bedsole, Lisa K. [US-US]" w:date="2026-06-24T11:37:00Z" w16du:dateUtc="2026-06-24T15:37:00Z">
        <w:r w:rsidR="00D02781" w:rsidRPr="006B6D5D">
          <w:rPr>
            <w:iCs/>
            <w:color w:val="000000" w:themeColor="text1"/>
            <w:rPrChange w:id="4430" w:author="Bedsole, Lisa K. [US-US]" w:date="2026-06-24T11:39:00Z" w16du:dateUtc="2026-06-24T15:39:00Z">
              <w:rPr>
                <w:iCs/>
              </w:rPr>
            </w:rPrChange>
          </w:rPr>
          <w:t xml:space="preserve">(pp. </w:t>
        </w:r>
      </w:ins>
      <w:ins w:id="4431" w:author="Bedsole, Lisa K. [US-US]" w:date="2026-06-24T11:32:00Z" w16du:dateUtc="2026-06-24T15:32:00Z">
        <w:r w:rsidR="00C76B50" w:rsidRPr="006B6D5D">
          <w:rPr>
            <w:iCs/>
            <w:color w:val="000000" w:themeColor="text1"/>
            <w:rPrChange w:id="4432" w:author="Bedsole, Lisa K. [US-US]" w:date="2026-06-24T11:39:00Z" w16du:dateUtc="2026-06-24T15:39:00Z">
              <w:rPr>
                <w:i/>
              </w:rPr>
            </w:rPrChange>
          </w:rPr>
          <w:t>1165</w:t>
        </w:r>
      </w:ins>
      <w:ins w:id="4433" w:author="Bedsole, Lisa K. [US-US]" w:date="2026-06-24T11:37:00Z" w16du:dateUtc="2026-06-24T15:37:00Z">
        <w:r w:rsidR="00D02781" w:rsidRPr="006B6D5D">
          <w:rPr>
            <w:iCs/>
            <w:color w:val="000000" w:themeColor="text1"/>
            <w:rPrChange w:id="4434" w:author="Bedsole, Lisa K. [US-US]" w:date="2026-06-24T11:39:00Z" w16du:dateUtc="2026-06-24T15:39:00Z">
              <w:rPr>
                <w:iCs/>
              </w:rPr>
            </w:rPrChange>
          </w:rPr>
          <w:t>–</w:t>
        </w:r>
      </w:ins>
      <w:ins w:id="4435" w:author="Bedsole, Lisa K. [US-US]" w:date="2026-06-24T11:32:00Z" w16du:dateUtc="2026-06-24T15:32:00Z">
        <w:r w:rsidR="00C76B50" w:rsidRPr="006B6D5D">
          <w:rPr>
            <w:iCs/>
            <w:color w:val="000000" w:themeColor="text1"/>
            <w:rPrChange w:id="4436" w:author="Bedsole, Lisa K. [US-US]" w:date="2026-06-24T11:39:00Z" w16du:dateUtc="2026-06-24T15:39:00Z">
              <w:rPr>
                <w:i/>
              </w:rPr>
            </w:rPrChange>
          </w:rPr>
          <w:t>1174</w:t>
        </w:r>
      </w:ins>
      <w:ins w:id="4437" w:author="Bedsole, Lisa K. [US-US]" w:date="2026-06-24T11:37:00Z" w16du:dateUtc="2026-06-24T15:37:00Z">
        <w:r w:rsidR="00D02781" w:rsidRPr="006B6D5D">
          <w:rPr>
            <w:iCs/>
            <w:color w:val="000000" w:themeColor="text1"/>
            <w:rPrChange w:id="4438" w:author="Bedsole, Lisa K. [US-US]" w:date="2026-06-24T11:39:00Z" w16du:dateUtc="2026-06-24T15:39:00Z">
              <w:rPr>
                <w:iCs/>
              </w:rPr>
            </w:rPrChange>
          </w:rPr>
          <w:t>)</w:t>
        </w:r>
      </w:ins>
      <w:ins w:id="4439" w:author="Bedsole, Lisa K. [US-US]" w:date="2026-06-24T11:32:00Z" w16du:dateUtc="2026-06-24T15:32:00Z">
        <w:r w:rsidR="00C76B50" w:rsidRPr="006B6D5D">
          <w:rPr>
            <w:iCs/>
            <w:color w:val="000000" w:themeColor="text1"/>
            <w:rPrChange w:id="4440" w:author="Bedsole, Lisa K. [US-US]" w:date="2026-06-24T11:39:00Z" w16du:dateUtc="2026-06-24T15:39:00Z">
              <w:rPr>
                <w:i/>
              </w:rPr>
            </w:rPrChange>
          </w:rPr>
          <w:t>.</w:t>
        </w:r>
      </w:ins>
      <w:del w:id="4441" w:author="Bedsole, Lisa K. [US-US]" w:date="2026-06-24T11:32:00Z" w16du:dateUtc="2026-06-24T15:32:00Z">
        <w:r w:rsidRPr="006B6D5D" w:rsidDel="00C76B50">
          <w:rPr>
            <w:i/>
            <w:color w:val="000000" w:themeColor="text1"/>
            <w:rPrChange w:id="4442" w:author="Bedsole, Lisa K. [US-US]" w:date="2026-06-24T11:39:00Z" w16du:dateUtc="2026-06-24T15:39:00Z">
              <w:rPr>
                <w:i/>
              </w:rPr>
            </w:rPrChange>
          </w:rPr>
          <w:delText>.</w:delText>
        </w:r>
        <w:r w:rsidRPr="006B6D5D" w:rsidDel="00C76B50">
          <w:rPr>
            <w:color w:val="000000" w:themeColor="text1"/>
            <w:rPrChange w:id="4443" w:author="Bedsole, Lisa K. [US-US]" w:date="2026-06-24T11:39:00Z" w16du:dateUtc="2026-06-24T15:39:00Z">
              <w:rPr/>
            </w:rPrChange>
          </w:rPr>
          <w:delText xml:space="preserve"> </w:delText>
        </w:r>
      </w:del>
      <w:del w:id="4444" w:author="Bedsole, Lisa K. [US-US]" w:date="2026-06-24T11:30:00Z" w16du:dateUtc="2026-06-24T15:30:00Z">
        <w:r w:rsidRPr="006B6D5D" w:rsidDel="00EE040C">
          <w:rPr>
            <w:color w:val="000000" w:themeColor="text1"/>
            <w:rPrChange w:id="4445" w:author="Bedsole, Lisa K. [US-US]" w:date="2026-06-24T11:39:00Z" w16du:dateUtc="2026-06-24T15:39:00Z">
              <w:rPr/>
            </w:rPrChange>
          </w:rPr>
          <w:fldChar w:fldCharType="begin"/>
        </w:r>
        <w:r w:rsidRPr="006B6D5D" w:rsidDel="00EE040C">
          <w:rPr>
            <w:color w:val="000000" w:themeColor="text1"/>
            <w:rPrChange w:id="4446" w:author="Bedsole, Lisa K. [US-US]" w:date="2026-06-24T11:39:00Z" w16du:dateUtc="2026-06-24T15:39:00Z">
              <w:rPr/>
            </w:rPrChange>
          </w:rPr>
          <w:delInstrText>HYPERLINK "https://arxiv.org/abs/2305.08366?utm_source=chatgpt.com" \t "_new"</w:delInstrText>
        </w:r>
        <w:r w:rsidRPr="00C217F9" w:rsidDel="00EE040C">
          <w:rPr>
            <w:color w:val="000000" w:themeColor="text1"/>
          </w:rPr>
        </w:r>
        <w:r w:rsidRPr="006B6D5D" w:rsidDel="00EE040C">
          <w:rPr>
            <w:color w:val="000000" w:themeColor="text1"/>
            <w:rPrChange w:id="4447" w:author="Bedsole, Lisa K. [US-US]" w:date="2026-06-24T11:39:00Z" w16du:dateUtc="2026-06-24T15:39:00Z">
              <w:rPr/>
            </w:rPrChange>
          </w:rPr>
          <w:fldChar w:fldCharType="separate"/>
        </w:r>
        <w:r w:rsidRPr="006B6D5D" w:rsidDel="00EE040C">
          <w:rPr>
            <w:rStyle w:val="Hyperlink"/>
            <w:color w:val="000000" w:themeColor="text1"/>
            <w:rPrChange w:id="4448" w:author="Bedsole, Lisa K. [US-US]" w:date="2026-06-24T11:39:00Z" w16du:dateUtc="2026-06-24T15:39:00Z">
              <w:rPr>
                <w:rStyle w:val="Hyperlink"/>
              </w:rPr>
            </w:rPrChange>
          </w:rPr>
          <w:delText>https://arxiv.org/abs/2305.08366</w:delText>
        </w:r>
        <w:r w:rsidRPr="006B6D5D" w:rsidDel="00EE040C">
          <w:rPr>
            <w:color w:val="000000" w:themeColor="text1"/>
            <w:rPrChange w:id="4449" w:author="Bedsole, Lisa K. [US-US]" w:date="2026-06-24T11:39:00Z" w16du:dateUtc="2026-06-24T15:39:00Z">
              <w:rPr/>
            </w:rPrChange>
          </w:rPr>
          <w:fldChar w:fldCharType="end"/>
        </w:r>
      </w:del>
      <w:ins w:id="4450" w:author="Bedsole, Lisa K. [US-US]" w:date="2026-06-24T11:32:00Z" w16du:dateUtc="2026-06-24T15:32:00Z">
        <w:r w:rsidR="0067040C" w:rsidRPr="006B6D5D">
          <w:rPr>
            <w:color w:val="000000" w:themeColor="text1"/>
            <w:rPrChange w:id="4451" w:author="Bedsole, Lisa K. [US-US]" w:date="2026-06-24T11:39:00Z" w16du:dateUtc="2026-06-24T15:39:00Z">
              <w:rPr/>
            </w:rPrChange>
          </w:rPr>
          <w:t xml:space="preserve"> </w:t>
        </w:r>
        <w:r w:rsidR="0067040C" w:rsidRPr="006B6D5D">
          <w:rPr>
            <w:color w:val="000000" w:themeColor="text1"/>
            <w:rPrChange w:id="4452" w:author="Bedsole, Lisa K. [US-US]" w:date="2026-06-24T11:39:00Z" w16du:dateUtc="2026-06-24T15:39:00Z">
              <w:rPr/>
            </w:rPrChange>
          </w:rPr>
          <w:fldChar w:fldCharType="begin"/>
        </w:r>
        <w:r w:rsidR="0067040C" w:rsidRPr="006B6D5D">
          <w:rPr>
            <w:color w:val="000000" w:themeColor="text1"/>
            <w:rPrChange w:id="4453" w:author="Bedsole, Lisa K. [US-US]" w:date="2026-06-24T11:39:00Z" w16du:dateUtc="2026-06-24T15:39:00Z">
              <w:rPr/>
            </w:rPrChange>
          </w:rPr>
          <w:instrText>HYPERLINK "https://doi.org/10.1109/WACV57701.2024.00121"</w:instrText>
        </w:r>
        <w:r w:rsidR="0067040C" w:rsidRPr="00C217F9">
          <w:rPr>
            <w:color w:val="000000" w:themeColor="text1"/>
          </w:rPr>
        </w:r>
        <w:r w:rsidR="0067040C" w:rsidRPr="006B6D5D">
          <w:rPr>
            <w:color w:val="000000" w:themeColor="text1"/>
            <w:rPrChange w:id="4454" w:author="Bedsole, Lisa K. [US-US]" w:date="2026-06-24T11:39:00Z" w16du:dateUtc="2026-06-24T15:39:00Z">
              <w:rPr/>
            </w:rPrChange>
          </w:rPr>
          <w:fldChar w:fldCharType="separate"/>
        </w:r>
        <w:r w:rsidR="0067040C" w:rsidRPr="006B6D5D">
          <w:rPr>
            <w:rStyle w:val="Hyperlink"/>
            <w:color w:val="000000" w:themeColor="text1"/>
            <w:rPrChange w:id="4455" w:author="Bedsole, Lisa K. [US-US]" w:date="2026-06-24T11:39:00Z" w16du:dateUtc="2026-06-24T15:39:00Z">
              <w:rPr>
                <w:rStyle w:val="Hyperlink"/>
              </w:rPr>
            </w:rPrChange>
          </w:rPr>
          <w:t>https://doi.org/10.1109/WACV57701.2024.00121</w:t>
        </w:r>
        <w:r w:rsidR="0067040C" w:rsidRPr="006B6D5D">
          <w:rPr>
            <w:color w:val="000000" w:themeColor="text1"/>
            <w:rPrChange w:id="4456" w:author="Bedsole, Lisa K. [US-US]" w:date="2026-06-24T11:39:00Z" w16du:dateUtc="2026-06-24T15:39:00Z">
              <w:rPr/>
            </w:rPrChange>
          </w:rPr>
          <w:fldChar w:fldCharType="end"/>
        </w:r>
        <w:r w:rsidR="0067040C" w:rsidRPr="006B6D5D">
          <w:rPr>
            <w:color w:val="000000" w:themeColor="text1"/>
            <w:rPrChange w:id="4457" w:author="Bedsole, Lisa K. [US-US]" w:date="2026-06-24T11:39:00Z" w16du:dateUtc="2026-06-24T15:39:00Z">
              <w:rPr/>
            </w:rPrChange>
          </w:rPr>
          <w:t xml:space="preserve">.  </w:t>
        </w:r>
      </w:ins>
    </w:p>
    <w:p w14:paraId="3A45E16D" w14:textId="1B0AB165" w:rsidR="00AA19C8" w:rsidRPr="006B6D5D" w:rsidRDefault="00AA19C8">
      <w:pPr>
        <w:pStyle w:val="FHWABibliography"/>
        <w:rPr>
          <w:color w:val="000000" w:themeColor="text1"/>
          <w:rPrChange w:id="4458" w:author="Bedsole, Lisa K. [US-US]" w:date="2026-06-24T11:39:00Z" w16du:dateUtc="2026-06-24T15:39:00Z">
            <w:rPr/>
          </w:rPrChange>
        </w:rPr>
        <w:pPrChange w:id="4459" w:author="Bedsole, Lisa K. [US-US]" w:date="2026-06-24T11:35:00Z" w16du:dateUtc="2026-06-24T15:35:00Z">
          <w:pPr>
            <w:spacing w:before="240" w:after="240"/>
            <w:ind w:left="720" w:hanging="720"/>
          </w:pPr>
        </w:pPrChange>
      </w:pPr>
      <w:r w:rsidRPr="006B6D5D">
        <w:rPr>
          <w:color w:val="000000" w:themeColor="text1"/>
          <w:rPrChange w:id="4460" w:author="Bedsole, Lisa K. [US-US]" w:date="2026-06-24T11:39:00Z" w16du:dateUtc="2026-06-24T15:39:00Z">
            <w:rPr/>
          </w:rPrChange>
        </w:rPr>
        <w:t>Liu, H., Wang, K., Yang, N., &amp; Deng, L. (2021). CondLaneNet: A top-to-down lane detection framework based on conditional convolution.</w:t>
      </w:r>
      <w:ins w:id="4461" w:author="Bedsole, Lisa K. [US-US]" w:date="2026-06-24T11:39:00Z" w16du:dateUtc="2026-06-24T15:39:00Z">
        <w:r w:rsidR="00CE1207">
          <w:rPr>
            <w:color w:val="000000" w:themeColor="text1"/>
          </w:rPr>
          <w:t xml:space="preserve"> In</w:t>
        </w:r>
      </w:ins>
      <w:r w:rsidRPr="006B6D5D">
        <w:rPr>
          <w:color w:val="000000" w:themeColor="text1"/>
          <w:rPrChange w:id="4462" w:author="Bedsole, Lisa K. [US-US]" w:date="2026-06-24T11:39:00Z" w16du:dateUtc="2026-06-24T15:39:00Z">
            <w:rPr/>
          </w:rPrChange>
        </w:rPr>
        <w:t> </w:t>
      </w:r>
      <w:r w:rsidRPr="006B6D5D">
        <w:rPr>
          <w:i/>
          <w:color w:val="000000" w:themeColor="text1"/>
          <w:rPrChange w:id="4463" w:author="Bedsole, Lisa K. [US-US]" w:date="2026-06-24T11:39:00Z" w16du:dateUtc="2026-06-24T15:39:00Z">
            <w:rPr>
              <w:i/>
            </w:rPr>
          </w:rPrChange>
        </w:rPr>
        <w:t>Proceedings of the IEEE/CVF International Conference on Computer Vision</w:t>
      </w:r>
      <w:del w:id="4464" w:author="Bedsole, Lisa K. [US-US]" w:date="2026-06-24T11:38:00Z" w16du:dateUtc="2026-06-24T15:38:00Z">
        <w:r w:rsidRPr="006B6D5D" w:rsidDel="008F6288">
          <w:rPr>
            <w:color w:val="000000" w:themeColor="text1"/>
            <w:rPrChange w:id="4465" w:author="Bedsole, Lisa K. [US-US]" w:date="2026-06-24T11:39:00Z" w16du:dateUtc="2026-06-24T15:39:00Z">
              <w:rPr/>
            </w:rPrChange>
          </w:rPr>
          <w:delText>,</w:delText>
        </w:r>
      </w:del>
      <w:r w:rsidRPr="006B6D5D">
        <w:rPr>
          <w:color w:val="000000" w:themeColor="text1"/>
          <w:rPrChange w:id="4466" w:author="Bedsole, Lisa K. [US-US]" w:date="2026-06-24T11:39:00Z" w16du:dateUtc="2026-06-24T15:39:00Z">
            <w:rPr/>
          </w:rPrChange>
        </w:rPr>
        <w:t xml:space="preserve"> </w:t>
      </w:r>
      <w:ins w:id="4467" w:author="Bedsole, Lisa K. [US-US]" w:date="2026-06-24T11:38:00Z" w16du:dateUtc="2026-06-24T15:38:00Z">
        <w:r w:rsidR="008F6288" w:rsidRPr="006B6D5D">
          <w:rPr>
            <w:color w:val="000000" w:themeColor="text1"/>
            <w:rPrChange w:id="4468" w:author="Bedsole, Lisa K. [US-US]" w:date="2026-06-24T11:39:00Z" w16du:dateUtc="2026-06-24T15:39:00Z">
              <w:rPr/>
            </w:rPrChange>
          </w:rPr>
          <w:t xml:space="preserve">(pp. </w:t>
        </w:r>
      </w:ins>
      <w:r w:rsidRPr="006B6D5D">
        <w:rPr>
          <w:color w:val="000000" w:themeColor="text1"/>
          <w:rPrChange w:id="4469" w:author="Bedsole, Lisa K. [US-US]" w:date="2026-06-24T11:39:00Z" w16du:dateUtc="2026-06-24T15:39:00Z">
            <w:rPr/>
          </w:rPrChange>
        </w:rPr>
        <w:t>3773–3782</w:t>
      </w:r>
      <w:ins w:id="4470" w:author="Bedsole, Lisa K. [US-US]" w:date="2026-06-24T11:38:00Z" w16du:dateUtc="2026-06-24T15:38:00Z">
        <w:r w:rsidR="008F6288" w:rsidRPr="006B6D5D">
          <w:rPr>
            <w:color w:val="000000" w:themeColor="text1"/>
            <w:rPrChange w:id="4471" w:author="Bedsole, Lisa K. [US-US]" w:date="2026-06-24T11:39:00Z" w16du:dateUtc="2026-06-24T15:39:00Z">
              <w:rPr/>
            </w:rPrChange>
          </w:rPr>
          <w:t>)</w:t>
        </w:r>
      </w:ins>
      <w:r w:rsidRPr="006B6D5D">
        <w:rPr>
          <w:color w:val="000000" w:themeColor="text1"/>
          <w:rPrChange w:id="4472" w:author="Bedsole, Lisa K. [US-US]" w:date="2026-06-24T11:39:00Z" w16du:dateUtc="2026-06-24T15:39:00Z">
            <w:rPr/>
          </w:rPrChange>
        </w:rPr>
        <w:t xml:space="preserve">. </w:t>
      </w:r>
      <w:r w:rsidRPr="006B6D5D">
        <w:rPr>
          <w:color w:val="000000" w:themeColor="text1"/>
          <w:rPrChange w:id="4473" w:author="Bedsole, Lisa K. [US-US]" w:date="2026-06-24T11:39:00Z" w16du:dateUtc="2026-06-24T15:39:00Z">
            <w:rPr/>
          </w:rPrChange>
        </w:rPr>
        <w:fldChar w:fldCharType="begin"/>
      </w:r>
      <w:r w:rsidRPr="006B6D5D">
        <w:rPr>
          <w:color w:val="000000" w:themeColor="text1"/>
          <w:rPrChange w:id="4474" w:author="Bedsole, Lisa K. [US-US]" w:date="2026-06-24T11:39:00Z" w16du:dateUtc="2026-06-24T15:39:00Z">
            <w:rPr/>
          </w:rPrChange>
        </w:rPr>
        <w:instrText>HYPERLINK "https://doi.org/10.48550/arXiv.2105.05003"</w:instrText>
      </w:r>
      <w:r w:rsidRPr="00C217F9">
        <w:rPr>
          <w:color w:val="000000" w:themeColor="text1"/>
        </w:rPr>
      </w:r>
      <w:r w:rsidRPr="006B6D5D">
        <w:rPr>
          <w:color w:val="000000" w:themeColor="text1"/>
          <w:rPrChange w:id="4475" w:author="Bedsole, Lisa K. [US-US]" w:date="2026-06-24T11:39:00Z" w16du:dateUtc="2026-06-24T15:39:00Z">
            <w:rPr/>
          </w:rPrChange>
        </w:rPr>
        <w:fldChar w:fldCharType="separate"/>
      </w:r>
      <w:r w:rsidRPr="006B6D5D">
        <w:rPr>
          <w:color w:val="000000" w:themeColor="text1"/>
          <w:u w:val="single"/>
        </w:rPr>
        <w:t>https://doi.org/10.48550/arXiv.2105.05003</w:t>
      </w:r>
      <w:r w:rsidRPr="006B6D5D">
        <w:rPr>
          <w:color w:val="000000" w:themeColor="text1"/>
          <w:rPrChange w:id="4476" w:author="Bedsole, Lisa K. [US-US]" w:date="2026-06-24T11:39:00Z" w16du:dateUtc="2026-06-24T15:39:00Z">
            <w:rPr/>
          </w:rPrChange>
        </w:rPr>
        <w:fldChar w:fldCharType="end"/>
      </w:r>
      <w:ins w:id="4477" w:author="Bedsole, Lisa K. [US-US]" w:date="2026-06-24T11:54:00Z" w16du:dateUtc="2026-06-24T15:54:00Z">
        <w:r w:rsidR="007E54AA">
          <w:rPr>
            <w:color w:val="000000" w:themeColor="text1"/>
          </w:rPr>
          <w:t>.</w:t>
        </w:r>
      </w:ins>
      <w:r w:rsidRPr="006B6D5D">
        <w:rPr>
          <w:color w:val="000000" w:themeColor="text1"/>
          <w:rPrChange w:id="4478" w:author="Bedsole, Lisa K. [US-US]" w:date="2026-06-24T11:39:00Z" w16du:dateUtc="2026-06-24T15:39:00Z">
            <w:rPr/>
          </w:rPrChange>
        </w:rPr>
        <w:t xml:space="preserve"> </w:t>
      </w:r>
    </w:p>
    <w:p w14:paraId="37EBF884" w14:textId="5542B02F" w:rsidR="000D2BA6" w:rsidRPr="006B6D5D" w:rsidRDefault="000D2BA6">
      <w:pPr>
        <w:pStyle w:val="FHWABibliography"/>
        <w:rPr>
          <w:color w:val="000000" w:themeColor="text1"/>
          <w:rPrChange w:id="4479" w:author="Bedsole, Lisa K. [US-US]" w:date="2026-06-24T11:39:00Z" w16du:dateUtc="2026-06-24T15:39:00Z">
            <w:rPr/>
          </w:rPrChange>
        </w:rPr>
        <w:pPrChange w:id="4480" w:author="Bedsole, Lisa K. [US-US]" w:date="2026-06-24T11:35:00Z" w16du:dateUtc="2026-06-24T15:35:00Z">
          <w:pPr>
            <w:spacing w:before="240" w:after="240"/>
            <w:ind w:left="720" w:hanging="720"/>
          </w:pPr>
        </w:pPrChange>
      </w:pPr>
      <w:r w:rsidRPr="006B6D5D">
        <w:rPr>
          <w:color w:val="000000" w:themeColor="text1"/>
          <w:rPrChange w:id="4481" w:author="Bedsole, Lisa K. [US-US]" w:date="2026-06-24T11:39:00Z" w16du:dateUtc="2026-06-24T15:39:00Z">
            <w:rPr/>
          </w:rPrChange>
        </w:rPr>
        <w:t xml:space="preserve">Mihalj, T., Li, H., Babić, D., Lex, C., Jeudy, M., Zovak, G., Babić, D., &amp; Eichberger, A. (2022). Road infrastructure challenges faced by automated driving: A review. </w:t>
      </w:r>
      <w:r w:rsidRPr="009208D5">
        <w:rPr>
          <w:i/>
          <w:iCs/>
          <w:color w:val="000000" w:themeColor="text1"/>
          <w:rPrChange w:id="4482" w:author="Bedsole, Lisa K. [US-US]" w:date="2026-06-24T11:39:00Z" w16du:dateUtc="2026-06-24T15:39:00Z">
            <w:rPr/>
          </w:rPrChange>
        </w:rPr>
        <w:t>Applied Sciences</w:t>
      </w:r>
      <w:r w:rsidRPr="006B6D5D">
        <w:rPr>
          <w:color w:val="000000" w:themeColor="text1"/>
          <w:rPrChange w:id="4483" w:author="Bedsole, Lisa K. [US-US]" w:date="2026-06-24T11:39:00Z" w16du:dateUtc="2026-06-24T15:39:00Z">
            <w:rPr/>
          </w:rPrChange>
        </w:rPr>
        <w:t xml:space="preserve">, </w:t>
      </w:r>
      <w:r w:rsidRPr="00D152DA">
        <w:rPr>
          <w:i/>
          <w:iCs/>
          <w:color w:val="000000" w:themeColor="text1"/>
          <w:rPrChange w:id="4484" w:author="Bedsole, Lisa K. [US-US]" w:date="2026-06-24T11:40:00Z" w16du:dateUtc="2026-06-24T15:40:00Z">
            <w:rPr/>
          </w:rPrChange>
        </w:rPr>
        <w:t>12</w:t>
      </w:r>
      <w:r w:rsidRPr="006B6D5D">
        <w:rPr>
          <w:color w:val="000000" w:themeColor="text1"/>
          <w:rPrChange w:id="4485" w:author="Bedsole, Lisa K. [US-US]" w:date="2026-06-24T11:39:00Z" w16du:dateUtc="2026-06-24T15:39:00Z">
            <w:rPr/>
          </w:rPrChange>
        </w:rPr>
        <w:t xml:space="preserve">(7), </w:t>
      </w:r>
      <w:ins w:id="4486" w:author="Bedsole, Lisa K. [US-US]" w:date="2026-06-24T11:40:00Z" w16du:dateUtc="2026-06-24T15:40:00Z">
        <w:r w:rsidR="00D5360E">
          <w:rPr>
            <w:color w:val="000000" w:themeColor="text1"/>
          </w:rPr>
          <w:t xml:space="preserve">Article </w:t>
        </w:r>
      </w:ins>
      <w:r w:rsidRPr="006B6D5D">
        <w:rPr>
          <w:color w:val="000000" w:themeColor="text1"/>
          <w:rPrChange w:id="4487" w:author="Bedsole, Lisa K. [US-US]" w:date="2026-06-24T11:39:00Z" w16du:dateUtc="2026-06-24T15:39:00Z">
            <w:rPr/>
          </w:rPrChange>
        </w:rPr>
        <w:t xml:space="preserve">3477. </w:t>
      </w:r>
      <w:del w:id="4488" w:author="Bedsole, Lisa K. [US-US]" w:date="2026-06-24T11:38:00Z" w16du:dateUtc="2026-06-24T15:38:00Z">
        <w:r w:rsidRPr="006B6D5D" w:rsidDel="004C23E4">
          <w:rPr>
            <w:color w:val="000000" w:themeColor="text1"/>
            <w:rPrChange w:id="4489" w:author="Bedsole, Lisa K. [US-US]" w:date="2026-06-24T11:39:00Z" w16du:dateUtc="2026-06-24T15:39:00Z">
              <w:rPr/>
            </w:rPrChange>
          </w:rPr>
          <w:fldChar w:fldCharType="begin"/>
        </w:r>
        <w:r w:rsidRPr="006B6D5D" w:rsidDel="004C23E4">
          <w:rPr>
            <w:color w:val="000000" w:themeColor="text1"/>
            <w:rPrChange w:id="4490" w:author="Bedsole, Lisa K. [US-US]" w:date="2026-06-24T11:39:00Z" w16du:dateUtc="2026-06-24T15:39:00Z">
              <w:rPr/>
            </w:rPrChange>
          </w:rPr>
          <w:delInstrText>HYPERLINK "https://www.mdpi.com/2076-3417/12/7/3477"</w:delInstrText>
        </w:r>
        <w:r w:rsidRPr="00C217F9" w:rsidDel="004C23E4">
          <w:rPr>
            <w:color w:val="000000" w:themeColor="text1"/>
          </w:rPr>
        </w:r>
        <w:r w:rsidRPr="006B6D5D" w:rsidDel="004C23E4">
          <w:rPr>
            <w:color w:val="000000" w:themeColor="text1"/>
            <w:rPrChange w:id="4491" w:author="Bedsole, Lisa K. [US-US]" w:date="2026-06-24T11:39:00Z" w16du:dateUtc="2026-06-24T15:39:00Z">
              <w:rPr/>
            </w:rPrChange>
          </w:rPr>
          <w:fldChar w:fldCharType="separate"/>
        </w:r>
        <w:r w:rsidRPr="006B6D5D" w:rsidDel="004C23E4">
          <w:rPr>
            <w:rStyle w:val="Hyperlink"/>
            <w:color w:val="000000" w:themeColor="text1"/>
            <w:rPrChange w:id="4492" w:author="Bedsole, Lisa K. [US-US]" w:date="2026-06-24T11:39:00Z" w16du:dateUtc="2026-06-24T15:39:00Z">
              <w:rPr>
                <w:rStyle w:val="Hyperlink"/>
              </w:rPr>
            </w:rPrChange>
          </w:rPr>
          <w:delText>https://www.mdpi.com/2076-3417/12/7/3477</w:delText>
        </w:r>
        <w:r w:rsidRPr="006B6D5D" w:rsidDel="004C23E4">
          <w:rPr>
            <w:color w:val="000000" w:themeColor="text1"/>
            <w:rPrChange w:id="4493" w:author="Bedsole, Lisa K. [US-US]" w:date="2026-06-24T11:39:00Z" w16du:dateUtc="2026-06-24T15:39:00Z">
              <w:rPr/>
            </w:rPrChange>
          </w:rPr>
          <w:fldChar w:fldCharType="end"/>
        </w:r>
      </w:del>
      <w:ins w:id="4494" w:author="Bedsole, Lisa K. [US-US]" w:date="2026-06-24T11:39:00Z" w16du:dateUtc="2026-06-24T15:39:00Z">
        <w:r w:rsidR="004C23E4" w:rsidRPr="006B6D5D">
          <w:rPr>
            <w:color w:val="000000" w:themeColor="text1"/>
            <w:rPrChange w:id="4495" w:author="Bedsole, Lisa K. [US-US]" w:date="2026-06-24T11:39:00Z" w16du:dateUtc="2026-06-24T15:39:00Z">
              <w:rPr/>
            </w:rPrChange>
          </w:rPr>
          <w:fldChar w:fldCharType="begin"/>
        </w:r>
        <w:r w:rsidR="004C23E4" w:rsidRPr="006B6D5D">
          <w:rPr>
            <w:color w:val="000000" w:themeColor="text1"/>
            <w:rPrChange w:id="4496" w:author="Bedsole, Lisa K. [US-US]" w:date="2026-06-24T11:39:00Z" w16du:dateUtc="2026-06-24T15:39:00Z">
              <w:rPr/>
            </w:rPrChange>
          </w:rPr>
          <w:instrText>HYPERLINK "</w:instrText>
        </w:r>
      </w:ins>
      <w:ins w:id="4497" w:author="Bedsole, Lisa K. [US-US]" w:date="2026-06-24T11:39:00Z">
        <w:r w:rsidR="004C23E4" w:rsidRPr="006B6D5D">
          <w:rPr>
            <w:color w:val="000000" w:themeColor="text1"/>
            <w:rPrChange w:id="4498" w:author="Bedsole, Lisa K. [US-US]" w:date="2026-06-24T11:39:00Z" w16du:dateUtc="2026-06-24T15:39:00Z">
              <w:rPr/>
            </w:rPrChange>
          </w:rPr>
          <w:instrText>https://doi.org/10.3390/app12073477</w:instrText>
        </w:r>
      </w:ins>
      <w:ins w:id="4499" w:author="Bedsole, Lisa K. [US-US]" w:date="2026-06-24T11:39:00Z" w16du:dateUtc="2026-06-24T15:39:00Z">
        <w:r w:rsidR="004C23E4" w:rsidRPr="006B6D5D">
          <w:rPr>
            <w:color w:val="000000" w:themeColor="text1"/>
            <w:rPrChange w:id="4500" w:author="Bedsole, Lisa K. [US-US]" w:date="2026-06-24T11:39:00Z" w16du:dateUtc="2026-06-24T15:39:00Z">
              <w:rPr/>
            </w:rPrChange>
          </w:rPr>
          <w:instrText>"</w:instrText>
        </w:r>
        <w:r w:rsidR="004C23E4" w:rsidRPr="00C217F9">
          <w:rPr>
            <w:color w:val="000000" w:themeColor="text1"/>
          </w:rPr>
        </w:r>
        <w:r w:rsidR="004C23E4" w:rsidRPr="006B6D5D">
          <w:rPr>
            <w:color w:val="000000" w:themeColor="text1"/>
            <w:rPrChange w:id="4501" w:author="Bedsole, Lisa K. [US-US]" w:date="2026-06-24T11:39:00Z" w16du:dateUtc="2026-06-24T15:39:00Z">
              <w:rPr/>
            </w:rPrChange>
          </w:rPr>
          <w:fldChar w:fldCharType="separate"/>
        </w:r>
      </w:ins>
      <w:ins w:id="4502" w:author="Bedsole, Lisa K. [US-US]" w:date="2026-06-24T11:39:00Z">
        <w:r w:rsidR="004C23E4" w:rsidRPr="006B6D5D">
          <w:rPr>
            <w:rStyle w:val="Hyperlink"/>
            <w:color w:val="000000" w:themeColor="text1"/>
            <w:rPrChange w:id="4503" w:author="Bedsole, Lisa K. [US-US]" w:date="2026-06-24T11:39:00Z" w16du:dateUtc="2026-06-24T15:39:00Z">
              <w:rPr>
                <w:rStyle w:val="Hyperlink"/>
              </w:rPr>
            </w:rPrChange>
          </w:rPr>
          <w:t>https://doi.org/10.3390/app12073477</w:t>
        </w:r>
      </w:ins>
      <w:ins w:id="4504" w:author="Bedsole, Lisa K. [US-US]" w:date="2026-06-24T11:39:00Z" w16du:dateUtc="2026-06-24T15:39:00Z">
        <w:r w:rsidR="004C23E4" w:rsidRPr="006B6D5D">
          <w:rPr>
            <w:color w:val="000000" w:themeColor="text1"/>
            <w:rPrChange w:id="4505" w:author="Bedsole, Lisa K. [US-US]" w:date="2026-06-24T11:39:00Z" w16du:dateUtc="2026-06-24T15:39:00Z">
              <w:rPr/>
            </w:rPrChange>
          </w:rPr>
          <w:fldChar w:fldCharType="end"/>
        </w:r>
        <w:r w:rsidR="004C23E4" w:rsidRPr="006B6D5D">
          <w:rPr>
            <w:color w:val="000000" w:themeColor="text1"/>
            <w:rPrChange w:id="4506" w:author="Bedsole, Lisa K. [US-US]" w:date="2026-06-24T11:39:00Z" w16du:dateUtc="2026-06-24T15:39:00Z">
              <w:rPr/>
            </w:rPrChange>
          </w:rPr>
          <w:t xml:space="preserve">. </w:t>
        </w:r>
      </w:ins>
    </w:p>
    <w:p w14:paraId="57CA8523" w14:textId="3379B167" w:rsidR="001533F9" w:rsidRPr="006B6D5D" w:rsidRDefault="001533F9">
      <w:pPr>
        <w:pStyle w:val="FHWABibliography"/>
        <w:rPr>
          <w:color w:val="000000" w:themeColor="text1"/>
          <w:rPrChange w:id="4507" w:author="Bedsole, Lisa K. [US-US]" w:date="2026-06-24T11:39:00Z" w16du:dateUtc="2026-06-24T15:39:00Z">
            <w:rPr/>
          </w:rPrChange>
        </w:rPr>
        <w:pPrChange w:id="4508" w:author="Bedsole, Lisa K. [US-US]" w:date="2026-06-24T11:35:00Z" w16du:dateUtc="2026-06-24T15:35:00Z">
          <w:pPr>
            <w:spacing w:before="240" w:after="240"/>
            <w:ind w:left="720" w:hanging="720"/>
          </w:pPr>
        </w:pPrChange>
      </w:pPr>
      <w:r w:rsidRPr="006B6D5D">
        <w:rPr>
          <w:color w:val="000000" w:themeColor="text1"/>
          <w:rPrChange w:id="4509" w:author="Bedsole, Lisa K. [US-US]" w:date="2026-06-24T11:39:00Z" w16du:dateUtc="2026-06-24T15:39:00Z">
            <w:rPr/>
          </w:rPrChange>
        </w:rPr>
        <w:t xml:space="preserve">Neven, D., De Brabandere, B., Georgoulis, S., Proesmans, M., &amp; Van Gool, L. (2018). Towards end-to-end lane detection: An instance segmentation approach. </w:t>
      </w:r>
      <w:r w:rsidRPr="006B6D5D">
        <w:rPr>
          <w:i/>
          <w:color w:val="000000" w:themeColor="text1"/>
          <w:rPrChange w:id="4510" w:author="Bedsole, Lisa K. [US-US]" w:date="2026-06-24T11:39:00Z" w16du:dateUtc="2026-06-24T15:39:00Z">
            <w:rPr>
              <w:i/>
            </w:rPr>
          </w:rPrChange>
        </w:rPr>
        <w:t>2018 IEEE Intelligent Vehicles Symposium (IV),</w:t>
      </w:r>
      <w:r w:rsidRPr="006B6D5D">
        <w:rPr>
          <w:color w:val="000000" w:themeColor="text1"/>
          <w:rPrChange w:id="4511" w:author="Bedsole, Lisa K. [US-US]" w:date="2026-06-24T11:39:00Z" w16du:dateUtc="2026-06-24T15:39:00Z">
            <w:rPr/>
          </w:rPrChange>
        </w:rPr>
        <w:t xml:space="preserve"> 286–291. </w:t>
      </w:r>
      <w:r w:rsidR="006B0380" w:rsidRPr="006B6D5D">
        <w:rPr>
          <w:color w:val="000000" w:themeColor="text1"/>
          <w:rPrChange w:id="4512" w:author="Bedsole, Lisa K. [US-US]" w:date="2026-06-24T11:39:00Z" w16du:dateUtc="2026-06-24T15:39:00Z">
            <w:rPr/>
          </w:rPrChange>
        </w:rPr>
        <w:fldChar w:fldCharType="begin"/>
      </w:r>
      <w:r w:rsidR="006B0380" w:rsidRPr="006B6D5D">
        <w:rPr>
          <w:color w:val="000000" w:themeColor="text1"/>
          <w:rPrChange w:id="4513" w:author="Bedsole, Lisa K. [US-US]" w:date="2026-06-24T11:39:00Z" w16du:dateUtc="2026-06-24T15:39:00Z">
            <w:rPr/>
          </w:rPrChange>
        </w:rPr>
        <w:instrText>HYPERLINK "https://doi.org/10.1109/IVS.2018.8500547"</w:instrText>
      </w:r>
      <w:r w:rsidR="006B0380" w:rsidRPr="00C217F9">
        <w:rPr>
          <w:color w:val="000000" w:themeColor="text1"/>
        </w:rPr>
      </w:r>
      <w:r w:rsidR="006B0380" w:rsidRPr="006B6D5D">
        <w:rPr>
          <w:color w:val="000000" w:themeColor="text1"/>
          <w:rPrChange w:id="4514" w:author="Bedsole, Lisa K. [US-US]" w:date="2026-06-24T11:39:00Z" w16du:dateUtc="2026-06-24T15:39:00Z">
            <w:rPr/>
          </w:rPrChange>
        </w:rPr>
        <w:fldChar w:fldCharType="separate"/>
      </w:r>
      <w:r w:rsidR="006B0380" w:rsidRPr="006B6D5D">
        <w:rPr>
          <w:rStyle w:val="Hyperlink"/>
          <w:color w:val="000000" w:themeColor="text1"/>
          <w:rPrChange w:id="4515" w:author="Bedsole, Lisa K. [US-US]" w:date="2026-06-24T11:39:00Z" w16du:dateUtc="2026-06-24T15:39:00Z">
            <w:rPr>
              <w:rStyle w:val="Hyperlink"/>
            </w:rPr>
          </w:rPrChange>
        </w:rPr>
        <w:t>https://doi.org/10.1109/IVS.2018.8500547</w:t>
      </w:r>
      <w:r w:rsidR="006B0380" w:rsidRPr="006B6D5D">
        <w:rPr>
          <w:color w:val="000000" w:themeColor="text1"/>
          <w:rPrChange w:id="4516" w:author="Bedsole, Lisa K. [US-US]" w:date="2026-06-24T11:39:00Z" w16du:dateUtc="2026-06-24T15:39:00Z">
            <w:rPr/>
          </w:rPrChange>
        </w:rPr>
        <w:fldChar w:fldCharType="end"/>
      </w:r>
      <w:ins w:id="4517" w:author="Bedsole, Lisa K. [US-US]" w:date="2026-06-24T11:54:00Z" w16du:dateUtc="2026-06-24T15:54:00Z">
        <w:r w:rsidR="007E54AA">
          <w:rPr>
            <w:color w:val="000000" w:themeColor="text1"/>
          </w:rPr>
          <w:t>.</w:t>
        </w:r>
      </w:ins>
    </w:p>
    <w:p w14:paraId="0759FB68" w14:textId="0A21C58B" w:rsidR="006B0380" w:rsidRPr="006B6D5D" w:rsidRDefault="006B0380">
      <w:pPr>
        <w:pStyle w:val="FHWABibliography"/>
        <w:rPr>
          <w:color w:val="000000" w:themeColor="text1"/>
          <w:rPrChange w:id="4518" w:author="Bedsole, Lisa K. [US-US]" w:date="2026-06-24T11:39:00Z" w16du:dateUtc="2026-06-24T15:39:00Z">
            <w:rPr/>
          </w:rPrChange>
        </w:rPr>
        <w:pPrChange w:id="4519" w:author="Bedsole, Lisa K. [US-US]" w:date="2026-06-24T11:35:00Z" w16du:dateUtc="2026-06-24T15:35:00Z">
          <w:pPr>
            <w:spacing w:before="240" w:after="240"/>
            <w:ind w:left="720" w:hanging="720"/>
          </w:pPr>
        </w:pPrChange>
      </w:pPr>
      <w:r w:rsidRPr="006B6D5D">
        <w:rPr>
          <w:color w:val="000000" w:themeColor="text1"/>
          <w:highlight w:val="yellow"/>
          <w:rPrChange w:id="4520" w:author="Bedsole, Lisa K. [US-US]" w:date="2026-06-24T11:39:00Z" w16du:dateUtc="2026-06-24T15:39:00Z">
            <w:rPr>
              <w:highlight w:val="yellow"/>
            </w:rPr>
          </w:rPrChange>
        </w:rPr>
        <w:lastRenderedPageBreak/>
        <w:t>Novat, N., Calvo, J., Soleimaniamiri, S., Leslie, E., &amp; During, W. (</w:t>
      </w:r>
      <w:commentRangeStart w:id="4521"/>
      <w:del w:id="4522" w:author="Bedsole, Lisa K. [US-US]" w:date="2026-06-24T11:40:00Z" w16du:dateUtc="2026-06-24T15:40:00Z">
        <w:r w:rsidRPr="006B6D5D" w:rsidDel="00180724">
          <w:rPr>
            <w:color w:val="000000" w:themeColor="text1"/>
            <w:highlight w:val="yellow"/>
            <w:rPrChange w:id="4523" w:author="Bedsole, Lisa K. [US-US]" w:date="2026-06-24T11:39:00Z" w16du:dateUtc="2026-06-24T15:39:00Z">
              <w:rPr>
                <w:highlight w:val="yellow"/>
              </w:rPr>
            </w:rPrChange>
          </w:rPr>
          <w:delText>in progress</w:delText>
        </w:r>
      </w:del>
      <w:ins w:id="4524" w:author="Bedsole, Lisa K. [US-US]" w:date="2026-06-24T11:40:00Z" w16du:dateUtc="2026-06-24T15:40:00Z">
        <w:r w:rsidR="00180724">
          <w:rPr>
            <w:color w:val="000000" w:themeColor="text1"/>
            <w:highlight w:val="yellow"/>
          </w:rPr>
          <w:t>forthcoming</w:t>
        </w:r>
      </w:ins>
      <w:commentRangeEnd w:id="4521"/>
      <w:r w:rsidR="008D0B46" w:rsidRPr="006B6D5D">
        <w:rPr>
          <w:rStyle w:val="CommentReference"/>
          <w:color w:val="000000" w:themeColor="text1"/>
          <w:sz w:val="24"/>
          <w:szCs w:val="24"/>
          <w:highlight w:val="yellow"/>
          <w:rPrChange w:id="4525" w:author="Bedsole, Lisa K. [US-US]" w:date="2026-06-24T11:39:00Z" w16du:dateUtc="2026-06-24T15:39:00Z">
            <w:rPr>
              <w:rStyle w:val="CommentReference"/>
              <w:sz w:val="24"/>
              <w:szCs w:val="24"/>
              <w:highlight w:val="yellow"/>
            </w:rPr>
          </w:rPrChange>
        </w:rPr>
        <w:commentReference w:id="4521"/>
      </w:r>
      <w:r w:rsidRPr="006B6D5D">
        <w:rPr>
          <w:color w:val="000000" w:themeColor="text1"/>
          <w:highlight w:val="yellow"/>
          <w:rPrChange w:id="4526" w:author="Bedsole, Lisa K. [US-US]" w:date="2026-06-24T11:39:00Z" w16du:dateUtc="2026-06-24T15:39:00Z">
            <w:rPr>
              <w:highlight w:val="yellow"/>
            </w:rPr>
          </w:rPrChange>
        </w:rPr>
        <w:t xml:space="preserve">). Understanding the availability and gaps of real-world operational assessment data of physical road elements for automated driving systems. </w:t>
      </w:r>
      <w:del w:id="4527" w:author="Bedsole, Lisa K. [US-US]" w:date="2026-06-24T11:47:00Z" w16du:dateUtc="2026-06-24T15:47:00Z">
        <w:r w:rsidRPr="006B6D5D">
          <w:rPr>
            <w:color w:val="000000" w:themeColor="text1"/>
            <w:highlight w:val="yellow"/>
            <w:rPrChange w:id="4528" w:author="Bedsole, Lisa K. [US-US]" w:date="2026-06-24T11:39:00Z" w16du:dateUtc="2026-06-24T15:39:00Z">
              <w:rPr>
                <w:highlight w:val="yellow"/>
              </w:rPr>
            </w:rPrChange>
          </w:rPr>
          <w:delText>[Unpublished report]. [Agency/Publisher TBD]. [URL TBD]</w:delText>
        </w:r>
      </w:del>
    </w:p>
    <w:p w14:paraId="734EFC11" w14:textId="74B9641D" w:rsidR="008211A1" w:rsidRDefault="008211A1" w:rsidP="008C1E82">
      <w:pPr>
        <w:pStyle w:val="FHWABibliography"/>
        <w:rPr>
          <w:ins w:id="4529" w:author="Soleimaniamiri, Saeid [US-IR]" w:date="2026-06-26T08:27:00Z" w16du:dateUtc="2026-06-26T12:27:00Z"/>
          <w:color w:val="000000" w:themeColor="text1"/>
        </w:rPr>
      </w:pPr>
      <w:r w:rsidRPr="006B6D5D">
        <w:rPr>
          <w:color w:val="000000" w:themeColor="text1"/>
          <w:rPrChange w:id="4530" w:author="Bedsole, Lisa K. [US-US]" w:date="2026-06-24T11:39:00Z" w16du:dateUtc="2026-06-24T15:39:00Z">
            <w:rPr>
              <w:rFonts w:eastAsiaTheme="minorHAnsi"/>
            </w:rPr>
          </w:rPrChange>
        </w:rPr>
        <w:t>Pan, X., Shi, J., Luo, P., Wang, X., &amp; Tang, X. (2018). Spatial as deep: Spatial CNN for traffic scene understanding.</w:t>
      </w:r>
      <w:ins w:id="4531" w:author="Bedsole, Lisa K. [US-US]" w:date="2026-06-24T11:47:00Z" w16du:dateUtc="2026-06-24T15:47:00Z">
        <w:r w:rsidR="0075006F">
          <w:rPr>
            <w:color w:val="000000" w:themeColor="text1"/>
          </w:rPr>
          <w:t xml:space="preserve"> In</w:t>
        </w:r>
      </w:ins>
      <w:r w:rsidRPr="006B6D5D">
        <w:rPr>
          <w:color w:val="000000" w:themeColor="text1"/>
          <w:rPrChange w:id="4532" w:author="Bedsole, Lisa K. [US-US]" w:date="2026-06-24T11:39:00Z" w16du:dateUtc="2026-06-24T15:39:00Z">
            <w:rPr>
              <w:rFonts w:eastAsiaTheme="minorHAnsi"/>
            </w:rPr>
          </w:rPrChange>
        </w:rPr>
        <w:t> </w:t>
      </w:r>
      <w:r w:rsidRPr="006B6D5D">
        <w:rPr>
          <w:i/>
          <w:color w:val="000000" w:themeColor="text1"/>
          <w:rPrChange w:id="4533" w:author="Bedsole, Lisa K. [US-US]" w:date="2026-06-24T11:39:00Z" w16du:dateUtc="2026-06-24T15:39:00Z">
            <w:rPr>
              <w:rFonts w:eastAsiaTheme="minorHAnsi"/>
              <w:i/>
            </w:rPr>
          </w:rPrChange>
        </w:rPr>
        <w:t>Proceedings of the AAAI Conference on Artificial Intelligence</w:t>
      </w:r>
      <w:r w:rsidRPr="006B6D5D">
        <w:rPr>
          <w:color w:val="000000" w:themeColor="text1"/>
          <w:rPrChange w:id="4534" w:author="Bedsole, Lisa K. [US-US]" w:date="2026-06-24T11:39:00Z" w16du:dateUtc="2026-06-24T15:39:00Z">
            <w:rPr>
              <w:rFonts w:eastAsiaTheme="minorHAnsi"/>
            </w:rPr>
          </w:rPrChange>
        </w:rPr>
        <w:t>, </w:t>
      </w:r>
      <w:r w:rsidRPr="006B6D5D">
        <w:rPr>
          <w:i/>
          <w:color w:val="000000" w:themeColor="text1"/>
          <w:rPrChange w:id="4535" w:author="Bedsole, Lisa K. [US-US]" w:date="2026-06-24T11:39:00Z" w16du:dateUtc="2026-06-24T15:39:00Z">
            <w:rPr>
              <w:rFonts w:eastAsiaTheme="minorHAnsi"/>
              <w:i/>
            </w:rPr>
          </w:rPrChange>
        </w:rPr>
        <w:t>32</w:t>
      </w:r>
      <w:r w:rsidRPr="006B6D5D">
        <w:rPr>
          <w:color w:val="000000" w:themeColor="text1"/>
          <w:rPrChange w:id="4536" w:author="Bedsole, Lisa K. [US-US]" w:date="2026-06-24T11:39:00Z" w16du:dateUtc="2026-06-24T15:39:00Z">
            <w:rPr>
              <w:rFonts w:eastAsiaTheme="minorHAnsi"/>
            </w:rPr>
          </w:rPrChange>
        </w:rPr>
        <w:t>(1)</w:t>
      </w:r>
      <w:ins w:id="4537" w:author="Bedsole, Lisa K. [US-US]" w:date="2026-06-24T11:47:00Z" w16du:dateUtc="2026-06-24T15:47:00Z">
        <w:r w:rsidR="00CC50BC">
          <w:rPr>
            <w:color w:val="000000" w:themeColor="text1"/>
          </w:rPr>
          <w:t xml:space="preserve">, </w:t>
        </w:r>
        <w:r w:rsidR="00CC50BC" w:rsidRPr="00CC50BC">
          <w:rPr>
            <w:color w:val="000000" w:themeColor="text1"/>
          </w:rPr>
          <w:t>7276–7283</w:t>
        </w:r>
      </w:ins>
      <w:r w:rsidRPr="006B6D5D">
        <w:rPr>
          <w:color w:val="000000" w:themeColor="text1"/>
          <w:rPrChange w:id="4538" w:author="Bedsole, Lisa K. [US-US]" w:date="2026-06-24T11:39:00Z" w16du:dateUtc="2026-06-24T15:39:00Z">
            <w:rPr>
              <w:rFonts w:eastAsiaTheme="minorHAnsi"/>
            </w:rPr>
          </w:rPrChange>
        </w:rPr>
        <w:t xml:space="preserve">. </w:t>
      </w:r>
      <w:r w:rsidRPr="006B6D5D">
        <w:rPr>
          <w:color w:val="000000" w:themeColor="text1"/>
          <w:rPrChange w:id="4539" w:author="Bedsole, Lisa K. [US-US]" w:date="2026-06-24T11:39:00Z" w16du:dateUtc="2026-06-24T15:39:00Z">
            <w:rPr>
              <w:rFonts w:eastAsiaTheme="minorHAnsi"/>
            </w:rPr>
          </w:rPrChange>
        </w:rPr>
        <w:fldChar w:fldCharType="begin"/>
      </w:r>
      <w:r w:rsidRPr="006B6D5D">
        <w:rPr>
          <w:color w:val="000000" w:themeColor="text1"/>
          <w:rPrChange w:id="4540" w:author="Bedsole, Lisa K. [US-US]" w:date="2026-06-24T11:39:00Z" w16du:dateUtc="2026-06-24T15:39:00Z">
            <w:rPr>
              <w:rFonts w:eastAsiaTheme="minorHAnsi"/>
            </w:rPr>
          </w:rPrChange>
        </w:rPr>
        <w:instrText>HYPERLINK "https://arxiv.org/abs/1712.06080"</w:instrText>
      </w:r>
      <w:r w:rsidRPr="00C217F9">
        <w:rPr>
          <w:color w:val="000000" w:themeColor="text1"/>
        </w:rPr>
      </w:r>
      <w:r w:rsidRPr="006B6D5D">
        <w:rPr>
          <w:color w:val="000000" w:themeColor="text1"/>
          <w:rPrChange w:id="4541" w:author="Bedsole, Lisa K. [US-US]" w:date="2026-06-24T11:39:00Z" w16du:dateUtc="2026-06-24T15:39:00Z">
            <w:rPr>
              <w:rFonts w:eastAsiaTheme="minorHAnsi"/>
            </w:rPr>
          </w:rPrChange>
        </w:rPr>
        <w:fldChar w:fldCharType="separate"/>
      </w:r>
      <w:r w:rsidRPr="006B6D5D">
        <w:rPr>
          <w:color w:val="000000" w:themeColor="text1"/>
          <w:u w:val="single"/>
        </w:rPr>
        <w:t>https://arxiv.org/abs/1712.06080</w:t>
      </w:r>
      <w:r w:rsidRPr="006B6D5D">
        <w:rPr>
          <w:color w:val="000000" w:themeColor="text1"/>
          <w:rPrChange w:id="4542" w:author="Bedsole, Lisa K. [US-US]" w:date="2026-06-24T11:39:00Z" w16du:dateUtc="2026-06-24T15:39:00Z">
            <w:rPr>
              <w:rFonts w:eastAsiaTheme="minorHAnsi"/>
            </w:rPr>
          </w:rPrChange>
        </w:rPr>
        <w:fldChar w:fldCharType="end"/>
      </w:r>
      <w:ins w:id="4543" w:author="Bedsole, Lisa K. [US-US]" w:date="2026-06-24T11:54:00Z" w16du:dateUtc="2026-06-24T15:54:00Z">
        <w:r w:rsidR="007E54AA">
          <w:rPr>
            <w:color w:val="000000" w:themeColor="text1"/>
          </w:rPr>
          <w:t>.</w:t>
        </w:r>
      </w:ins>
      <w:r w:rsidRPr="006B6D5D">
        <w:rPr>
          <w:color w:val="000000" w:themeColor="text1"/>
          <w:rPrChange w:id="4544" w:author="Bedsole, Lisa K. [US-US]" w:date="2026-06-24T11:39:00Z" w16du:dateUtc="2026-06-24T15:39:00Z">
            <w:rPr>
              <w:rFonts w:eastAsiaTheme="minorHAnsi"/>
            </w:rPr>
          </w:rPrChange>
        </w:rPr>
        <w:t xml:space="preserve"> </w:t>
      </w:r>
    </w:p>
    <w:p w14:paraId="17144CAB" w14:textId="005E0884" w:rsidR="00B51B74" w:rsidRPr="006B6D5D" w:rsidRDefault="00B51B74">
      <w:pPr>
        <w:pStyle w:val="FHWABibliography"/>
        <w:rPr>
          <w:color w:val="000000" w:themeColor="text1"/>
          <w:rPrChange w:id="4545" w:author="Bedsole, Lisa K. [US-US]" w:date="2026-06-24T11:39:00Z" w16du:dateUtc="2026-06-24T15:39:00Z">
            <w:rPr/>
          </w:rPrChange>
        </w:rPr>
        <w:pPrChange w:id="4546" w:author="Bedsole, Lisa K. [US-US]" w:date="2026-06-24T11:35:00Z" w16du:dateUtc="2026-06-24T15:35:00Z">
          <w:pPr>
            <w:spacing w:before="240" w:after="240"/>
            <w:ind w:left="720" w:hanging="720"/>
          </w:pPr>
        </w:pPrChange>
      </w:pPr>
      <w:ins w:id="4547" w:author="Soleimaniamiri, Saeid [US-IR]" w:date="2026-06-26T08:27:00Z">
        <w:r w:rsidRPr="00B51B74">
          <w:rPr>
            <w:color w:val="000000" w:themeColor="text1"/>
          </w:rPr>
          <w:t>Qin, L., Wang, S., &amp; Xu, X. (2025). HSV-enhanced Canny-Hough algorithm for robust lane line recognition. International Conference on Mechatronic Engineering and Artificial Intelligence (MEAI 2024), 90. https://doi.org/10.1117/12.3064448</w:t>
        </w:r>
      </w:ins>
    </w:p>
    <w:p w14:paraId="783ECFF2" w14:textId="79F4E6C6" w:rsidR="00424744" w:rsidRPr="006B6D5D" w:rsidRDefault="00424744">
      <w:pPr>
        <w:pStyle w:val="FHWABibliography"/>
        <w:rPr>
          <w:color w:val="000000" w:themeColor="text1"/>
          <w:rPrChange w:id="4548" w:author="Bedsole, Lisa K. [US-US]" w:date="2026-06-24T11:39:00Z" w16du:dateUtc="2026-06-24T15:39:00Z">
            <w:rPr/>
          </w:rPrChange>
        </w:rPr>
        <w:pPrChange w:id="4549" w:author="Bedsole, Lisa K. [US-US]" w:date="2026-06-24T11:35:00Z" w16du:dateUtc="2026-06-24T15:35:00Z">
          <w:pPr>
            <w:spacing w:before="240" w:after="240"/>
            <w:ind w:left="720" w:hanging="720"/>
          </w:pPr>
        </w:pPrChange>
      </w:pPr>
      <w:del w:id="4550" w:author="Bedsole, Lisa K. [US-US]" w:date="2026-06-24T11:52:00Z" w16du:dateUtc="2026-06-24T15:52:00Z">
        <w:r w:rsidRPr="006B6D5D">
          <w:rPr>
            <w:color w:val="000000" w:themeColor="text1"/>
            <w:rPrChange w:id="4551" w:author="Bedsole, Lisa K. [US-US]" w:date="2026-06-24T11:39:00Z" w16du:dateUtc="2026-06-24T15:39:00Z">
              <w:rPr/>
            </w:rPrChange>
          </w:rPr>
          <w:delText>Ronneberger, O., Fischer, P., &amp; Brox, T. (2015). U-Net: Convolutional networks for biomedical image segmentation.</w:delText>
        </w:r>
        <w:r w:rsidRPr="00E8349C">
          <w:rPr>
            <w:color w:val="000000" w:themeColor="text1"/>
          </w:rPr>
          <w:delText xml:space="preserve"> </w:delText>
        </w:r>
        <w:r w:rsidRPr="00E22493">
          <w:rPr>
            <w:color w:val="000000" w:themeColor="text1"/>
            <w:rPrChange w:id="4552" w:author="Bedsole, Lisa K. [US-US]" w:date="2026-06-24T11:39:00Z" w16du:dateUtc="2026-06-24T15:39:00Z">
              <w:rPr>
                <w:i/>
              </w:rPr>
            </w:rPrChange>
          </w:rPr>
          <w:delText>Medical Image Computing and Computer-Assisted Intervention (MICCAI</w:delText>
        </w:r>
        <w:r w:rsidRPr="00E22493" w:rsidDel="00CE32E1">
          <w:rPr>
            <w:color w:val="000000" w:themeColor="text1"/>
            <w:rPrChange w:id="4553" w:author="Bedsole, Lisa K. [US-US]" w:date="2026-06-24T11:48:00Z" w16du:dateUtc="2026-06-24T15:48:00Z">
              <w:rPr>
                <w:i/>
              </w:rPr>
            </w:rPrChange>
          </w:rPr>
          <w:delText>)</w:delText>
        </w:r>
      </w:del>
      <w:ins w:id="4554" w:author="Bedsole, Lisa K. [US-US]" w:date="2026-06-24T11:52:00Z" w16du:dateUtc="2026-06-24T15:52:00Z">
        <w:del w:id="4555" w:author="Soleimaniamiri, Saeid [US-IR]" w:date="2026-06-26T08:27:00Z" w16du:dateUtc="2026-06-26T12:27:00Z">
          <w:r w:rsidR="00CE32E1" w:rsidRPr="00E22493" w:rsidDel="00B51B74">
            <w:rPr>
              <w:rFonts w:eastAsiaTheme="minorHAnsi"/>
            </w:rPr>
            <w:delText xml:space="preserve"> </w:delText>
          </w:r>
        </w:del>
      </w:ins>
      <w:ins w:id="4556" w:author="Bedsole, Lisa K. [US-US]" w:date="2026-06-24T11:52:00Z">
        <w:r w:rsidR="00CE32E1" w:rsidRPr="00E22493">
          <w:rPr>
            <w:color w:val="000000" w:themeColor="text1"/>
            <w:rPrChange w:id="4557" w:author="Bedsole, Lisa K. [US-US]" w:date="2026-06-24T12:00:00Z" w16du:dateUtc="2026-06-24T16:00:00Z">
              <w:rPr>
                <w:i/>
                <w:color w:val="000000" w:themeColor="text1"/>
              </w:rPr>
            </w:rPrChange>
          </w:rPr>
          <w:t xml:space="preserve">Ronneberger, O., Fischer, P., &amp; Brox, T. (2015). U-Net: </w:t>
        </w:r>
        <w:r w:rsidR="00CE32E1" w:rsidRPr="009B54A0">
          <w:rPr>
            <w:color w:val="000000" w:themeColor="text1"/>
            <w:rPrChange w:id="4558" w:author="Bedsole, Lisa K. [US-US]" w:date="2026-06-24T12:00:00Z" w16du:dateUtc="2026-06-24T16:00:00Z">
              <w:rPr>
                <w:i/>
                <w:color w:val="000000" w:themeColor="text1"/>
              </w:rPr>
            </w:rPrChange>
          </w:rPr>
          <w:t xml:space="preserve">Convolutional networks for biomedical image segmentation. In N. Navab, J. Hornegger, W. M. Wells, &amp; A. F. Frangi (Eds.), </w:t>
        </w:r>
        <w:r w:rsidR="00CE32E1" w:rsidRPr="00CE32E1">
          <w:rPr>
            <w:i/>
            <w:iCs/>
            <w:color w:val="000000" w:themeColor="text1"/>
          </w:rPr>
          <w:t>Medical image computing and computer-assisted intervention—MICCAI 2015</w:t>
        </w:r>
        <w:r w:rsidR="00CE32E1" w:rsidRPr="00CE32E1">
          <w:rPr>
            <w:i/>
            <w:color w:val="000000" w:themeColor="text1"/>
          </w:rPr>
          <w:t xml:space="preserve"> </w:t>
        </w:r>
        <w:r w:rsidR="00CE32E1" w:rsidRPr="00E4100E">
          <w:rPr>
            <w:color w:val="000000" w:themeColor="text1"/>
            <w:rPrChange w:id="4559" w:author="Bedsole, Lisa K. [US-US]" w:date="2026-06-24T12:00:00Z" w16du:dateUtc="2026-06-24T16:00:00Z">
              <w:rPr>
                <w:i/>
                <w:color w:val="000000" w:themeColor="text1"/>
              </w:rPr>
            </w:rPrChange>
          </w:rPr>
          <w:t xml:space="preserve">(pp. 234–241). Springer. </w:t>
        </w:r>
        <w:r w:rsidR="00CE32E1" w:rsidRPr="00E4100E">
          <w:rPr>
            <w:color w:val="000000" w:themeColor="text1"/>
            <w:rPrChange w:id="4560" w:author="Bedsole, Lisa K. [US-US]" w:date="2026-06-24T12:00:00Z" w16du:dateUtc="2026-06-24T16:00:00Z">
              <w:rPr>
                <w:i/>
                <w:color w:val="000000" w:themeColor="text1"/>
              </w:rPr>
            </w:rPrChange>
          </w:rPr>
          <w:fldChar w:fldCharType="begin"/>
        </w:r>
        <w:r w:rsidR="00CE32E1" w:rsidRPr="00E4100E">
          <w:rPr>
            <w:color w:val="000000" w:themeColor="text1"/>
            <w:rPrChange w:id="4561" w:author="Bedsole, Lisa K. [US-US]" w:date="2026-06-24T12:00:00Z" w16du:dateUtc="2026-06-24T16:00:00Z">
              <w:rPr>
                <w:i/>
                <w:color w:val="000000" w:themeColor="text1"/>
              </w:rPr>
            </w:rPrChange>
          </w:rPr>
          <w:instrText>HYPERLINK "https://doi.org/10.1007/978-3-319-24574-4_28" \t "_new"</w:instrText>
        </w:r>
        <w:r w:rsidR="00CE32E1" w:rsidRPr="00C217F9">
          <w:rPr>
            <w:color w:val="000000" w:themeColor="text1"/>
          </w:rPr>
        </w:r>
        <w:r w:rsidR="00CE32E1" w:rsidRPr="00E4100E">
          <w:rPr>
            <w:color w:val="000000" w:themeColor="text1"/>
            <w:rPrChange w:id="4562" w:author="Bedsole, Lisa K. [US-US]" w:date="2026-06-24T12:00:00Z" w16du:dateUtc="2026-06-24T16:00:00Z">
              <w:rPr>
                <w:i/>
                <w:color w:val="000000" w:themeColor="text1"/>
              </w:rPr>
            </w:rPrChange>
          </w:rPr>
          <w:fldChar w:fldCharType="separate"/>
        </w:r>
        <w:r w:rsidR="00CE32E1" w:rsidRPr="00E4100E">
          <w:rPr>
            <w:rStyle w:val="Hyperlink"/>
            <w:rPrChange w:id="4563" w:author="Bedsole, Lisa K. [US-US]" w:date="2026-06-24T12:00:00Z" w16du:dateUtc="2026-06-24T16:00:00Z">
              <w:rPr>
                <w:rStyle w:val="Hyperlink"/>
                <w:i/>
              </w:rPr>
            </w:rPrChange>
          </w:rPr>
          <w:t>https://doi.org/10.1007/978-3-319-24574-4_28</w:t>
        </w:r>
      </w:ins>
      <w:ins w:id="4564" w:author="Bedsole, Lisa K. [US-US]" w:date="2026-06-24T11:52:00Z" w16du:dateUtc="2026-06-24T15:52:00Z">
        <w:r w:rsidR="00CE32E1" w:rsidRPr="00E4100E">
          <w:rPr>
            <w:color w:val="000000" w:themeColor="text1"/>
            <w:rPrChange w:id="4565" w:author="Bedsole, Lisa K. [US-US]" w:date="2026-06-24T12:00:00Z" w16du:dateUtc="2026-06-24T16:00:00Z">
              <w:rPr>
                <w:i/>
                <w:color w:val="000000" w:themeColor="text1"/>
              </w:rPr>
            </w:rPrChange>
          </w:rPr>
          <w:fldChar w:fldCharType="end"/>
        </w:r>
      </w:ins>
      <w:ins w:id="4566" w:author="Bedsole, Lisa K. [US-US]" w:date="2026-06-24T11:54:00Z" w16du:dateUtc="2026-06-24T15:54:00Z">
        <w:r w:rsidR="007E54AA">
          <w:rPr>
            <w:iCs/>
            <w:color w:val="000000" w:themeColor="text1"/>
          </w:rPr>
          <w:t>.</w:t>
        </w:r>
      </w:ins>
      <w:del w:id="4567" w:author="Bedsole, Lisa K. [US-US]" w:date="2026-06-24T11:50:00Z" w16du:dateUtc="2026-06-24T15:50:00Z">
        <w:r w:rsidRPr="00891050" w:rsidDel="001477E1">
          <w:rPr>
            <w:i/>
            <w:color w:val="000000" w:themeColor="text1"/>
            <w:rPrChange w:id="4568" w:author="Bedsole, Lisa K. [US-US]" w:date="2026-06-24T11:48:00Z" w16du:dateUtc="2026-06-24T15:48:00Z">
              <w:rPr>
                <w:i/>
              </w:rPr>
            </w:rPrChange>
          </w:rPr>
          <w:delText>.</w:delText>
        </w:r>
        <w:r w:rsidRPr="00891050" w:rsidDel="001477E1">
          <w:rPr>
            <w:color w:val="000000" w:themeColor="text1"/>
            <w:rPrChange w:id="4569" w:author="Bedsole, Lisa K. [US-US]" w:date="2026-06-24T11:48:00Z" w16du:dateUtc="2026-06-24T15:48:00Z">
              <w:rPr/>
            </w:rPrChange>
          </w:rPr>
          <w:delText xml:space="preserve"> </w:delText>
        </w:r>
      </w:del>
      <w:del w:id="4570" w:author="Bedsole, Lisa K. [US-US]" w:date="2026-06-24T11:48:00Z" w16du:dateUtc="2026-06-24T15:48:00Z">
        <w:r w:rsidRPr="006B6D5D">
          <w:rPr>
            <w:color w:val="000000" w:themeColor="text1"/>
            <w:rPrChange w:id="4571" w:author="Bedsole, Lisa K. [US-US]" w:date="2026-06-24T11:39:00Z" w16du:dateUtc="2026-06-24T15:39:00Z">
              <w:rPr/>
            </w:rPrChange>
          </w:rPr>
          <w:fldChar w:fldCharType="begin"/>
        </w:r>
        <w:r w:rsidRPr="006B6D5D">
          <w:rPr>
            <w:color w:val="000000" w:themeColor="text1"/>
            <w:rPrChange w:id="4572" w:author="Bedsole, Lisa K. [US-US]" w:date="2026-06-24T11:39:00Z" w16du:dateUtc="2026-06-24T15:39:00Z">
              <w:rPr/>
            </w:rPrChange>
          </w:rPr>
          <w:delInstrText>HYPERLINK "https://arxiv.org/abs/1505.04597?utm_source=chatgpt.com" \t "_new"</w:delInstrText>
        </w:r>
        <w:r w:rsidRPr="00C217F9">
          <w:rPr>
            <w:color w:val="000000" w:themeColor="text1"/>
          </w:rPr>
        </w:r>
        <w:r w:rsidRPr="006B6D5D">
          <w:rPr>
            <w:color w:val="000000" w:themeColor="text1"/>
            <w:rPrChange w:id="4573" w:author="Bedsole, Lisa K. [US-US]" w:date="2026-06-24T11:39:00Z" w16du:dateUtc="2026-06-24T15:39:00Z">
              <w:rPr/>
            </w:rPrChange>
          </w:rPr>
          <w:fldChar w:fldCharType="separate"/>
        </w:r>
        <w:r w:rsidRPr="006B6D5D">
          <w:rPr>
            <w:rStyle w:val="Hyperlink"/>
            <w:color w:val="000000" w:themeColor="text1"/>
            <w:rPrChange w:id="4574" w:author="Bedsole, Lisa K. [US-US]" w:date="2026-06-24T11:39:00Z" w16du:dateUtc="2026-06-24T15:39:00Z">
              <w:rPr>
                <w:rStyle w:val="Hyperlink"/>
              </w:rPr>
            </w:rPrChange>
          </w:rPr>
          <w:delText>https://arxiv.org/abs/1505.04597</w:delText>
        </w:r>
        <w:r w:rsidRPr="006B6D5D">
          <w:rPr>
            <w:color w:val="000000" w:themeColor="text1"/>
            <w:rPrChange w:id="4575" w:author="Bedsole, Lisa K. [US-US]" w:date="2026-06-24T11:39:00Z" w16du:dateUtc="2026-06-24T15:39:00Z">
              <w:rPr/>
            </w:rPrChange>
          </w:rPr>
          <w:fldChar w:fldCharType="end"/>
        </w:r>
      </w:del>
      <w:ins w:id="4576" w:author="Bedsole, Lisa K. [US-US]" w:date="2026-06-24T11:48:00Z" w16du:dateUtc="2026-06-24T15:48:00Z">
        <w:r w:rsidR="00891050">
          <w:rPr>
            <w:color w:val="000000" w:themeColor="text1"/>
          </w:rPr>
          <w:t xml:space="preserve"> </w:t>
        </w:r>
      </w:ins>
    </w:p>
    <w:p w14:paraId="5887055B" w14:textId="37ED8CA0" w:rsidR="00A528F4" w:rsidRDefault="00A528F4" w:rsidP="008C1E82">
      <w:pPr>
        <w:pStyle w:val="FHWABibliography"/>
        <w:rPr>
          <w:ins w:id="4577" w:author="Soleimaniamiri, Saeid [US-IR]" w:date="2026-06-26T08:30:00Z" w16du:dateUtc="2026-06-26T12:30:00Z"/>
          <w:color w:val="000000" w:themeColor="text1"/>
        </w:rPr>
      </w:pPr>
      <w:r w:rsidRPr="006B6D5D">
        <w:rPr>
          <w:color w:val="000000" w:themeColor="text1"/>
          <w:highlight w:val="yellow"/>
          <w:rPrChange w:id="4578" w:author="Bedsole, Lisa K. [US-US]" w:date="2026-06-24T11:39:00Z" w16du:dateUtc="2026-06-24T15:39:00Z">
            <w:rPr>
              <w:rFonts w:eastAsiaTheme="minorHAnsi"/>
              <w:highlight w:val="yellow"/>
            </w:rPr>
          </w:rPrChange>
        </w:rPr>
        <w:t>Soleimaniamiri, S., Novat Baraba, N. K., Monteiro, H. L., &amp; During, W. (</w:t>
      </w:r>
      <w:del w:id="4579" w:author="Bedsole, Lisa K. [US-US]" w:date="2026-06-24T11:48:00Z" w16du:dateUtc="2026-06-24T15:48:00Z">
        <w:r w:rsidRPr="006B6D5D">
          <w:rPr>
            <w:color w:val="000000" w:themeColor="text1"/>
            <w:highlight w:val="yellow"/>
            <w:rPrChange w:id="4580" w:author="Bedsole, Lisa K. [US-US]" w:date="2026-06-24T11:39:00Z" w16du:dateUtc="2026-06-24T15:39:00Z">
              <w:rPr>
                <w:rFonts w:eastAsiaTheme="minorHAnsi"/>
                <w:highlight w:val="yellow"/>
              </w:rPr>
            </w:rPrChange>
          </w:rPr>
          <w:delText>in publication</w:delText>
        </w:r>
      </w:del>
      <w:ins w:id="4581" w:author="Bedsole, Lisa K. [US-US]" w:date="2026-06-24T11:48:00Z" w16du:dateUtc="2026-06-24T15:48:00Z">
        <w:r w:rsidR="00891050">
          <w:rPr>
            <w:color w:val="000000" w:themeColor="text1"/>
            <w:highlight w:val="yellow"/>
          </w:rPr>
          <w:t>forthcoming</w:t>
        </w:r>
      </w:ins>
      <w:r w:rsidRPr="006B6D5D">
        <w:rPr>
          <w:color w:val="000000" w:themeColor="text1"/>
          <w:highlight w:val="yellow"/>
          <w:rPrChange w:id="4582" w:author="Bedsole, Lisa K. [US-US]" w:date="2026-06-24T11:39:00Z" w16du:dateUtc="2026-06-24T15:39:00Z">
            <w:rPr>
              <w:rFonts w:eastAsiaTheme="minorHAnsi"/>
              <w:highlight w:val="yellow"/>
            </w:rPr>
          </w:rPrChange>
        </w:rPr>
        <w:t xml:space="preserve">). Road features for automated driving systems readiness: Framework, inventory, and condition assessment development order – Final report. </w:t>
      </w:r>
      <w:del w:id="4583" w:author="Bedsole, Lisa K. [US-US]" w:date="2026-06-24T11:48:00Z" w16du:dateUtc="2026-06-24T15:48:00Z">
        <w:r w:rsidRPr="006B6D5D">
          <w:rPr>
            <w:color w:val="000000" w:themeColor="text1"/>
            <w:highlight w:val="yellow"/>
            <w:rPrChange w:id="4584" w:author="Bedsole, Lisa K. [US-US]" w:date="2026-06-24T11:39:00Z" w16du:dateUtc="2026-06-24T15:39:00Z">
              <w:rPr>
                <w:rFonts w:eastAsiaTheme="minorHAnsi"/>
                <w:highlight w:val="yellow"/>
              </w:rPr>
            </w:rPrChange>
          </w:rPr>
          <w:delText>Federal Highway Administration. [FHWA Report No. TBD]. [URL TBD]</w:delText>
        </w:r>
      </w:del>
    </w:p>
    <w:p w14:paraId="2BCB9998" w14:textId="6F512D2D" w:rsidR="0071596F" w:rsidRPr="006B6D5D" w:rsidRDefault="0071596F">
      <w:pPr>
        <w:pStyle w:val="FHWABibliography"/>
        <w:rPr>
          <w:color w:val="000000" w:themeColor="text1"/>
          <w:rPrChange w:id="4585" w:author="Bedsole, Lisa K. [US-US]" w:date="2026-06-24T11:39:00Z" w16du:dateUtc="2026-06-24T15:39:00Z">
            <w:rPr/>
          </w:rPrChange>
        </w:rPr>
        <w:pPrChange w:id="4586" w:author="Bedsole, Lisa K. [US-US]" w:date="2026-06-24T11:35:00Z" w16du:dateUtc="2026-06-24T15:35:00Z">
          <w:pPr>
            <w:spacing w:before="240" w:after="240"/>
            <w:ind w:left="720" w:hanging="720"/>
          </w:pPr>
        </w:pPrChange>
      </w:pPr>
      <w:ins w:id="4587" w:author="Soleimaniamiri, Saeid [US-IR]" w:date="2026-06-26T08:30:00Z">
        <w:r w:rsidRPr="0071596F">
          <w:rPr>
            <w:color w:val="000000" w:themeColor="text1"/>
          </w:rPr>
          <w:t xml:space="preserve">Tabelini, L., Berriel, R., Paixão, T. M., Badue, C., De Souza, A. F., &amp; Oliveira-Santos, T. (2021). Keep your eyes on the lane: Real-time attention-guided lane detection. In </w:t>
        </w:r>
        <w:r w:rsidRPr="0071596F">
          <w:rPr>
            <w:i/>
            <w:iCs/>
            <w:color w:val="000000" w:themeColor="text1"/>
          </w:rPr>
          <w:t>Proceedings of the IEEE/CVF Conference on Computer Vision and Pattern Recognition (CVPR)</w:t>
        </w:r>
        <w:r w:rsidRPr="0071596F">
          <w:rPr>
            <w:color w:val="000000" w:themeColor="text1"/>
          </w:rPr>
          <w:t xml:space="preserve"> (pp. 294–302).</w:t>
        </w:r>
      </w:ins>
    </w:p>
    <w:p w14:paraId="60EE692A" w14:textId="3B6AAF15" w:rsidR="00E76041" w:rsidRPr="006B6D5D" w:rsidRDefault="00E76041">
      <w:pPr>
        <w:pStyle w:val="FHWABibliography"/>
        <w:rPr>
          <w:color w:val="000000" w:themeColor="text1"/>
          <w:rPrChange w:id="4588" w:author="Bedsole, Lisa K. [US-US]" w:date="2026-06-24T11:39:00Z" w16du:dateUtc="2026-06-24T15:39:00Z">
            <w:rPr/>
          </w:rPrChange>
        </w:rPr>
        <w:pPrChange w:id="4589" w:author="Bedsole, Lisa K. [US-US]" w:date="2026-06-24T11:35:00Z" w16du:dateUtc="2026-06-24T15:35:00Z">
          <w:pPr>
            <w:spacing w:before="240" w:after="240"/>
            <w:ind w:left="720" w:hanging="720"/>
          </w:pPr>
        </w:pPrChange>
      </w:pPr>
      <w:r w:rsidRPr="006B6D5D">
        <w:rPr>
          <w:color w:val="000000" w:themeColor="text1"/>
          <w:rPrChange w:id="4590" w:author="Bedsole, Lisa K. [US-US]" w:date="2026-06-24T11:39:00Z" w16du:dateUtc="2026-06-24T15:39:00Z">
            <w:rPr/>
          </w:rPrChange>
        </w:rPr>
        <w:t>TuSimple Inc. (n.d.). </w:t>
      </w:r>
      <w:r w:rsidRPr="006B6D5D">
        <w:rPr>
          <w:i/>
          <w:color w:val="000000" w:themeColor="text1"/>
          <w:rPrChange w:id="4591" w:author="Bedsole, Lisa K. [US-US]" w:date="2026-06-24T11:39:00Z" w16du:dateUtc="2026-06-24T15:39:00Z">
            <w:rPr>
              <w:i/>
            </w:rPr>
          </w:rPrChange>
        </w:rPr>
        <w:t>TuSimple Lane Detection Benchmark</w:t>
      </w:r>
      <w:r w:rsidRPr="006B6D5D">
        <w:rPr>
          <w:color w:val="000000" w:themeColor="text1"/>
          <w:rPrChange w:id="4592" w:author="Bedsole, Lisa K. [US-US]" w:date="2026-06-24T11:39:00Z" w16du:dateUtc="2026-06-24T15:39:00Z">
            <w:rPr/>
          </w:rPrChange>
        </w:rPr>
        <w:t xml:space="preserve">. GitHub. </w:t>
      </w:r>
      <w:r w:rsidRPr="006B6D5D">
        <w:rPr>
          <w:color w:val="000000" w:themeColor="text1"/>
          <w:rPrChange w:id="4593" w:author="Bedsole, Lisa K. [US-US]" w:date="2026-06-24T11:39:00Z" w16du:dateUtc="2026-06-24T15:39:00Z">
            <w:rPr/>
          </w:rPrChange>
        </w:rPr>
        <w:fldChar w:fldCharType="begin"/>
      </w:r>
      <w:r w:rsidRPr="006B6D5D">
        <w:rPr>
          <w:color w:val="000000" w:themeColor="text1"/>
          <w:rPrChange w:id="4594" w:author="Bedsole, Lisa K. [US-US]" w:date="2026-06-24T11:39:00Z" w16du:dateUtc="2026-06-24T15:39:00Z">
            <w:rPr/>
          </w:rPrChange>
        </w:rPr>
        <w:instrText>HYPERLINK "https://github.com/TuSimple/tusimple-benchmark"</w:instrText>
      </w:r>
      <w:r w:rsidRPr="00C217F9">
        <w:rPr>
          <w:color w:val="000000" w:themeColor="text1"/>
        </w:rPr>
      </w:r>
      <w:r w:rsidRPr="006B6D5D">
        <w:rPr>
          <w:color w:val="000000" w:themeColor="text1"/>
          <w:rPrChange w:id="4595" w:author="Bedsole, Lisa K. [US-US]" w:date="2026-06-24T11:39:00Z" w16du:dateUtc="2026-06-24T15:39:00Z">
            <w:rPr/>
          </w:rPrChange>
        </w:rPr>
        <w:fldChar w:fldCharType="separate"/>
      </w:r>
      <w:r w:rsidRPr="006B6D5D">
        <w:rPr>
          <w:color w:val="000000" w:themeColor="text1"/>
          <w:u w:val="single"/>
        </w:rPr>
        <w:t>https://github.com/TuSimple/tusimple-benchmark</w:t>
      </w:r>
      <w:r w:rsidRPr="006B6D5D">
        <w:rPr>
          <w:color w:val="000000" w:themeColor="text1"/>
          <w:rPrChange w:id="4596" w:author="Bedsole, Lisa K. [US-US]" w:date="2026-06-24T11:39:00Z" w16du:dateUtc="2026-06-24T15:39:00Z">
            <w:rPr/>
          </w:rPrChange>
        </w:rPr>
        <w:fldChar w:fldCharType="end"/>
      </w:r>
      <w:ins w:id="4597" w:author="Bedsole, Lisa K. [US-US]" w:date="2026-06-24T11:54:00Z" w16du:dateUtc="2026-06-24T15:54:00Z">
        <w:r w:rsidR="007E54AA">
          <w:rPr>
            <w:color w:val="000000" w:themeColor="text1"/>
          </w:rPr>
          <w:t>.</w:t>
        </w:r>
      </w:ins>
      <w:r w:rsidRPr="006B6D5D">
        <w:rPr>
          <w:color w:val="000000" w:themeColor="text1"/>
          <w:rPrChange w:id="4598" w:author="Bedsole, Lisa K. [US-US]" w:date="2026-06-24T11:39:00Z" w16du:dateUtc="2026-06-24T15:39:00Z">
            <w:rPr/>
          </w:rPrChange>
        </w:rPr>
        <w:t xml:space="preserve"> </w:t>
      </w:r>
    </w:p>
    <w:p w14:paraId="10C6B165" w14:textId="6D05BC61" w:rsidR="00424744" w:rsidRPr="006B6D5D" w:rsidRDefault="00424744">
      <w:pPr>
        <w:pStyle w:val="FHWABibliography"/>
        <w:rPr>
          <w:color w:val="000000" w:themeColor="text1"/>
          <w:rPrChange w:id="4599" w:author="Bedsole, Lisa K. [US-US]" w:date="2026-06-24T11:39:00Z" w16du:dateUtc="2026-06-24T15:39:00Z">
            <w:rPr/>
          </w:rPrChange>
        </w:rPr>
        <w:pPrChange w:id="4600" w:author="Bedsole, Lisa K. [US-US]" w:date="2026-06-24T11:35:00Z" w16du:dateUtc="2026-06-24T15:35:00Z">
          <w:pPr>
            <w:spacing w:before="240" w:after="240"/>
            <w:ind w:left="720" w:hanging="720"/>
          </w:pPr>
        </w:pPrChange>
      </w:pPr>
      <w:r w:rsidRPr="006B6D5D">
        <w:rPr>
          <w:color w:val="000000" w:themeColor="text1"/>
          <w:rPrChange w:id="4601" w:author="Bedsole, Lisa K. [US-US]" w:date="2026-06-24T11:39:00Z" w16du:dateUtc="2026-06-24T15:39:00Z">
            <w:rPr/>
          </w:rPrChange>
        </w:rPr>
        <w:t xml:space="preserve">Vu, D., Ngo, B., &amp; Phan, H. (2022). HybridNets: End-to-end perception network. </w:t>
      </w:r>
      <w:r w:rsidRPr="006B6D5D">
        <w:rPr>
          <w:i/>
          <w:color w:val="000000" w:themeColor="text1"/>
          <w:rPrChange w:id="4602" w:author="Bedsole, Lisa K. [US-US]" w:date="2026-06-24T11:39:00Z" w16du:dateUtc="2026-06-24T15:39:00Z">
            <w:rPr>
              <w:i/>
            </w:rPr>
          </w:rPrChange>
        </w:rPr>
        <w:t>arXiv preprint arXiv:2203.09035.</w:t>
      </w:r>
      <w:r w:rsidRPr="006B6D5D">
        <w:rPr>
          <w:color w:val="000000" w:themeColor="text1"/>
          <w:rPrChange w:id="4603" w:author="Bedsole, Lisa K. [US-US]" w:date="2026-06-24T11:39:00Z" w16du:dateUtc="2026-06-24T15:39:00Z">
            <w:rPr/>
          </w:rPrChange>
        </w:rPr>
        <w:t xml:space="preserve"> </w:t>
      </w:r>
      <w:r w:rsidRPr="006B6D5D">
        <w:rPr>
          <w:color w:val="000000" w:themeColor="text1"/>
          <w:rPrChange w:id="4604" w:author="Bedsole, Lisa K. [US-US]" w:date="2026-06-24T11:39:00Z" w16du:dateUtc="2026-06-24T15:39:00Z">
            <w:rPr/>
          </w:rPrChange>
        </w:rPr>
        <w:fldChar w:fldCharType="begin"/>
      </w:r>
      <w:r w:rsidRPr="006B6D5D">
        <w:rPr>
          <w:color w:val="000000" w:themeColor="text1"/>
          <w:rPrChange w:id="4605" w:author="Bedsole, Lisa K. [US-US]" w:date="2026-06-24T11:39:00Z" w16du:dateUtc="2026-06-24T15:39:00Z">
            <w:rPr/>
          </w:rPrChange>
        </w:rPr>
        <w:instrText>HYPERLINK "https://arxiv.org/abs/2203.09035?utm_source=chatgpt.com" \t "_new"</w:instrText>
      </w:r>
      <w:r w:rsidRPr="00C217F9">
        <w:rPr>
          <w:color w:val="000000" w:themeColor="text1"/>
        </w:rPr>
      </w:r>
      <w:r w:rsidRPr="006B6D5D">
        <w:rPr>
          <w:color w:val="000000" w:themeColor="text1"/>
          <w:rPrChange w:id="4606" w:author="Bedsole, Lisa K. [US-US]" w:date="2026-06-24T11:39:00Z" w16du:dateUtc="2026-06-24T15:39:00Z">
            <w:rPr/>
          </w:rPrChange>
        </w:rPr>
        <w:fldChar w:fldCharType="separate"/>
      </w:r>
      <w:r w:rsidRPr="006B6D5D">
        <w:rPr>
          <w:rStyle w:val="Hyperlink"/>
          <w:color w:val="000000" w:themeColor="text1"/>
          <w:rPrChange w:id="4607" w:author="Bedsole, Lisa K. [US-US]" w:date="2026-06-24T11:39:00Z" w16du:dateUtc="2026-06-24T15:39:00Z">
            <w:rPr>
              <w:rStyle w:val="Hyperlink"/>
            </w:rPr>
          </w:rPrChange>
        </w:rPr>
        <w:t>https://arxiv.org/abs/2203.09035</w:t>
      </w:r>
      <w:r w:rsidRPr="006B6D5D">
        <w:rPr>
          <w:color w:val="000000" w:themeColor="text1"/>
          <w:rPrChange w:id="4608" w:author="Bedsole, Lisa K. [US-US]" w:date="2026-06-24T11:39:00Z" w16du:dateUtc="2026-06-24T15:39:00Z">
            <w:rPr/>
          </w:rPrChange>
        </w:rPr>
        <w:fldChar w:fldCharType="end"/>
      </w:r>
      <w:ins w:id="4609" w:author="Bedsole, Lisa K. [US-US]" w:date="2026-06-24T11:54:00Z" w16du:dateUtc="2026-06-24T15:54:00Z">
        <w:r w:rsidR="007E54AA">
          <w:rPr>
            <w:color w:val="000000" w:themeColor="text1"/>
          </w:rPr>
          <w:t>.</w:t>
        </w:r>
      </w:ins>
    </w:p>
    <w:p w14:paraId="16466FFB" w14:textId="45657F34" w:rsidR="00A82A6F" w:rsidRDefault="00A82A6F" w:rsidP="008C1E82">
      <w:pPr>
        <w:pStyle w:val="FHWABibliography"/>
        <w:rPr>
          <w:ins w:id="4610" w:author="Soleimaniamiri, Saeid [US-IR]" w:date="2026-06-26T08:27:00Z" w16du:dateUtc="2026-06-26T12:27:00Z"/>
          <w:color w:val="000000" w:themeColor="text1"/>
        </w:rPr>
      </w:pPr>
      <w:r w:rsidRPr="006B6D5D">
        <w:rPr>
          <w:color w:val="000000" w:themeColor="text1"/>
          <w:rPrChange w:id="4611" w:author="Bedsole, Lisa K. [US-US]" w:date="2026-06-24T11:39:00Z" w16du:dateUtc="2026-06-24T15:39:00Z">
            <w:rPr>
              <w:rFonts w:eastAsiaTheme="minorHAnsi"/>
            </w:rPr>
          </w:rPrChange>
        </w:rPr>
        <w:t>Waymo. (n.d.). </w:t>
      </w:r>
      <w:r w:rsidRPr="006B6D5D">
        <w:rPr>
          <w:i/>
          <w:color w:val="000000" w:themeColor="text1"/>
          <w:rPrChange w:id="4612" w:author="Bedsole, Lisa K. [US-US]" w:date="2026-06-24T11:39:00Z" w16du:dateUtc="2026-06-24T15:39:00Z">
            <w:rPr>
              <w:rFonts w:eastAsiaTheme="minorHAnsi"/>
              <w:i/>
            </w:rPr>
          </w:rPrChange>
        </w:rPr>
        <w:t>Waymo Open Dataset</w:t>
      </w:r>
      <w:r w:rsidRPr="006B6D5D">
        <w:rPr>
          <w:color w:val="000000" w:themeColor="text1"/>
          <w:rPrChange w:id="4613" w:author="Bedsole, Lisa K. [US-US]" w:date="2026-06-24T11:39:00Z" w16du:dateUtc="2026-06-24T15:39:00Z">
            <w:rPr>
              <w:rFonts w:eastAsiaTheme="minorHAnsi"/>
            </w:rPr>
          </w:rPrChange>
        </w:rPr>
        <w:t xml:space="preserve">. </w:t>
      </w:r>
      <w:r w:rsidRPr="006B6D5D">
        <w:rPr>
          <w:color w:val="000000" w:themeColor="text1"/>
          <w:rPrChange w:id="4614" w:author="Bedsole, Lisa K. [US-US]" w:date="2026-06-24T11:39:00Z" w16du:dateUtc="2026-06-24T15:39:00Z">
            <w:rPr>
              <w:rFonts w:eastAsiaTheme="minorHAnsi"/>
            </w:rPr>
          </w:rPrChange>
        </w:rPr>
        <w:fldChar w:fldCharType="begin"/>
      </w:r>
      <w:r w:rsidRPr="006B6D5D">
        <w:rPr>
          <w:color w:val="000000" w:themeColor="text1"/>
          <w:rPrChange w:id="4615" w:author="Bedsole, Lisa K. [US-US]" w:date="2026-06-24T11:39:00Z" w16du:dateUtc="2026-06-24T15:39:00Z">
            <w:rPr>
              <w:rFonts w:eastAsiaTheme="minorHAnsi"/>
            </w:rPr>
          </w:rPrChange>
        </w:rPr>
        <w:instrText>HYPERLINK "https://waymo.com/open/"</w:instrText>
      </w:r>
      <w:r w:rsidRPr="00C217F9">
        <w:rPr>
          <w:color w:val="000000" w:themeColor="text1"/>
        </w:rPr>
      </w:r>
      <w:r w:rsidRPr="006B6D5D">
        <w:rPr>
          <w:color w:val="000000" w:themeColor="text1"/>
          <w:rPrChange w:id="4616" w:author="Bedsole, Lisa K. [US-US]" w:date="2026-06-24T11:39:00Z" w16du:dateUtc="2026-06-24T15:39:00Z">
            <w:rPr>
              <w:rFonts w:eastAsiaTheme="minorHAnsi"/>
            </w:rPr>
          </w:rPrChange>
        </w:rPr>
        <w:fldChar w:fldCharType="separate"/>
      </w:r>
      <w:r w:rsidRPr="006B6D5D">
        <w:rPr>
          <w:color w:val="000000" w:themeColor="text1"/>
          <w:u w:val="single"/>
        </w:rPr>
        <w:t>https://waymo.com/open/</w:t>
      </w:r>
      <w:r w:rsidRPr="006B6D5D">
        <w:rPr>
          <w:color w:val="000000" w:themeColor="text1"/>
          <w:rPrChange w:id="4617" w:author="Bedsole, Lisa K. [US-US]" w:date="2026-06-24T11:39:00Z" w16du:dateUtc="2026-06-24T15:39:00Z">
            <w:rPr>
              <w:rFonts w:eastAsiaTheme="minorHAnsi"/>
            </w:rPr>
          </w:rPrChange>
        </w:rPr>
        <w:fldChar w:fldCharType="end"/>
      </w:r>
      <w:ins w:id="4618" w:author="Bedsole, Lisa K. [US-US]" w:date="2026-06-24T11:54:00Z" w16du:dateUtc="2026-06-24T15:54:00Z">
        <w:r w:rsidR="007E54AA">
          <w:rPr>
            <w:color w:val="000000" w:themeColor="text1"/>
          </w:rPr>
          <w:t>.</w:t>
        </w:r>
      </w:ins>
    </w:p>
    <w:p w14:paraId="478B1340" w14:textId="30403BFF" w:rsidR="00660B57" w:rsidRPr="006B6D5D" w:rsidRDefault="00660B57">
      <w:pPr>
        <w:pStyle w:val="FHWABibliography"/>
        <w:rPr>
          <w:color w:val="000000" w:themeColor="text1"/>
          <w:rPrChange w:id="4619" w:author="Bedsole, Lisa K. [US-US]" w:date="2026-06-24T11:39:00Z" w16du:dateUtc="2026-06-24T15:39:00Z">
            <w:rPr/>
          </w:rPrChange>
        </w:rPr>
        <w:pPrChange w:id="4620" w:author="Bedsole, Lisa K. [US-US]" w:date="2026-06-24T11:35:00Z" w16du:dateUtc="2026-06-24T15:35:00Z">
          <w:pPr>
            <w:spacing w:before="240" w:after="240"/>
            <w:ind w:left="720" w:hanging="720"/>
          </w:pPr>
        </w:pPrChange>
      </w:pPr>
      <w:ins w:id="4621" w:author="Soleimaniamiri, Saeid [US-IR]" w:date="2026-06-26T08:27:00Z">
        <w:r w:rsidRPr="00660B57">
          <w:rPr>
            <w:color w:val="000000" w:themeColor="text1"/>
            <w:highlight w:val="yellow"/>
            <w:rPrChange w:id="4622" w:author="Soleimaniamiri, Saeid [US-IR]" w:date="2026-06-26T08:27:00Z" w16du:dateUtc="2026-06-26T12:27:00Z">
              <w:rPr>
                <w:color w:val="000000" w:themeColor="text1"/>
              </w:rPr>
            </w:rPrChange>
          </w:rPr>
          <w:t>Wei, Y., &amp; Xu, M. (2021). Detection of lane line based on Robert operator. </w:t>
        </w:r>
        <w:r w:rsidRPr="00660B57">
          <w:rPr>
            <w:i/>
            <w:iCs/>
            <w:color w:val="000000" w:themeColor="text1"/>
            <w:highlight w:val="yellow"/>
            <w:rPrChange w:id="4623" w:author="Soleimaniamiri, Saeid [US-IR]" w:date="2026-06-26T08:27:00Z" w16du:dateUtc="2026-06-26T12:27:00Z">
              <w:rPr>
                <w:i/>
                <w:iCs/>
                <w:color w:val="000000" w:themeColor="text1"/>
              </w:rPr>
            </w:rPrChange>
          </w:rPr>
          <w:t>Journal of Measurements in Engineering</w:t>
        </w:r>
        <w:r w:rsidRPr="00660B57">
          <w:rPr>
            <w:color w:val="000000" w:themeColor="text1"/>
            <w:highlight w:val="yellow"/>
            <w:rPrChange w:id="4624" w:author="Soleimaniamiri, Saeid [US-IR]" w:date="2026-06-26T08:27:00Z" w16du:dateUtc="2026-06-26T12:27:00Z">
              <w:rPr>
                <w:color w:val="000000" w:themeColor="text1"/>
              </w:rPr>
            </w:rPrChange>
          </w:rPr>
          <w:t>, </w:t>
        </w:r>
        <w:r w:rsidRPr="00660B57">
          <w:rPr>
            <w:i/>
            <w:iCs/>
            <w:color w:val="000000" w:themeColor="text1"/>
            <w:highlight w:val="yellow"/>
            <w:rPrChange w:id="4625" w:author="Soleimaniamiri, Saeid [US-IR]" w:date="2026-06-26T08:27:00Z" w16du:dateUtc="2026-06-26T12:27:00Z">
              <w:rPr>
                <w:i/>
                <w:iCs/>
                <w:color w:val="000000" w:themeColor="text1"/>
              </w:rPr>
            </w:rPrChange>
          </w:rPr>
          <w:t>9</w:t>
        </w:r>
        <w:r w:rsidRPr="00660B57">
          <w:rPr>
            <w:color w:val="000000" w:themeColor="text1"/>
            <w:highlight w:val="yellow"/>
            <w:rPrChange w:id="4626" w:author="Soleimaniamiri, Saeid [US-IR]" w:date="2026-06-26T08:27:00Z" w16du:dateUtc="2026-06-26T12:27:00Z">
              <w:rPr>
                <w:color w:val="000000" w:themeColor="text1"/>
              </w:rPr>
            </w:rPrChange>
          </w:rPr>
          <w:t>(3), 156-166.</w:t>
        </w:r>
      </w:ins>
    </w:p>
    <w:p w14:paraId="1539E49A" w14:textId="1E01EA77" w:rsidR="00424744" w:rsidRPr="006B6D5D" w:rsidRDefault="00424744">
      <w:pPr>
        <w:pStyle w:val="FHWABibliography"/>
        <w:rPr>
          <w:color w:val="000000" w:themeColor="text1"/>
          <w:rPrChange w:id="4627" w:author="Bedsole, Lisa K. [US-US]" w:date="2026-06-24T11:39:00Z" w16du:dateUtc="2026-06-24T15:39:00Z">
            <w:rPr/>
          </w:rPrChange>
        </w:rPr>
        <w:pPrChange w:id="4628" w:author="Bedsole, Lisa K. [US-US]" w:date="2026-06-24T11:35:00Z" w16du:dateUtc="2026-06-24T15:35:00Z">
          <w:pPr>
            <w:spacing w:before="240" w:after="240"/>
            <w:ind w:left="720" w:hanging="720"/>
          </w:pPr>
        </w:pPrChange>
      </w:pPr>
      <w:r w:rsidRPr="006B6D5D">
        <w:rPr>
          <w:color w:val="000000" w:themeColor="text1"/>
          <w:rPrChange w:id="4629" w:author="Bedsole, Lisa K. [US-US]" w:date="2026-06-24T11:39:00Z" w16du:dateUtc="2026-06-24T15:39:00Z">
            <w:rPr/>
          </w:rPrChange>
        </w:rPr>
        <w:t xml:space="preserve">Wu, D., Liao, M.-W., Zhang, W.-T., Wang, X.-G., Bai, X., Cheng, W.-Q., &amp; Liu, W.-Y. (2022). YOLOP: You only look once for panoptic driving perception. </w:t>
      </w:r>
      <w:r w:rsidRPr="006B6D5D">
        <w:rPr>
          <w:i/>
          <w:color w:val="000000" w:themeColor="text1"/>
          <w:rPrChange w:id="4630" w:author="Bedsole, Lisa K. [US-US]" w:date="2026-06-24T11:39:00Z" w16du:dateUtc="2026-06-24T15:39:00Z">
            <w:rPr>
              <w:i/>
            </w:rPr>
          </w:rPrChange>
        </w:rPr>
        <w:t>Machine Intelligence Research, 19</w:t>
      </w:r>
      <w:r w:rsidRPr="006B6D5D">
        <w:rPr>
          <w:color w:val="000000" w:themeColor="text1"/>
          <w:rPrChange w:id="4631" w:author="Bedsole, Lisa K. [US-US]" w:date="2026-06-24T11:39:00Z" w16du:dateUtc="2026-06-24T15:39:00Z">
            <w:rPr/>
          </w:rPrChange>
        </w:rPr>
        <w:t xml:space="preserve">(6), 550–562. </w:t>
      </w:r>
      <w:ins w:id="4632" w:author="Bedsole, Lisa K. [US-US]" w:date="2026-06-24T11:55:00Z" w16du:dateUtc="2026-06-24T15:55:00Z">
        <w:r w:rsidR="001E2812" w:rsidRPr="004D22A9">
          <w:rPr>
            <w:color w:val="000000" w:themeColor="text1"/>
          </w:rPr>
          <w:fldChar w:fldCharType="begin"/>
        </w:r>
        <w:r w:rsidR="001E2812" w:rsidRPr="004D22A9">
          <w:rPr>
            <w:color w:val="000000" w:themeColor="text1"/>
          </w:rPr>
          <w:instrText>HYPERLINK "</w:instrText>
        </w:r>
      </w:ins>
      <w:r w:rsidR="001E2812" w:rsidRPr="001E2812">
        <w:rPr>
          <w:color w:val="000000" w:themeColor="text1"/>
          <w:rPrChange w:id="4633" w:author="Bedsole, Lisa K. [US-US]" w:date="2026-06-24T11:55:00Z" w16du:dateUtc="2026-06-24T15:55:00Z">
            <w:rPr/>
          </w:rPrChange>
        </w:rPr>
        <w:instrText>https://doi.org/10.1007/s11633-022-1339-y</w:instrText>
      </w:r>
      <w:ins w:id="4634" w:author="Bedsole, Lisa K. [US-US]" w:date="2026-06-24T11:55:00Z" w16du:dateUtc="2026-06-24T15:55:00Z">
        <w:r w:rsidR="001E2812" w:rsidRPr="004D22A9">
          <w:rPr>
            <w:color w:val="000000" w:themeColor="text1"/>
          </w:rPr>
          <w:instrText>"</w:instrText>
        </w:r>
        <w:r w:rsidR="001E2812" w:rsidRPr="004D22A9">
          <w:rPr>
            <w:color w:val="000000" w:themeColor="text1"/>
          </w:rPr>
        </w:r>
        <w:r w:rsidR="001E2812" w:rsidRPr="004D22A9">
          <w:rPr>
            <w:color w:val="000000" w:themeColor="text1"/>
          </w:rPr>
          <w:fldChar w:fldCharType="separate"/>
        </w:r>
      </w:ins>
      <w:r w:rsidR="001E2812" w:rsidRPr="001E2812">
        <w:rPr>
          <w:rStyle w:val="Hyperlink"/>
          <w:color w:val="000000" w:themeColor="text1"/>
          <w:rPrChange w:id="4635" w:author="Bedsole, Lisa K. [US-US]" w:date="2026-06-24T11:55:00Z" w16du:dateUtc="2026-06-24T15:55:00Z">
            <w:rPr/>
          </w:rPrChange>
        </w:rPr>
        <w:t>https://doi.org/10.1007/s11633-022-1339-y</w:t>
      </w:r>
      <w:ins w:id="4636" w:author="Bedsole, Lisa K. [US-US]" w:date="2026-06-24T11:55:00Z" w16du:dateUtc="2026-06-24T15:55:00Z">
        <w:r w:rsidR="001E2812" w:rsidRPr="004D22A9">
          <w:rPr>
            <w:color w:val="000000" w:themeColor="text1"/>
          </w:rPr>
          <w:fldChar w:fldCharType="end"/>
        </w:r>
        <w:r w:rsidR="001E2812" w:rsidRPr="004D22A9">
          <w:rPr>
            <w:color w:val="000000" w:themeColor="text1"/>
          </w:rPr>
          <w:t>.</w:t>
        </w:r>
        <w:r w:rsidR="001E2812">
          <w:rPr>
            <w:color w:val="000000" w:themeColor="text1"/>
          </w:rPr>
          <w:t xml:space="preserve"> </w:t>
        </w:r>
      </w:ins>
    </w:p>
    <w:p w14:paraId="6903A89B" w14:textId="0DE916E1" w:rsidR="00424744" w:rsidRPr="006B6D5D" w:rsidRDefault="00424744">
      <w:pPr>
        <w:pStyle w:val="FHWABibliography"/>
        <w:rPr>
          <w:color w:val="000000" w:themeColor="text1"/>
          <w:rPrChange w:id="4637" w:author="Bedsole, Lisa K. [US-US]" w:date="2026-06-24T11:39:00Z" w16du:dateUtc="2026-06-24T15:39:00Z">
            <w:rPr/>
          </w:rPrChange>
        </w:rPr>
        <w:pPrChange w:id="4638" w:author="Bedsole, Lisa K. [US-US]" w:date="2026-06-24T11:35:00Z" w16du:dateUtc="2026-06-24T15:35:00Z">
          <w:pPr>
            <w:spacing w:before="240" w:after="240"/>
            <w:ind w:left="720" w:hanging="720"/>
          </w:pPr>
        </w:pPrChange>
      </w:pPr>
      <w:r w:rsidRPr="006B6D5D">
        <w:rPr>
          <w:color w:val="000000" w:themeColor="text1"/>
          <w:rPrChange w:id="4639" w:author="Bedsole, Lisa K. [US-US]" w:date="2026-06-24T11:39:00Z" w16du:dateUtc="2026-06-24T15:39:00Z">
            <w:rPr/>
          </w:rPrChange>
        </w:rPr>
        <w:t xml:space="preserve">Zhan, J., Luo, Y., Guo, C., Wu, Y., Meng, J., &amp; Liu, J. (2024). YOLOPX: Anchor-free multi-task learning network for panoptic driving perception. </w:t>
      </w:r>
      <w:r w:rsidRPr="006B6D5D">
        <w:rPr>
          <w:i/>
          <w:color w:val="000000" w:themeColor="text1"/>
          <w:rPrChange w:id="4640" w:author="Bedsole, Lisa K. [US-US]" w:date="2026-06-24T11:39:00Z" w16du:dateUtc="2026-06-24T15:39:00Z">
            <w:rPr>
              <w:i/>
            </w:rPr>
          </w:rPrChange>
        </w:rPr>
        <w:t>Pattern Recognition, 148,</w:t>
      </w:r>
      <w:r w:rsidRPr="006B6D5D">
        <w:rPr>
          <w:color w:val="000000" w:themeColor="text1"/>
          <w:rPrChange w:id="4641" w:author="Bedsole, Lisa K. [US-US]" w:date="2026-06-24T11:39:00Z" w16du:dateUtc="2026-06-24T15:39:00Z">
            <w:rPr/>
          </w:rPrChange>
        </w:rPr>
        <w:t xml:space="preserve"> 110152. </w:t>
      </w:r>
      <w:ins w:id="4642" w:author="Bedsole, Lisa K. [US-US]" w:date="2026-06-24T11:55:00Z" w16du:dateUtc="2026-06-24T15:55:00Z">
        <w:r w:rsidR="001E2812" w:rsidRPr="004D22A9">
          <w:rPr>
            <w:color w:val="000000" w:themeColor="text1"/>
          </w:rPr>
          <w:fldChar w:fldCharType="begin"/>
        </w:r>
        <w:r w:rsidR="001E2812" w:rsidRPr="004D22A9">
          <w:rPr>
            <w:color w:val="000000" w:themeColor="text1"/>
          </w:rPr>
          <w:instrText>HYPERLINK "</w:instrText>
        </w:r>
      </w:ins>
      <w:r w:rsidR="001E2812" w:rsidRPr="001E2812">
        <w:rPr>
          <w:color w:val="000000" w:themeColor="text1"/>
          <w:rPrChange w:id="4643" w:author="Bedsole, Lisa K. [US-US]" w:date="2026-06-24T11:55:00Z" w16du:dateUtc="2026-06-24T15:55:00Z">
            <w:rPr/>
          </w:rPrChange>
        </w:rPr>
        <w:instrText>https://doi.org/10.1016/j.patcog.2023.110152</w:instrText>
      </w:r>
      <w:ins w:id="4644" w:author="Bedsole, Lisa K. [US-US]" w:date="2026-06-24T11:55:00Z" w16du:dateUtc="2026-06-24T15:55:00Z">
        <w:r w:rsidR="001E2812" w:rsidRPr="004D22A9">
          <w:rPr>
            <w:color w:val="000000" w:themeColor="text1"/>
          </w:rPr>
          <w:instrText>"</w:instrText>
        </w:r>
        <w:r w:rsidR="001E2812" w:rsidRPr="004D22A9">
          <w:rPr>
            <w:color w:val="000000" w:themeColor="text1"/>
          </w:rPr>
        </w:r>
        <w:r w:rsidR="001E2812" w:rsidRPr="004D22A9">
          <w:rPr>
            <w:color w:val="000000" w:themeColor="text1"/>
          </w:rPr>
          <w:fldChar w:fldCharType="separate"/>
        </w:r>
      </w:ins>
      <w:r w:rsidR="001E2812" w:rsidRPr="001E2812">
        <w:rPr>
          <w:rStyle w:val="Hyperlink"/>
          <w:color w:val="000000" w:themeColor="text1"/>
          <w:rPrChange w:id="4645" w:author="Bedsole, Lisa K. [US-US]" w:date="2026-06-24T11:55:00Z" w16du:dateUtc="2026-06-24T15:55:00Z">
            <w:rPr/>
          </w:rPrChange>
        </w:rPr>
        <w:t>https://doi.org/10.1016/j.patcog.2023.110152</w:t>
      </w:r>
      <w:ins w:id="4646" w:author="Bedsole, Lisa K. [US-US]" w:date="2026-06-24T11:55:00Z" w16du:dateUtc="2026-06-24T15:55:00Z">
        <w:r w:rsidR="001E2812" w:rsidRPr="004D22A9">
          <w:rPr>
            <w:color w:val="000000" w:themeColor="text1"/>
          </w:rPr>
          <w:fldChar w:fldCharType="end"/>
        </w:r>
        <w:r w:rsidR="001E2812" w:rsidRPr="004D22A9">
          <w:rPr>
            <w:color w:val="000000" w:themeColor="text1"/>
          </w:rPr>
          <w:t>.</w:t>
        </w:r>
        <w:r w:rsidR="001E2812">
          <w:rPr>
            <w:color w:val="000000" w:themeColor="text1"/>
          </w:rPr>
          <w:t xml:space="preserve"> </w:t>
        </w:r>
      </w:ins>
    </w:p>
    <w:p w14:paraId="4C683925" w14:textId="268CA813" w:rsidR="00424744" w:rsidRPr="006B6D5D" w:rsidRDefault="00424744">
      <w:pPr>
        <w:pStyle w:val="FHWABibliography"/>
        <w:rPr>
          <w:color w:val="000000" w:themeColor="text1"/>
          <w:rPrChange w:id="4647" w:author="Bedsole, Lisa K. [US-US]" w:date="2026-06-24T11:39:00Z" w16du:dateUtc="2026-06-24T15:39:00Z">
            <w:rPr/>
          </w:rPrChange>
        </w:rPr>
        <w:pPrChange w:id="4648" w:author="Bedsole, Lisa K. [US-US]" w:date="2026-06-24T11:35:00Z" w16du:dateUtc="2026-06-24T15:35:00Z">
          <w:pPr>
            <w:spacing w:before="240" w:after="240"/>
            <w:ind w:left="720" w:hanging="720"/>
          </w:pPr>
        </w:pPrChange>
      </w:pPr>
      <w:del w:id="4649" w:author="Bedsole, Lisa K. [US-US]" w:date="2026-06-24T11:55:00Z" w16du:dateUtc="2026-06-24T15:55:00Z">
        <w:r w:rsidRPr="006B6D5D">
          <w:rPr>
            <w:color w:val="000000" w:themeColor="text1"/>
            <w:rPrChange w:id="4650" w:author="Bedsole, Lisa K. [US-US]" w:date="2026-06-24T11:39:00Z" w16du:dateUtc="2026-06-24T15:39:00Z">
              <w:rPr/>
            </w:rPrChange>
          </w:rPr>
          <w:delText xml:space="preserve">Zheng, T., Huang, Y., Liu, Y., Tang, W., Yang, Z., Cai, D., &amp; He, X. (2022). CLRNet: Cross layer refinement network for lane detection. </w:delText>
        </w:r>
        <w:r w:rsidRPr="006B6D5D">
          <w:rPr>
            <w:i/>
            <w:color w:val="000000" w:themeColor="text1"/>
            <w:rPrChange w:id="4651" w:author="Bedsole, Lisa K. [US-US]" w:date="2026-06-24T11:39:00Z" w16du:dateUtc="2026-06-24T15:39:00Z">
              <w:rPr>
                <w:i/>
              </w:rPr>
            </w:rPrChange>
          </w:rPr>
          <w:delText>Proceedings of the IEEE/CVF Conference on Computer Vision and Pattern Recognition (CVPR).</w:delText>
        </w:r>
        <w:r w:rsidRPr="006B6D5D">
          <w:rPr>
            <w:color w:val="000000" w:themeColor="text1"/>
            <w:rPrChange w:id="4652" w:author="Bedsole, Lisa K. [US-US]" w:date="2026-06-24T11:39:00Z" w16du:dateUtc="2026-06-24T15:39:00Z">
              <w:rPr/>
            </w:rPrChange>
          </w:rPr>
          <w:delText xml:space="preserve"> </w:delText>
        </w:r>
        <w:r w:rsidRPr="006B6D5D">
          <w:rPr>
            <w:color w:val="000000" w:themeColor="text1"/>
            <w:rPrChange w:id="4653" w:author="Bedsole, Lisa K. [US-US]" w:date="2026-06-24T11:39:00Z" w16du:dateUtc="2026-06-24T15:39:00Z">
              <w:rPr/>
            </w:rPrChange>
          </w:rPr>
          <w:fldChar w:fldCharType="begin"/>
        </w:r>
        <w:r w:rsidRPr="006B6D5D">
          <w:rPr>
            <w:color w:val="000000" w:themeColor="text1"/>
            <w:rPrChange w:id="4654" w:author="Bedsole, Lisa K. [US-US]" w:date="2026-06-24T11:39:00Z" w16du:dateUtc="2026-06-24T15:39:00Z">
              <w:rPr/>
            </w:rPrChange>
          </w:rPr>
          <w:delInstrText>HYPERLINK "https://arxiv.org/abs/2203.10350?utm_source=chatgpt.com" \t "_new"</w:delInstrText>
        </w:r>
        <w:r w:rsidRPr="00C217F9">
          <w:rPr>
            <w:color w:val="000000" w:themeColor="text1"/>
          </w:rPr>
        </w:r>
        <w:r w:rsidRPr="006B6D5D">
          <w:rPr>
            <w:color w:val="000000" w:themeColor="text1"/>
            <w:rPrChange w:id="4655" w:author="Bedsole, Lisa K. [US-US]" w:date="2026-06-24T11:39:00Z" w16du:dateUtc="2026-06-24T15:39:00Z">
              <w:rPr/>
            </w:rPrChange>
          </w:rPr>
          <w:fldChar w:fldCharType="separate"/>
        </w:r>
        <w:r w:rsidRPr="006B6D5D">
          <w:rPr>
            <w:rStyle w:val="Hyperlink"/>
            <w:color w:val="000000" w:themeColor="text1"/>
            <w:rPrChange w:id="4656" w:author="Bedsole, Lisa K. [US-US]" w:date="2026-06-24T11:39:00Z" w16du:dateUtc="2026-06-24T15:39:00Z">
              <w:rPr>
                <w:rStyle w:val="Hyperlink"/>
              </w:rPr>
            </w:rPrChange>
          </w:rPr>
          <w:delText>https://arxiv.org/abs/2203.10350</w:delText>
        </w:r>
        <w:r w:rsidRPr="006B6D5D">
          <w:rPr>
            <w:color w:val="000000" w:themeColor="text1"/>
            <w:rPrChange w:id="4657" w:author="Bedsole, Lisa K. [US-US]" w:date="2026-06-24T11:39:00Z" w16du:dateUtc="2026-06-24T15:39:00Z">
              <w:rPr/>
            </w:rPrChange>
          </w:rPr>
          <w:fldChar w:fldCharType="end"/>
        </w:r>
      </w:del>
      <w:ins w:id="4658" w:author="Bedsole, Lisa K. [US-US]" w:date="2026-06-24T11:55:00Z" w16du:dateUtc="2026-06-24T15:55:00Z">
        <w:r w:rsidR="001E2812" w:rsidRPr="001E2812">
          <w:rPr>
            <w:rFonts w:eastAsiaTheme="minorHAnsi"/>
          </w:rPr>
          <w:t xml:space="preserve"> </w:t>
        </w:r>
      </w:ins>
      <w:ins w:id="4659" w:author="Bedsole, Lisa K. [US-US]" w:date="2026-06-24T11:55:00Z">
        <w:r w:rsidR="001E2812" w:rsidRPr="001E2812">
          <w:rPr>
            <w:color w:val="000000" w:themeColor="text1"/>
          </w:rPr>
          <w:t xml:space="preserve">Zheng, T., Huang, Y., Liu, Y., Tang, W., Yang, Z., Cai, D., &amp; He, X. (2022). CLRNet: Cross layer refinement network for lane detection. In </w:t>
        </w:r>
        <w:r w:rsidR="001E2812" w:rsidRPr="001E2812">
          <w:rPr>
            <w:i/>
            <w:iCs/>
            <w:color w:val="000000" w:themeColor="text1"/>
          </w:rPr>
          <w:t xml:space="preserve">Proceedings of the IEEE/CVF Conference </w:t>
        </w:r>
        <w:r w:rsidR="001E2812" w:rsidRPr="001E2812">
          <w:rPr>
            <w:i/>
            <w:iCs/>
            <w:color w:val="000000" w:themeColor="text1"/>
          </w:rPr>
          <w:lastRenderedPageBreak/>
          <w:t>on Computer Vision and Pattern Recognition (C</w:t>
        </w:r>
        <w:r w:rsidR="001E2812" w:rsidRPr="004D22A9">
          <w:rPr>
            <w:i/>
            <w:iCs/>
            <w:color w:val="000000" w:themeColor="text1"/>
          </w:rPr>
          <w:t>VPR)</w:t>
        </w:r>
        <w:r w:rsidR="001E2812" w:rsidRPr="004D22A9">
          <w:rPr>
            <w:color w:val="000000" w:themeColor="text1"/>
          </w:rPr>
          <w:t xml:space="preserve"> (pp. 898–907). </w:t>
        </w:r>
      </w:ins>
      <w:ins w:id="4660" w:author="Bedsole, Lisa K. [US-US]" w:date="2026-06-24T11:55:00Z" w16du:dateUtc="2026-06-24T15:55:00Z">
        <w:r w:rsidR="001E2812" w:rsidRPr="004D22A9">
          <w:rPr>
            <w:color w:val="000000" w:themeColor="text1"/>
          </w:rPr>
          <w:fldChar w:fldCharType="begin"/>
        </w:r>
        <w:r w:rsidR="001E2812" w:rsidRPr="004D22A9">
          <w:rPr>
            <w:color w:val="000000" w:themeColor="text1"/>
          </w:rPr>
          <w:instrText>HYPERLINK "</w:instrText>
        </w:r>
      </w:ins>
      <w:ins w:id="4661" w:author="Bedsole, Lisa K. [US-US]" w:date="2026-06-24T11:55:00Z">
        <w:r w:rsidR="001E2812" w:rsidRPr="004D22A9">
          <w:rPr>
            <w:color w:val="000000" w:themeColor="text1"/>
          </w:rPr>
          <w:instrText>https://doi.org/10.1109/CVPR52688.2022.00097</w:instrText>
        </w:r>
      </w:ins>
      <w:ins w:id="4662" w:author="Bedsole, Lisa K. [US-US]" w:date="2026-06-24T11:55:00Z" w16du:dateUtc="2026-06-24T15:55:00Z">
        <w:r w:rsidR="001E2812" w:rsidRPr="004D22A9">
          <w:rPr>
            <w:color w:val="000000" w:themeColor="text1"/>
          </w:rPr>
          <w:instrText>"</w:instrText>
        </w:r>
        <w:r w:rsidR="001E2812" w:rsidRPr="004D22A9">
          <w:rPr>
            <w:color w:val="000000" w:themeColor="text1"/>
          </w:rPr>
        </w:r>
        <w:r w:rsidR="001E2812" w:rsidRPr="004D22A9">
          <w:rPr>
            <w:color w:val="000000" w:themeColor="text1"/>
          </w:rPr>
          <w:fldChar w:fldCharType="separate"/>
        </w:r>
      </w:ins>
      <w:ins w:id="4663" w:author="Bedsole, Lisa K. [US-US]" w:date="2026-06-24T11:55:00Z">
        <w:r w:rsidR="001E2812" w:rsidRPr="001E2812">
          <w:rPr>
            <w:rStyle w:val="Hyperlink"/>
            <w:color w:val="000000" w:themeColor="text1"/>
            <w:rPrChange w:id="4664" w:author="Bedsole, Lisa K. [US-US]" w:date="2026-06-24T11:55:00Z" w16du:dateUtc="2026-06-24T15:55:00Z">
              <w:rPr>
                <w:rStyle w:val="Hyperlink"/>
              </w:rPr>
            </w:rPrChange>
          </w:rPr>
          <w:t>https://doi.org/10.1109/CVPR52688.2022.00097</w:t>
        </w:r>
      </w:ins>
      <w:ins w:id="4665" w:author="Bedsole, Lisa K. [US-US]" w:date="2026-06-24T11:55:00Z" w16du:dateUtc="2026-06-24T15:55:00Z">
        <w:r w:rsidR="001E2812" w:rsidRPr="004D22A9">
          <w:rPr>
            <w:color w:val="000000" w:themeColor="text1"/>
          </w:rPr>
          <w:fldChar w:fldCharType="end"/>
        </w:r>
        <w:r w:rsidR="001E2812">
          <w:rPr>
            <w:color w:val="000000" w:themeColor="text1"/>
          </w:rPr>
          <w:t xml:space="preserve">. </w:t>
        </w:r>
      </w:ins>
    </w:p>
    <w:p w14:paraId="30584566" w14:textId="77777777" w:rsidR="00424744" w:rsidRPr="00A82A6F" w:rsidRDefault="00424744" w:rsidP="00A82A6F">
      <w:pPr>
        <w:spacing w:before="240" w:after="240"/>
        <w:ind w:left="720" w:hanging="720"/>
        <w:rPr>
          <w:rFonts w:eastAsia="Batang"/>
        </w:rPr>
      </w:pPr>
    </w:p>
    <w:p w14:paraId="75FEB627" w14:textId="6DAF310D" w:rsidR="00E76041" w:rsidRDefault="00E76041" w:rsidP="007A6919">
      <w:pPr>
        <w:pStyle w:val="FHWAReferenceList"/>
        <w:rPr>
          <w:del w:id="4666" w:author="Bedsole, Lisa K. [US-US]" w:date="2026-06-24T11:55:00Z" w16du:dateUtc="2026-06-24T15:55:00Z"/>
          <w:highlight w:val="yellow"/>
        </w:rPr>
      </w:pPr>
    </w:p>
    <w:p w14:paraId="1B6DE072" w14:textId="1C46AF21" w:rsidR="00973936" w:rsidRDefault="00973936" w:rsidP="007A6919">
      <w:pPr>
        <w:pStyle w:val="FHWAReferenceList"/>
        <w:rPr>
          <w:del w:id="4667" w:author="Bedsole, Lisa K. [US-US]" w:date="2026-06-24T11:55:00Z" w16du:dateUtc="2026-06-24T15:55:00Z"/>
          <w:highlight w:val="yellow"/>
        </w:rPr>
      </w:pPr>
    </w:p>
    <w:p w14:paraId="1258FCDD" w14:textId="035337EC" w:rsidR="007A6919" w:rsidRPr="006E0601" w:rsidRDefault="007A6919" w:rsidP="007A6919">
      <w:pPr>
        <w:pStyle w:val="FHWAReferenceList"/>
        <w:rPr>
          <w:del w:id="4668" w:author="Bedsole, Lisa K. [US-US]" w:date="2026-06-24T11:55:00Z" w16du:dateUtc="2026-06-24T15:55:00Z"/>
          <w:highlight w:val="yellow"/>
        </w:rPr>
      </w:pPr>
      <w:del w:id="4669" w:author="Bedsole, Lisa K. [US-US]" w:date="2026-06-24T11:55:00Z" w16du:dateUtc="2026-06-24T15:55:00Z">
        <w:r w:rsidRPr="006E0601">
          <w:rPr>
            <w:highlight w:val="yellow"/>
          </w:rPr>
          <w:delText>For each entry in the references list, use the style called “FHWA Reference List.”</w:delText>
        </w:r>
      </w:del>
    </w:p>
    <w:p w14:paraId="7AE967A6" w14:textId="341638E1" w:rsidR="007A6919" w:rsidRPr="006E0601" w:rsidRDefault="007A6919" w:rsidP="007A6919">
      <w:pPr>
        <w:pStyle w:val="FHWAReferenceList"/>
        <w:rPr>
          <w:del w:id="4670" w:author="Bedsole, Lisa K. [US-US]" w:date="2026-06-24T11:55:00Z" w16du:dateUtc="2026-06-24T15:55:00Z"/>
          <w:highlight w:val="yellow"/>
        </w:rPr>
      </w:pPr>
      <w:del w:id="4671" w:author="Bedsole, Lisa K. [US-US]" w:date="2026-06-24T11:55:00Z" w16du:dateUtc="2026-06-24T15:55:00Z">
        <w:r w:rsidRPr="006E0601">
          <w:rPr>
            <w:highlight w:val="yellow"/>
          </w:rPr>
          <w:delText>For each entry in the references list, use the style called “FHWA Reference List.”</w:delText>
        </w:r>
      </w:del>
    </w:p>
    <w:p w14:paraId="673A4270" w14:textId="7533346A" w:rsidR="007A6919" w:rsidRDefault="007A6919" w:rsidP="007A6919">
      <w:pPr>
        <w:pStyle w:val="FHWAReferenceList"/>
        <w:rPr>
          <w:del w:id="4672" w:author="Bedsole, Lisa K. [US-US]" w:date="2026-06-24T11:55:00Z" w16du:dateUtc="2026-06-24T15:55:00Z"/>
        </w:rPr>
      </w:pPr>
      <w:del w:id="4673" w:author="Bedsole, Lisa K. [US-US]" w:date="2026-06-24T11:55:00Z" w16du:dateUtc="2026-06-24T15:55:00Z">
        <w:r w:rsidRPr="006E0601">
          <w:rPr>
            <w:highlight w:val="yellow"/>
          </w:rPr>
          <w:delText>For each entry in the references list, use the style called “FHWA Reference List.”</w:delText>
        </w:r>
      </w:del>
    </w:p>
    <w:p w14:paraId="4113BBB2" w14:textId="77777777" w:rsidR="00FF1BC1" w:rsidRDefault="00FF1BC1" w:rsidP="00E8349C">
      <w:pPr>
        <w:pStyle w:val="FHWAReferenceList"/>
        <w:rPr>
          <w:del w:id="4674" w:author="Bedsole, Lisa K. [US-US]" w:date="2026-06-24T11:55:00Z" w16du:dateUtc="2026-06-24T15:55:00Z"/>
        </w:rPr>
      </w:pPr>
    </w:p>
    <w:p w14:paraId="2D1482EB" w14:textId="77777777" w:rsidR="00FF1BC1" w:rsidRDefault="00FF1BC1" w:rsidP="00E8349C">
      <w:pPr>
        <w:pStyle w:val="FHWAReferenceList"/>
        <w:rPr>
          <w:del w:id="4675" w:author="Bedsole, Lisa K. [US-US]" w:date="2026-06-24T11:55:00Z" w16du:dateUtc="2026-06-24T15:55:00Z"/>
        </w:rPr>
      </w:pPr>
    </w:p>
    <w:p w14:paraId="06EF3064" w14:textId="77777777" w:rsidR="00FF1BC1" w:rsidRDefault="00FF1BC1" w:rsidP="00E8349C">
      <w:pPr>
        <w:pStyle w:val="FHWAReferenceList"/>
        <w:rPr>
          <w:del w:id="4676" w:author="Bedsole, Lisa K. [US-US]" w:date="2026-06-24T11:55:00Z" w16du:dateUtc="2026-06-24T15:55:00Z"/>
        </w:rPr>
      </w:pPr>
    </w:p>
    <w:p w14:paraId="21201697" w14:textId="77777777" w:rsidR="00FF1BC1" w:rsidRDefault="00FF1BC1" w:rsidP="00E8349C">
      <w:pPr>
        <w:pStyle w:val="FHWAReferenceList"/>
        <w:rPr>
          <w:del w:id="4677" w:author="Bedsole, Lisa K. [US-US]" w:date="2026-06-24T11:55:00Z" w16du:dateUtc="2026-06-24T15:55:00Z"/>
        </w:rPr>
      </w:pPr>
    </w:p>
    <w:p w14:paraId="670F636A" w14:textId="77777777" w:rsidR="00FF1BC1" w:rsidRDefault="00FF1BC1" w:rsidP="00E8349C">
      <w:pPr>
        <w:pStyle w:val="FHWAReferenceList"/>
        <w:rPr>
          <w:del w:id="4678" w:author="Bedsole, Lisa K. [US-US]" w:date="2026-06-24T11:55:00Z" w16du:dateUtc="2026-06-24T15:55:00Z"/>
        </w:rPr>
      </w:pPr>
    </w:p>
    <w:p w14:paraId="5465BB10" w14:textId="77777777" w:rsidR="00FF1BC1" w:rsidRDefault="00FF1BC1" w:rsidP="00E8349C">
      <w:pPr>
        <w:pStyle w:val="FHWAReferenceList"/>
        <w:rPr>
          <w:del w:id="4679" w:author="Bedsole, Lisa K. [US-US]" w:date="2026-06-24T11:55:00Z" w16du:dateUtc="2026-06-24T15:55:00Z"/>
        </w:rPr>
      </w:pPr>
    </w:p>
    <w:p w14:paraId="5DC641AF" w14:textId="77777777" w:rsidR="00FF1BC1" w:rsidRDefault="00FF1BC1" w:rsidP="00E8349C">
      <w:pPr>
        <w:pStyle w:val="FHWAReferenceList"/>
        <w:rPr>
          <w:del w:id="4680" w:author="Bedsole, Lisa K. [US-US]" w:date="2026-06-24T11:55:00Z" w16du:dateUtc="2026-06-24T15:55:00Z"/>
        </w:rPr>
      </w:pPr>
    </w:p>
    <w:p w14:paraId="19D2AD7E" w14:textId="77777777" w:rsidR="00FF1BC1" w:rsidRDefault="00FF1BC1" w:rsidP="00E8349C">
      <w:pPr>
        <w:pStyle w:val="FHWAReferenceList"/>
        <w:rPr>
          <w:del w:id="4681" w:author="Bedsole, Lisa K. [US-US]" w:date="2026-06-24T11:55:00Z" w16du:dateUtc="2026-06-24T15:55:00Z"/>
        </w:rPr>
      </w:pPr>
    </w:p>
    <w:p w14:paraId="42568939" w14:textId="77777777" w:rsidR="00FF1BC1" w:rsidRDefault="00FF1BC1" w:rsidP="00E8349C">
      <w:pPr>
        <w:pStyle w:val="FHWAReferenceList"/>
        <w:rPr>
          <w:del w:id="4682" w:author="Bedsole, Lisa K. [US-US]" w:date="2026-06-24T11:55:00Z" w16du:dateUtc="2026-06-24T15:55:00Z"/>
        </w:rPr>
      </w:pPr>
    </w:p>
    <w:p w14:paraId="0CDB305E" w14:textId="77777777" w:rsidR="00FF1BC1" w:rsidRDefault="00FF1BC1" w:rsidP="00E8349C">
      <w:pPr>
        <w:pStyle w:val="FHWAReferenceList"/>
        <w:rPr>
          <w:del w:id="4683" w:author="Bedsole, Lisa K. [US-US]" w:date="2026-06-24T11:55:00Z" w16du:dateUtc="2026-06-24T15:55:00Z"/>
        </w:rPr>
      </w:pPr>
    </w:p>
    <w:p w14:paraId="4FDB45C3" w14:textId="77777777" w:rsidR="00FF1BC1" w:rsidRDefault="00FF1BC1" w:rsidP="00E8349C">
      <w:pPr>
        <w:pStyle w:val="FHWAReferenceList"/>
        <w:rPr>
          <w:del w:id="4684" w:author="Bedsole, Lisa K. [US-US]" w:date="2026-06-24T11:55:00Z" w16du:dateUtc="2026-06-24T15:55:00Z"/>
        </w:rPr>
      </w:pPr>
    </w:p>
    <w:p w14:paraId="2A102BD9" w14:textId="77777777" w:rsidR="00FF1BC1" w:rsidRDefault="00FF1BC1" w:rsidP="00E8349C">
      <w:pPr>
        <w:pStyle w:val="FHWAReferenceList"/>
        <w:rPr>
          <w:del w:id="4685" w:author="Bedsole, Lisa K. [US-US]" w:date="2026-06-24T11:55:00Z" w16du:dateUtc="2026-06-24T15:55:00Z"/>
        </w:rPr>
      </w:pPr>
    </w:p>
    <w:p w14:paraId="496EEDC9" w14:textId="77777777" w:rsidR="00FF1BC1" w:rsidRDefault="00FF1BC1" w:rsidP="00E8349C">
      <w:pPr>
        <w:pStyle w:val="FHWAReferenceList"/>
        <w:rPr>
          <w:del w:id="4686" w:author="Bedsole, Lisa K. [US-US]" w:date="2026-06-24T11:55:00Z" w16du:dateUtc="2026-06-24T15:55:00Z"/>
        </w:rPr>
      </w:pPr>
    </w:p>
    <w:p w14:paraId="3FA51C93" w14:textId="77777777" w:rsidR="00FF1BC1" w:rsidRDefault="00FF1BC1" w:rsidP="00E8349C">
      <w:pPr>
        <w:pStyle w:val="FHWAReferenceList"/>
        <w:rPr>
          <w:del w:id="4687" w:author="Bedsole, Lisa K. [US-US]" w:date="2026-06-24T11:55:00Z" w16du:dateUtc="2026-06-24T15:55:00Z"/>
        </w:rPr>
      </w:pPr>
    </w:p>
    <w:p w14:paraId="3C46041A" w14:textId="77777777" w:rsidR="00FF1BC1" w:rsidRDefault="00FF1BC1" w:rsidP="00E8349C">
      <w:pPr>
        <w:pStyle w:val="FHWAReferenceList"/>
        <w:rPr>
          <w:del w:id="4688" w:author="Bedsole, Lisa K. [US-US]" w:date="2026-06-24T11:55:00Z" w16du:dateUtc="2026-06-24T15:55:00Z"/>
        </w:rPr>
      </w:pPr>
    </w:p>
    <w:p w14:paraId="651824F9" w14:textId="77777777" w:rsidR="00FF1BC1" w:rsidRDefault="00FF1BC1" w:rsidP="00E8349C">
      <w:pPr>
        <w:pStyle w:val="FHWAReferenceList"/>
        <w:rPr>
          <w:del w:id="4689" w:author="Bedsole, Lisa K. [US-US]" w:date="2026-06-24T11:55:00Z" w16du:dateUtc="2026-06-24T15:55:00Z"/>
        </w:rPr>
      </w:pPr>
    </w:p>
    <w:p w14:paraId="6A4F41E4" w14:textId="77777777" w:rsidR="00FF1BC1" w:rsidRDefault="00FF1BC1" w:rsidP="00E8349C">
      <w:pPr>
        <w:pStyle w:val="FHWAReferenceList"/>
        <w:rPr>
          <w:del w:id="4690" w:author="Bedsole, Lisa K. [US-US]" w:date="2026-06-24T11:55:00Z" w16du:dateUtc="2026-06-24T15:55:00Z"/>
        </w:rPr>
      </w:pPr>
    </w:p>
    <w:p w14:paraId="7D9FB512" w14:textId="77777777" w:rsidR="00FF1BC1" w:rsidRDefault="00FF1BC1" w:rsidP="00E8349C">
      <w:pPr>
        <w:pStyle w:val="FHWAReferenceList"/>
        <w:rPr>
          <w:del w:id="4691" w:author="Bedsole, Lisa K. [US-US]" w:date="2026-06-24T11:55:00Z" w16du:dateUtc="2026-06-24T15:55:00Z"/>
        </w:rPr>
      </w:pPr>
    </w:p>
    <w:p w14:paraId="72F26D4B" w14:textId="77777777" w:rsidR="00FF1BC1" w:rsidRDefault="00FF1BC1" w:rsidP="00E8349C">
      <w:pPr>
        <w:pStyle w:val="FHWAReferenceList"/>
        <w:rPr>
          <w:del w:id="4692" w:author="Bedsole, Lisa K. [US-US]" w:date="2026-06-24T11:55:00Z" w16du:dateUtc="2026-06-24T15:55:00Z"/>
        </w:rPr>
      </w:pPr>
    </w:p>
    <w:p w14:paraId="5957DCE4" w14:textId="77777777" w:rsidR="00FF1BC1" w:rsidRDefault="00FF1BC1" w:rsidP="00E8349C">
      <w:pPr>
        <w:pStyle w:val="FHWAReferenceList"/>
        <w:rPr>
          <w:del w:id="4693" w:author="Bedsole, Lisa K. [US-US]" w:date="2026-06-24T11:55:00Z" w16du:dateUtc="2026-06-24T15:55:00Z"/>
        </w:rPr>
      </w:pPr>
    </w:p>
    <w:p w14:paraId="1AC20068" w14:textId="77777777" w:rsidR="00FF1BC1" w:rsidRDefault="00FF1BC1" w:rsidP="00E8349C">
      <w:pPr>
        <w:pStyle w:val="FHWAReferenceList"/>
        <w:rPr>
          <w:del w:id="4694" w:author="Bedsole, Lisa K. [US-US]" w:date="2026-06-24T11:55:00Z" w16du:dateUtc="2026-06-24T15:55:00Z"/>
        </w:rPr>
        <w:sectPr w:rsidR="00FF1BC1" w:rsidSect="00E8349C">
          <w:endnotePr>
            <w:numFmt w:val="decimal"/>
          </w:endnotePr>
          <w:type w:val="oddPage"/>
          <w:pgSz w:w="12240" w:h="15840"/>
          <w:pgMar w:top="1440" w:right="1440" w:bottom="1440" w:left="1440" w:header="720" w:footer="720" w:gutter="0"/>
          <w:cols w:space="720"/>
          <w:docGrid w:linePitch="360"/>
        </w:sectPr>
      </w:pPr>
    </w:p>
    <w:p w14:paraId="63209F2C" w14:textId="77777777" w:rsidR="00FF1BC1" w:rsidRDefault="00FF1BC1" w:rsidP="00E8349C">
      <w:pPr>
        <w:pStyle w:val="FHWAReferenceList"/>
        <w:rPr>
          <w:del w:id="4695" w:author="Bedsole, Lisa K. [US-US]" w:date="2026-06-24T11:55:00Z" w16du:dateUtc="2026-06-24T15:55:00Z"/>
        </w:rPr>
      </w:pPr>
    </w:p>
    <w:p w14:paraId="75875185" w14:textId="77777777" w:rsidR="00FF1BC1" w:rsidRDefault="00FF1BC1" w:rsidP="00E8349C">
      <w:pPr>
        <w:pStyle w:val="FHWAReferenceList"/>
        <w:rPr>
          <w:del w:id="4696" w:author="Bedsole, Lisa K. [US-US]" w:date="2026-06-24T11:55:00Z" w16du:dateUtc="2026-06-24T15:55:00Z"/>
        </w:rPr>
      </w:pPr>
    </w:p>
    <w:p w14:paraId="634F42CA" w14:textId="77777777" w:rsidR="00FF1BC1" w:rsidRDefault="00FF1BC1" w:rsidP="00E8349C">
      <w:pPr>
        <w:pStyle w:val="FHWAReferenceList"/>
        <w:rPr>
          <w:del w:id="4697" w:author="Bedsole, Lisa K. [US-US]" w:date="2026-06-24T11:55:00Z" w16du:dateUtc="2026-06-24T15:55:00Z"/>
        </w:rPr>
      </w:pPr>
    </w:p>
    <w:p w14:paraId="72C239BD" w14:textId="77777777" w:rsidR="00FF1BC1" w:rsidRDefault="00FF1BC1" w:rsidP="00E8349C">
      <w:pPr>
        <w:pStyle w:val="FHWAReferenceList"/>
        <w:rPr>
          <w:del w:id="4698" w:author="Bedsole, Lisa K. [US-US]" w:date="2026-06-24T11:55:00Z" w16du:dateUtc="2026-06-24T15:55:00Z"/>
        </w:rPr>
      </w:pPr>
    </w:p>
    <w:p w14:paraId="202DF941" w14:textId="77777777" w:rsidR="00FF1BC1" w:rsidRPr="00FF1BC1" w:rsidRDefault="00FF1BC1">
      <w:pPr>
        <w:pStyle w:val="FHWAReferenceList"/>
        <w:rPr>
          <w:del w:id="4699" w:author="Bedsole, Lisa K. [US-US]" w:date="2026-06-24T11:55:00Z" w16du:dateUtc="2026-06-24T15:55:00Z"/>
        </w:rPr>
        <w:pPrChange w:id="4700" w:author="Bedsole, Lisa K. [US-US]" w:date="2026-06-24T12:01:00Z" w16du:dateUtc="2026-06-24T16:01:00Z">
          <w:pPr>
            <w:spacing w:after="160" w:line="259" w:lineRule="auto"/>
          </w:pPr>
        </w:pPrChange>
      </w:pPr>
      <w:del w:id="4701" w:author="Bedsole, Lisa K. [US-US]" w:date="2026-06-24T11:55:00Z" w16du:dateUtc="2026-06-24T15:55:00Z">
        <w:r>
          <w:br w:type="page"/>
        </w:r>
      </w:del>
    </w:p>
    <w:p w14:paraId="1EBFF42E" w14:textId="77777777" w:rsidR="00FF1BC1" w:rsidRDefault="00FF1BC1">
      <w:pPr>
        <w:pStyle w:val="FHWAReferenceList"/>
        <w:rPr>
          <w:del w:id="4702" w:author="Bedsole, Lisa K. [US-US]" w:date="2026-06-24T11:55:00Z" w16du:dateUtc="2026-06-24T15:55:00Z"/>
        </w:rPr>
        <w:pPrChange w:id="4703" w:author="Bedsole, Lisa K. [US-US]" w:date="2026-06-24T12:01:00Z" w16du:dateUtc="2026-06-24T16:01:00Z">
          <w:pPr>
            <w:pStyle w:val="FHWAReferenceList"/>
            <w:spacing w:after="0"/>
            <w:jc w:val="center"/>
          </w:pPr>
        </w:pPrChange>
      </w:pPr>
    </w:p>
    <w:p w14:paraId="450739B7" w14:textId="77777777" w:rsidR="00FF1BC1" w:rsidRDefault="00FF1BC1">
      <w:pPr>
        <w:pStyle w:val="FHWAReferenceList"/>
        <w:rPr>
          <w:del w:id="4704" w:author="Bedsole, Lisa K. [US-US]" w:date="2026-06-24T11:55:00Z" w16du:dateUtc="2026-06-24T15:55:00Z"/>
        </w:rPr>
        <w:pPrChange w:id="4705" w:author="Bedsole, Lisa K. [US-US]" w:date="2026-06-24T12:01:00Z" w16du:dateUtc="2026-06-24T16:01:00Z">
          <w:pPr>
            <w:pStyle w:val="FHWAReferenceList"/>
            <w:spacing w:after="0"/>
            <w:jc w:val="center"/>
          </w:pPr>
        </w:pPrChange>
      </w:pPr>
    </w:p>
    <w:p w14:paraId="413DF361" w14:textId="77777777" w:rsidR="00FF1BC1" w:rsidRDefault="00FF1BC1">
      <w:pPr>
        <w:pStyle w:val="FHWAReferenceList"/>
        <w:rPr>
          <w:del w:id="4706" w:author="Bedsole, Lisa K. [US-US]" w:date="2026-06-24T11:55:00Z" w16du:dateUtc="2026-06-24T15:55:00Z"/>
        </w:rPr>
        <w:pPrChange w:id="4707" w:author="Bedsole, Lisa K. [US-US]" w:date="2026-06-24T12:01:00Z" w16du:dateUtc="2026-06-24T16:01:00Z">
          <w:pPr>
            <w:pStyle w:val="FHWAReferenceList"/>
            <w:spacing w:after="0"/>
            <w:jc w:val="center"/>
          </w:pPr>
        </w:pPrChange>
      </w:pPr>
    </w:p>
    <w:p w14:paraId="00AE982C" w14:textId="77777777" w:rsidR="00FF1BC1" w:rsidRDefault="00FF1BC1">
      <w:pPr>
        <w:pStyle w:val="FHWAReferenceList"/>
        <w:rPr>
          <w:del w:id="4708" w:author="Bedsole, Lisa K. [US-US]" w:date="2026-06-24T11:55:00Z" w16du:dateUtc="2026-06-24T15:55:00Z"/>
        </w:rPr>
        <w:pPrChange w:id="4709" w:author="Bedsole, Lisa K. [US-US]" w:date="2026-06-24T12:01:00Z" w16du:dateUtc="2026-06-24T16:01:00Z">
          <w:pPr>
            <w:pStyle w:val="FHWAReferenceList"/>
            <w:spacing w:after="0"/>
            <w:jc w:val="center"/>
          </w:pPr>
        </w:pPrChange>
      </w:pPr>
    </w:p>
    <w:p w14:paraId="451091D9" w14:textId="77777777" w:rsidR="00FF1BC1" w:rsidRDefault="00FF1BC1">
      <w:pPr>
        <w:pStyle w:val="FHWAReferenceList"/>
        <w:rPr>
          <w:del w:id="4710" w:author="Bedsole, Lisa K. [US-US]" w:date="2026-06-24T11:55:00Z" w16du:dateUtc="2026-06-24T15:55:00Z"/>
        </w:rPr>
        <w:pPrChange w:id="4711" w:author="Bedsole, Lisa K. [US-US]" w:date="2026-06-24T12:01:00Z" w16du:dateUtc="2026-06-24T16:01:00Z">
          <w:pPr>
            <w:pStyle w:val="FHWAReferenceList"/>
            <w:spacing w:after="0"/>
            <w:jc w:val="center"/>
          </w:pPr>
        </w:pPrChange>
      </w:pPr>
    </w:p>
    <w:p w14:paraId="27B7FEB6" w14:textId="77777777" w:rsidR="00FF1BC1" w:rsidRDefault="00FF1BC1">
      <w:pPr>
        <w:pStyle w:val="FHWAReferenceList"/>
        <w:rPr>
          <w:del w:id="4712" w:author="Bedsole, Lisa K. [US-US]" w:date="2026-06-24T11:55:00Z" w16du:dateUtc="2026-06-24T15:55:00Z"/>
        </w:rPr>
        <w:pPrChange w:id="4713" w:author="Bedsole, Lisa K. [US-US]" w:date="2026-06-24T12:01:00Z" w16du:dateUtc="2026-06-24T16:01:00Z">
          <w:pPr>
            <w:pStyle w:val="FHWAReferenceList"/>
            <w:spacing w:after="0"/>
            <w:jc w:val="center"/>
          </w:pPr>
        </w:pPrChange>
      </w:pPr>
    </w:p>
    <w:p w14:paraId="58B358FE" w14:textId="77777777" w:rsidR="00FF1BC1" w:rsidRDefault="00FF1BC1">
      <w:pPr>
        <w:pStyle w:val="FHWAReferenceList"/>
        <w:rPr>
          <w:del w:id="4714" w:author="Bedsole, Lisa K. [US-US]" w:date="2026-06-24T11:55:00Z" w16du:dateUtc="2026-06-24T15:55:00Z"/>
        </w:rPr>
        <w:pPrChange w:id="4715" w:author="Bedsole, Lisa K. [US-US]" w:date="2026-06-24T12:01:00Z" w16du:dateUtc="2026-06-24T16:01:00Z">
          <w:pPr>
            <w:pStyle w:val="FHWAReferenceList"/>
            <w:spacing w:after="0"/>
            <w:jc w:val="center"/>
          </w:pPr>
        </w:pPrChange>
      </w:pPr>
    </w:p>
    <w:p w14:paraId="7369F00C" w14:textId="77777777" w:rsidR="00FF1BC1" w:rsidRDefault="00FF1BC1">
      <w:pPr>
        <w:pStyle w:val="FHWAReferenceList"/>
        <w:rPr>
          <w:del w:id="4716" w:author="Bedsole, Lisa K. [US-US]" w:date="2026-06-24T11:55:00Z" w16du:dateUtc="2026-06-24T15:55:00Z"/>
        </w:rPr>
        <w:pPrChange w:id="4717" w:author="Bedsole, Lisa K. [US-US]" w:date="2026-06-24T12:01:00Z" w16du:dateUtc="2026-06-24T16:01:00Z">
          <w:pPr>
            <w:pStyle w:val="FHWAReferenceList"/>
            <w:spacing w:after="0"/>
            <w:jc w:val="center"/>
          </w:pPr>
        </w:pPrChange>
      </w:pPr>
    </w:p>
    <w:p w14:paraId="422AEC27" w14:textId="77777777" w:rsidR="00FF1BC1" w:rsidRDefault="00FF1BC1">
      <w:pPr>
        <w:pStyle w:val="FHWAReferenceList"/>
        <w:rPr>
          <w:del w:id="4718" w:author="Bedsole, Lisa K. [US-US]" w:date="2026-06-24T11:55:00Z" w16du:dateUtc="2026-06-24T15:55:00Z"/>
        </w:rPr>
        <w:pPrChange w:id="4719" w:author="Bedsole, Lisa K. [US-US]" w:date="2026-06-24T12:01:00Z" w16du:dateUtc="2026-06-24T16:01:00Z">
          <w:pPr>
            <w:pStyle w:val="FHWAReferenceList"/>
            <w:spacing w:after="0"/>
            <w:jc w:val="center"/>
          </w:pPr>
        </w:pPrChange>
      </w:pPr>
    </w:p>
    <w:p w14:paraId="03B26E50" w14:textId="77777777" w:rsidR="00FF1BC1" w:rsidRDefault="00FF1BC1">
      <w:pPr>
        <w:pStyle w:val="FHWAReferenceList"/>
        <w:rPr>
          <w:del w:id="4720" w:author="Bedsole, Lisa K. [US-US]" w:date="2026-06-24T11:55:00Z" w16du:dateUtc="2026-06-24T15:55:00Z"/>
        </w:rPr>
        <w:pPrChange w:id="4721" w:author="Bedsole, Lisa K. [US-US]" w:date="2026-06-24T12:01:00Z" w16du:dateUtc="2026-06-24T16:01:00Z">
          <w:pPr>
            <w:pStyle w:val="FHWAReferenceList"/>
            <w:spacing w:after="0"/>
            <w:jc w:val="center"/>
          </w:pPr>
        </w:pPrChange>
      </w:pPr>
    </w:p>
    <w:p w14:paraId="6F3E93E1" w14:textId="77777777" w:rsidR="00FF1BC1" w:rsidRDefault="00FF1BC1">
      <w:pPr>
        <w:pStyle w:val="FHWAReferenceList"/>
        <w:rPr>
          <w:del w:id="4722" w:author="Bedsole, Lisa K. [US-US]" w:date="2026-06-24T11:55:00Z" w16du:dateUtc="2026-06-24T15:55:00Z"/>
        </w:rPr>
        <w:pPrChange w:id="4723" w:author="Bedsole, Lisa K. [US-US]" w:date="2026-06-24T12:01:00Z" w16du:dateUtc="2026-06-24T16:01:00Z">
          <w:pPr>
            <w:pStyle w:val="FHWAReferenceList"/>
            <w:spacing w:after="0"/>
            <w:jc w:val="center"/>
          </w:pPr>
        </w:pPrChange>
      </w:pPr>
    </w:p>
    <w:p w14:paraId="4EBC0E02" w14:textId="77777777" w:rsidR="00FF1BC1" w:rsidRDefault="00FF1BC1">
      <w:pPr>
        <w:pStyle w:val="FHWAReferenceList"/>
        <w:rPr>
          <w:del w:id="4724" w:author="Bedsole, Lisa K. [US-US]" w:date="2026-06-24T11:55:00Z" w16du:dateUtc="2026-06-24T15:55:00Z"/>
        </w:rPr>
        <w:pPrChange w:id="4725" w:author="Bedsole, Lisa K. [US-US]" w:date="2026-06-24T12:01:00Z" w16du:dateUtc="2026-06-24T16:01:00Z">
          <w:pPr>
            <w:pStyle w:val="FHWAReferenceList"/>
            <w:spacing w:after="0"/>
            <w:jc w:val="center"/>
          </w:pPr>
        </w:pPrChange>
      </w:pPr>
    </w:p>
    <w:p w14:paraId="1F723287" w14:textId="77777777" w:rsidR="00FF1BC1" w:rsidRDefault="00FF1BC1">
      <w:pPr>
        <w:pStyle w:val="FHWAReferenceList"/>
        <w:rPr>
          <w:del w:id="4726" w:author="Bedsole, Lisa K. [US-US]" w:date="2026-06-24T11:55:00Z" w16du:dateUtc="2026-06-24T15:55:00Z"/>
        </w:rPr>
        <w:pPrChange w:id="4727" w:author="Bedsole, Lisa K. [US-US]" w:date="2026-06-24T12:01:00Z" w16du:dateUtc="2026-06-24T16:01:00Z">
          <w:pPr>
            <w:pStyle w:val="FHWAReferenceList"/>
            <w:spacing w:after="0"/>
            <w:jc w:val="center"/>
          </w:pPr>
        </w:pPrChange>
      </w:pPr>
    </w:p>
    <w:p w14:paraId="7B0929AD" w14:textId="77777777" w:rsidR="00ED5C1C" w:rsidRDefault="00ED5C1C">
      <w:pPr>
        <w:pStyle w:val="FHWAReferenceList"/>
        <w:rPr>
          <w:del w:id="4728" w:author="Bedsole, Lisa K. [US-US]" w:date="2026-06-24T11:55:00Z" w16du:dateUtc="2026-06-24T15:55:00Z"/>
        </w:rPr>
        <w:pPrChange w:id="4729" w:author="Bedsole, Lisa K. [US-US]" w:date="2026-06-24T12:01:00Z" w16du:dateUtc="2026-06-24T16:01:00Z">
          <w:pPr>
            <w:pStyle w:val="FHWAReferenceList"/>
            <w:spacing w:after="0"/>
            <w:jc w:val="center"/>
          </w:pPr>
        </w:pPrChange>
      </w:pPr>
    </w:p>
    <w:p w14:paraId="2990BA60" w14:textId="77777777" w:rsidR="00ED5C1C" w:rsidRDefault="00ED5C1C">
      <w:pPr>
        <w:pStyle w:val="FHWAReferenceList"/>
        <w:rPr>
          <w:del w:id="4730" w:author="Bedsole, Lisa K. [US-US]" w:date="2026-06-24T11:55:00Z" w16du:dateUtc="2026-06-24T15:55:00Z"/>
        </w:rPr>
        <w:pPrChange w:id="4731" w:author="Bedsole, Lisa K. [US-US]" w:date="2026-06-24T12:01:00Z" w16du:dateUtc="2026-06-24T16:01:00Z">
          <w:pPr>
            <w:pStyle w:val="FHWAReferenceList"/>
            <w:spacing w:after="0"/>
            <w:jc w:val="center"/>
          </w:pPr>
        </w:pPrChange>
      </w:pPr>
    </w:p>
    <w:p w14:paraId="304AB756" w14:textId="77777777" w:rsidR="00FF1BC1" w:rsidRDefault="00FF1BC1">
      <w:pPr>
        <w:pStyle w:val="FHWAReferenceList"/>
        <w:rPr>
          <w:del w:id="4732" w:author="Bedsole, Lisa K. [US-US]" w:date="2026-06-24T11:55:00Z" w16du:dateUtc="2026-06-24T15:55:00Z"/>
        </w:rPr>
        <w:pPrChange w:id="4733" w:author="Bedsole, Lisa K. [US-US]" w:date="2026-06-24T12:01:00Z" w16du:dateUtc="2026-06-24T16:01:00Z">
          <w:pPr>
            <w:pStyle w:val="FHWAReferenceList"/>
            <w:spacing w:after="0"/>
            <w:jc w:val="center"/>
          </w:pPr>
        </w:pPrChange>
      </w:pPr>
    </w:p>
    <w:p w14:paraId="3D683C81" w14:textId="77777777" w:rsidR="00FF1BC1" w:rsidRDefault="00FF1BC1">
      <w:pPr>
        <w:pStyle w:val="FHWAReferenceList"/>
        <w:rPr>
          <w:del w:id="4734" w:author="Bedsole, Lisa K. [US-US]" w:date="2026-06-24T11:55:00Z" w16du:dateUtc="2026-06-24T15:55:00Z"/>
        </w:rPr>
        <w:pPrChange w:id="4735" w:author="Bedsole, Lisa K. [US-US]" w:date="2026-06-24T12:01:00Z" w16du:dateUtc="2026-06-24T16:01:00Z">
          <w:pPr>
            <w:pStyle w:val="FHWAReferenceList"/>
            <w:spacing w:after="0"/>
            <w:jc w:val="center"/>
          </w:pPr>
        </w:pPrChange>
      </w:pPr>
    </w:p>
    <w:p w14:paraId="62E5E7AB" w14:textId="77777777" w:rsidR="00FF1BC1" w:rsidRDefault="00FF1BC1">
      <w:pPr>
        <w:pStyle w:val="FHWAReferenceList"/>
        <w:rPr>
          <w:del w:id="4736" w:author="Bedsole, Lisa K. [US-US]" w:date="2026-06-24T11:55:00Z" w16du:dateUtc="2026-06-24T15:55:00Z"/>
        </w:rPr>
        <w:pPrChange w:id="4737" w:author="Bedsole, Lisa K. [US-US]" w:date="2026-06-24T12:01:00Z" w16du:dateUtc="2026-06-24T16:01:00Z">
          <w:pPr>
            <w:pStyle w:val="FHWAReferenceList"/>
            <w:spacing w:after="0"/>
            <w:jc w:val="center"/>
          </w:pPr>
        </w:pPrChange>
      </w:pPr>
    </w:p>
    <w:p w14:paraId="28F57DEA" w14:textId="77777777" w:rsidR="00FF1BC1" w:rsidRDefault="00FF1BC1">
      <w:pPr>
        <w:pStyle w:val="FHWAReferenceList"/>
        <w:rPr>
          <w:del w:id="4738" w:author="Bedsole, Lisa K. [US-US]" w:date="2026-06-24T11:55:00Z" w16du:dateUtc="2026-06-24T15:55:00Z"/>
        </w:rPr>
        <w:pPrChange w:id="4739" w:author="Bedsole, Lisa K. [US-US]" w:date="2026-06-24T12:01:00Z" w16du:dateUtc="2026-06-24T16:01:00Z">
          <w:pPr>
            <w:pStyle w:val="FHWAReferenceList"/>
            <w:spacing w:after="0"/>
            <w:jc w:val="center"/>
          </w:pPr>
        </w:pPrChange>
      </w:pPr>
      <w:del w:id="4740" w:author="Bedsole, Lisa K. [US-US]" w:date="2026-06-24T11:55:00Z" w16du:dateUtc="2026-06-24T15:55:00Z">
        <w:r>
          <w:delText>U.S. Department of Transportation</w:delText>
        </w:r>
      </w:del>
    </w:p>
    <w:p w14:paraId="6CEC37F9" w14:textId="77777777" w:rsidR="00FF1BC1" w:rsidRDefault="00FF1BC1">
      <w:pPr>
        <w:pStyle w:val="FHWAReferenceList"/>
        <w:rPr>
          <w:del w:id="4741" w:author="Bedsole, Lisa K. [US-US]" w:date="2026-06-24T11:55:00Z" w16du:dateUtc="2026-06-24T15:55:00Z"/>
        </w:rPr>
        <w:pPrChange w:id="4742" w:author="Bedsole, Lisa K. [US-US]" w:date="2026-06-24T12:01:00Z" w16du:dateUtc="2026-06-24T16:01:00Z">
          <w:pPr>
            <w:pStyle w:val="FHWAReferenceList"/>
            <w:spacing w:after="0"/>
            <w:jc w:val="center"/>
          </w:pPr>
        </w:pPrChange>
      </w:pPr>
      <w:del w:id="4743" w:author="Bedsole, Lisa K. [US-US]" w:date="2026-06-24T11:55:00Z" w16du:dateUtc="2026-06-24T15:55:00Z">
        <w:r>
          <w:delText>Federal Highway Administration</w:delText>
        </w:r>
      </w:del>
    </w:p>
    <w:p w14:paraId="3D2C2D9D" w14:textId="77777777" w:rsidR="00FF1BC1" w:rsidRDefault="00FF1BC1">
      <w:pPr>
        <w:pStyle w:val="FHWAReferenceList"/>
        <w:rPr>
          <w:del w:id="4744" w:author="Bedsole, Lisa K. [US-US]" w:date="2026-06-24T11:55:00Z" w16du:dateUtc="2026-06-24T15:55:00Z"/>
        </w:rPr>
        <w:pPrChange w:id="4745" w:author="Bedsole, Lisa K. [US-US]" w:date="2026-06-24T12:01:00Z" w16du:dateUtc="2026-06-24T16:01:00Z">
          <w:pPr>
            <w:pStyle w:val="FHWAReferenceList"/>
            <w:spacing w:after="0"/>
            <w:jc w:val="center"/>
          </w:pPr>
        </w:pPrChange>
      </w:pPr>
      <w:del w:id="4746" w:author="Bedsole, Lisa K. [US-US]" w:date="2026-06-24T11:55:00Z" w16du:dateUtc="2026-06-24T15:55:00Z">
        <w:r>
          <w:delText>Office of Operations</w:delText>
        </w:r>
      </w:del>
    </w:p>
    <w:p w14:paraId="62DEB813" w14:textId="77777777" w:rsidR="00FF1BC1" w:rsidRDefault="00FF1BC1">
      <w:pPr>
        <w:pStyle w:val="FHWAReferenceList"/>
        <w:rPr>
          <w:del w:id="4747" w:author="Bedsole, Lisa K. [US-US]" w:date="2026-06-24T11:55:00Z" w16du:dateUtc="2026-06-24T15:55:00Z"/>
        </w:rPr>
        <w:pPrChange w:id="4748" w:author="Bedsole, Lisa K. [US-US]" w:date="2026-06-24T12:01:00Z" w16du:dateUtc="2026-06-24T16:01:00Z">
          <w:pPr>
            <w:pStyle w:val="FHWAReferenceList"/>
            <w:spacing w:after="0"/>
            <w:jc w:val="center"/>
          </w:pPr>
        </w:pPrChange>
      </w:pPr>
      <w:del w:id="4749" w:author="Bedsole, Lisa K. [US-US]" w:date="2026-06-24T11:55:00Z" w16du:dateUtc="2026-06-24T15:55:00Z">
        <w:r>
          <w:delText>1200 New Jersey Avenue, SE</w:delText>
        </w:r>
      </w:del>
    </w:p>
    <w:p w14:paraId="15489B27" w14:textId="77777777" w:rsidR="00FF1BC1" w:rsidRDefault="00FF1BC1">
      <w:pPr>
        <w:pStyle w:val="FHWAReferenceList"/>
        <w:rPr>
          <w:del w:id="4750" w:author="Bedsole, Lisa K. [US-US]" w:date="2026-06-24T11:55:00Z" w16du:dateUtc="2026-06-24T15:55:00Z"/>
        </w:rPr>
        <w:pPrChange w:id="4751" w:author="Bedsole, Lisa K. [US-US]" w:date="2026-06-24T12:01:00Z" w16du:dateUtc="2026-06-24T16:01:00Z">
          <w:pPr>
            <w:pStyle w:val="FHWAReferenceList"/>
            <w:spacing w:after="0"/>
            <w:jc w:val="center"/>
          </w:pPr>
        </w:pPrChange>
      </w:pPr>
      <w:del w:id="4752" w:author="Bedsole, Lisa K. [US-US]" w:date="2026-06-24T11:55:00Z" w16du:dateUtc="2026-06-24T15:55:00Z">
        <w:r>
          <w:delText>Washington, DC 20590</w:delText>
        </w:r>
      </w:del>
    </w:p>
    <w:p w14:paraId="1D74F060" w14:textId="77777777" w:rsidR="00FF1BC1" w:rsidRDefault="00FF1BC1">
      <w:pPr>
        <w:pStyle w:val="FHWAReferenceList"/>
        <w:rPr>
          <w:del w:id="4753" w:author="Bedsole, Lisa K. [US-US]" w:date="2026-06-24T11:55:00Z" w16du:dateUtc="2026-06-24T15:55:00Z"/>
        </w:rPr>
        <w:pPrChange w:id="4754" w:author="Bedsole, Lisa K. [US-US]" w:date="2026-06-24T12:01:00Z" w16du:dateUtc="2026-06-24T16:01:00Z">
          <w:pPr>
            <w:pStyle w:val="FHWAReferenceList"/>
            <w:spacing w:after="0"/>
            <w:jc w:val="center"/>
          </w:pPr>
        </w:pPrChange>
      </w:pPr>
    </w:p>
    <w:p w14:paraId="2A36581C" w14:textId="77777777" w:rsidR="00FF1BC1" w:rsidRDefault="00FF1BC1">
      <w:pPr>
        <w:pStyle w:val="FHWAReferenceList"/>
        <w:rPr>
          <w:del w:id="4755" w:author="Bedsole, Lisa K. [US-US]" w:date="2026-06-24T11:55:00Z" w16du:dateUtc="2026-06-24T15:55:00Z"/>
        </w:rPr>
        <w:pPrChange w:id="4756" w:author="Bedsole, Lisa K. [US-US]" w:date="2026-06-24T12:01:00Z" w16du:dateUtc="2026-06-24T16:01:00Z">
          <w:pPr>
            <w:pStyle w:val="FHWAReferenceList"/>
            <w:spacing w:after="0"/>
            <w:jc w:val="center"/>
          </w:pPr>
        </w:pPrChange>
      </w:pPr>
      <w:del w:id="4757" w:author="Bedsole, Lisa K. [US-US]" w:date="2026-06-24T11:55:00Z" w16du:dateUtc="2026-06-24T15:55:00Z">
        <w:r>
          <w:delText>Office of Operations website</w:delText>
        </w:r>
      </w:del>
    </w:p>
    <w:p w14:paraId="01DEFDB9" w14:textId="77777777" w:rsidR="00FF1BC1" w:rsidRDefault="00FF1BC1">
      <w:pPr>
        <w:pStyle w:val="FHWAReferenceList"/>
        <w:rPr>
          <w:del w:id="4758" w:author="Bedsole, Lisa K. [US-US]" w:date="2026-06-24T11:55:00Z" w16du:dateUtc="2026-06-24T15:55:00Z"/>
        </w:rPr>
        <w:pPrChange w:id="4759" w:author="Bedsole, Lisa K. [US-US]" w:date="2026-06-24T12:01:00Z" w16du:dateUtc="2026-06-24T16:01:00Z">
          <w:pPr>
            <w:pStyle w:val="FHWAReferenceList"/>
            <w:spacing w:after="0"/>
            <w:jc w:val="center"/>
          </w:pPr>
        </w:pPrChange>
      </w:pPr>
      <w:del w:id="4760" w:author="Bedsole, Lisa K. [US-US]" w:date="2026-06-24T11:55:00Z" w16du:dateUtc="2026-06-24T15:55:00Z">
        <w:r>
          <w:fldChar w:fldCharType="begin"/>
        </w:r>
        <w:r>
          <w:delInstrText>HYPERLINK "https://ops.fhwa.dot.gov"</w:delInstrText>
        </w:r>
        <w:r>
          <w:fldChar w:fldCharType="separate"/>
        </w:r>
        <w:r w:rsidRPr="00164B91">
          <w:rPr>
            <w:rStyle w:val="Hyperlink"/>
          </w:rPr>
          <w:delText>https://ops.fhwa.dot.gov</w:delText>
        </w:r>
        <w:r>
          <w:fldChar w:fldCharType="end"/>
        </w:r>
      </w:del>
    </w:p>
    <w:p w14:paraId="62B843A0" w14:textId="77777777" w:rsidR="00FF1BC1" w:rsidRDefault="00FF1BC1">
      <w:pPr>
        <w:pStyle w:val="FHWAReferenceList"/>
        <w:rPr>
          <w:del w:id="4761" w:author="Bedsole, Lisa K. [US-US]" w:date="2026-06-24T11:55:00Z" w16du:dateUtc="2026-06-24T15:55:00Z"/>
        </w:rPr>
        <w:pPrChange w:id="4762" w:author="Bedsole, Lisa K. [US-US]" w:date="2026-06-24T12:01:00Z" w16du:dateUtc="2026-06-24T16:01:00Z">
          <w:pPr>
            <w:pStyle w:val="FHWAReferenceList"/>
            <w:spacing w:after="0"/>
            <w:jc w:val="center"/>
          </w:pPr>
        </w:pPrChange>
      </w:pPr>
    </w:p>
    <w:p w14:paraId="52072B6A" w14:textId="77777777" w:rsidR="00FF1BC1" w:rsidRPr="00401C2C" w:rsidRDefault="00FF1BC1">
      <w:pPr>
        <w:pStyle w:val="FHWAReferenceList"/>
        <w:rPr>
          <w:del w:id="4763" w:author="Bedsole, Lisa K. [US-US]" w:date="2026-06-24T11:55:00Z" w16du:dateUtc="2026-06-24T15:55:00Z"/>
          <w:highlight w:val="yellow"/>
        </w:rPr>
        <w:pPrChange w:id="4764" w:author="Bedsole, Lisa K. [US-US]" w:date="2026-06-24T12:01:00Z" w16du:dateUtc="2026-06-24T16:01:00Z">
          <w:pPr>
            <w:pStyle w:val="FHWAReferenceList"/>
            <w:spacing w:after="0"/>
            <w:jc w:val="center"/>
          </w:pPr>
        </w:pPrChange>
      </w:pPr>
      <w:del w:id="4765" w:author="Bedsole, Lisa K. [US-US]" w:date="2026-06-24T11:55:00Z" w16du:dateUtc="2026-06-24T15:55:00Z">
        <w:r w:rsidRPr="00401C2C">
          <w:rPr>
            <w:highlight w:val="yellow"/>
          </w:rPr>
          <w:delText>Month Year</w:delText>
        </w:r>
      </w:del>
    </w:p>
    <w:p w14:paraId="78196DA0" w14:textId="77777777" w:rsidR="007A6919" w:rsidRPr="007A6919" w:rsidRDefault="00FF1BC1">
      <w:pPr>
        <w:pStyle w:val="FHWAReferenceList"/>
        <w:rPr>
          <w:del w:id="4766" w:author="Bedsole, Lisa K. [US-US]" w:date="2026-06-24T11:55:00Z" w16du:dateUtc="2026-06-24T15:55:00Z"/>
        </w:rPr>
        <w:pPrChange w:id="4767" w:author="Bedsole, Lisa K. [US-US]" w:date="2026-06-24T12:01:00Z" w16du:dateUtc="2026-06-24T16:01:00Z">
          <w:pPr>
            <w:pStyle w:val="FHWAReferenceList"/>
            <w:spacing w:after="0"/>
            <w:jc w:val="center"/>
          </w:pPr>
        </w:pPrChange>
      </w:pPr>
      <w:del w:id="4768" w:author="Bedsole, Lisa K. [US-US]" w:date="2026-06-24T11:55:00Z" w16du:dateUtc="2026-06-24T15:55:00Z">
        <w:r w:rsidRPr="00401C2C">
          <w:rPr>
            <w:highlight w:val="yellow"/>
          </w:rPr>
          <w:delText>FHWA-XXX-XX-XXX</w:delText>
        </w:r>
      </w:del>
    </w:p>
    <w:p w14:paraId="028F9774" w14:textId="77777777" w:rsidR="009E2D99" w:rsidRPr="003A6ADE" w:rsidRDefault="009E2D99">
      <w:pPr>
        <w:pStyle w:val="FHWAReferenceList"/>
        <w:rPr>
          <w:lang w:bidi="en-US"/>
        </w:rPr>
        <w:pPrChange w:id="4769" w:author="Bedsole, Lisa K. [US-US]" w:date="2026-06-24T12:01:00Z" w16du:dateUtc="2026-06-24T16:01:00Z">
          <w:pPr>
            <w:pStyle w:val="FHWABody"/>
          </w:pPr>
        </w:pPrChange>
      </w:pPr>
    </w:p>
    <w:sectPr w:rsidR="009E2D99" w:rsidRPr="003A6ADE" w:rsidSect="004D22A9">
      <w:footerReference w:type="default" r:id="rId37"/>
      <w:endnotePr>
        <w:numFmt w:val="decimal"/>
      </w:endnotePr>
      <w:type w:val="oddPage"/>
      <w:pgSz w:w="12240" w:h="15840"/>
      <w:pgMar w:top="1440" w:right="1440" w:bottom="1440" w:left="1440" w:header="720" w:footer="720" w:gutter="0"/>
      <w:pgNumType w:start="0"/>
      <w:cols w:space="720"/>
      <w:docGrid w:linePitch="360"/>
      <w:sectPrChange w:id="4770" w:author="Bedsole, Lisa K. [US-US]" w:date="2026-06-24T12:01:00Z" w16du:dateUtc="2026-06-24T16:01:00Z">
        <w:sectPr w:rsidR="009E2D99" w:rsidRPr="003A6ADE" w:rsidSect="004D22A9">
          <w:type w:val="nextPag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Bedsole, Lisa K. [US-US]" w:date="2026-06-24T10:16:00Z" w:initials="LKB">
    <w:p w14:paraId="27E66D0C" w14:textId="77777777" w:rsidR="003249B8" w:rsidRDefault="003249B8" w:rsidP="003249B8">
      <w:pPr>
        <w:pStyle w:val="CommentText"/>
      </w:pPr>
      <w:r>
        <w:rPr>
          <w:rStyle w:val="CommentReference"/>
        </w:rPr>
        <w:annotationRef/>
      </w:r>
      <w:r>
        <w:t>I used the author list from the Task 2 report; please adjust as appropriate.</w:t>
      </w:r>
    </w:p>
  </w:comment>
  <w:comment w:id="81" w:author="Soleimaniamiri, Saeid [US-IR]" w:date="2026-06-25T10:51:00Z" w:initials="SS">
    <w:p w14:paraId="42BFC6ED" w14:textId="77777777" w:rsidR="00265C82" w:rsidRDefault="00265C82" w:rsidP="00265C82">
      <w:pPr>
        <w:pStyle w:val="CommentText"/>
      </w:pPr>
      <w:r>
        <w:rPr>
          <w:rStyle w:val="CommentReference"/>
        </w:rPr>
        <w:annotationRef/>
      </w:r>
      <w:r>
        <w:t>Updated.</w:t>
      </w:r>
    </w:p>
  </w:comment>
  <w:comment w:id="432" w:author="Bedsole, Lisa K. [US-US]" w:date="2026-06-24T14:27:00Z" w:initials="LKB">
    <w:p w14:paraId="65941ED4" w14:textId="77777777" w:rsidR="00ED44CB" w:rsidRDefault="00ED44CB" w:rsidP="00ED44CB">
      <w:pPr>
        <w:pStyle w:val="CommentText"/>
      </w:pPr>
      <w:r>
        <w:rPr>
          <w:rStyle w:val="CommentReference"/>
        </w:rPr>
        <w:annotationRef/>
      </w:r>
      <w:r>
        <w:t>We’re going to need to remove all the numbering from the section headings; numbered headings are not CRG compliant. I’ll go through and revise all the inline references so we don’t get dinged on references to nowhere.</w:t>
      </w:r>
    </w:p>
  </w:comment>
  <w:comment w:id="448" w:author="Bedsole, Lisa K. [US-US]" w:date="2026-06-25T10:25:00Z" w:initials="LKB">
    <w:p w14:paraId="28DD8393" w14:textId="77777777" w:rsidR="00412222" w:rsidRDefault="00412222" w:rsidP="00412222">
      <w:pPr>
        <w:pStyle w:val="CommentText"/>
      </w:pPr>
      <w:r>
        <w:rPr>
          <w:rStyle w:val="CommentReference"/>
        </w:rPr>
        <w:annotationRef/>
      </w:r>
      <w:r>
        <w:t>This image will need to be made editable so text can be presented as text, per 508.</w:t>
      </w:r>
    </w:p>
  </w:comment>
  <w:comment w:id="449" w:author="Soleimaniamiri, Saeid [US-IR]" w:date="2026-06-25T10:56:00Z" w:initials="SS">
    <w:p w14:paraId="65E37958" w14:textId="77777777" w:rsidR="00CE0F7E" w:rsidRDefault="00CE0F7E" w:rsidP="00CE0F7E">
      <w:pPr>
        <w:pStyle w:val="CommentText"/>
      </w:pPr>
      <w:r>
        <w:rPr>
          <w:rStyle w:val="CommentReference"/>
        </w:rPr>
        <w:annotationRef/>
      </w:r>
      <w:r>
        <w:t xml:space="preserve">This report is not required to be published. We will address these comments if the TOCOR decides to publish it. </w:t>
      </w:r>
    </w:p>
  </w:comment>
  <w:comment w:id="456" w:author="Bedsole, Lisa K. [US-US]" w:date="2026-06-25T08:01:00Z" w:initials="LKB">
    <w:p w14:paraId="2E389BB4" w14:textId="77777777" w:rsidR="00F370F9" w:rsidRDefault="00F370F9" w:rsidP="00F370F9">
      <w:pPr>
        <w:pStyle w:val="CommentText"/>
      </w:pPr>
      <w:r>
        <w:rPr>
          <w:rStyle w:val="CommentReference"/>
        </w:rPr>
        <w:annotationRef/>
      </w:r>
      <w:r>
        <w:t>I cropped this image to remove the redundant title at the top.</w:t>
      </w:r>
    </w:p>
  </w:comment>
  <w:comment w:id="462" w:author="Bedsole, Lisa K. [US-US]" w:date="2026-06-25T10:23:00Z" w:initials="LKB">
    <w:p w14:paraId="62C5306F" w14:textId="77777777" w:rsidR="00C769F1" w:rsidRDefault="00C769F1" w:rsidP="00C769F1">
      <w:pPr>
        <w:pStyle w:val="CommentText"/>
      </w:pPr>
      <w:r>
        <w:rPr>
          <w:rStyle w:val="CommentReference"/>
        </w:rPr>
        <w:annotationRef/>
      </w:r>
      <w:r>
        <w:t>Consider making this a bullet list.</w:t>
      </w:r>
    </w:p>
  </w:comment>
  <w:comment w:id="507" w:author="Bedsole, Lisa K. [US-US]" w:date="2026-06-25T10:23:00Z" w:initials="LKB">
    <w:p w14:paraId="0C1D6BE2" w14:textId="77777777" w:rsidR="00F91BCA" w:rsidRDefault="00F91BCA" w:rsidP="00F91BCA">
      <w:pPr>
        <w:pStyle w:val="CommentText"/>
      </w:pPr>
      <w:r>
        <w:rPr>
          <w:rStyle w:val="CommentReference"/>
        </w:rPr>
        <w:annotationRef/>
      </w:r>
      <w:r>
        <w:t>Consider turning into a bullet list</w:t>
      </w:r>
    </w:p>
  </w:comment>
  <w:comment w:id="544" w:author="Bedsole, Lisa K. [US-US]" w:date="2026-06-25T09:23:00Z" w:initials="LKB">
    <w:p w14:paraId="19544CC4" w14:textId="77777777" w:rsidR="00726F8A" w:rsidRDefault="00726F8A" w:rsidP="00726F8A">
      <w:pPr>
        <w:pStyle w:val="CommentText"/>
      </w:pPr>
      <w:r>
        <w:rPr>
          <w:rStyle w:val="CommentReference"/>
        </w:rPr>
        <w:annotationRef/>
      </w:r>
      <w:r>
        <w:t xml:space="preserve">I’m not sure the degree to which you need to differentiate public data and publicly available data, but we should try to use consistent terminology, which we seem not to do. </w:t>
      </w:r>
      <w:r>
        <w:br/>
      </w:r>
      <w:r>
        <w:br/>
        <w:t>I would suggest that going forward we refer to these simply as “public data” to reduce redundancy. We can note the terminology here (parenthetically, like we do with acronyms) if you agree:</w:t>
      </w:r>
      <w:r>
        <w:br/>
        <w:t xml:space="preserve">“limitations of publicly available imagery (hereafter referred to as public imagery data)…” </w:t>
      </w:r>
      <w:r>
        <w:br/>
      </w:r>
      <w:r>
        <w:br/>
        <w:t xml:space="preserve">If you have a preferred approach to this term, let me know what it is, and I can conduct a global to unify the language. </w:t>
      </w:r>
    </w:p>
  </w:comment>
  <w:comment w:id="545" w:author="Soleimaniamiri, Saeid [US-IR]" w:date="2026-06-25T11:02:00Z" w:initials="SS">
    <w:p w14:paraId="231AC46F" w14:textId="77777777" w:rsidR="00FF6BB3" w:rsidRDefault="00FF6BB3" w:rsidP="00FF6BB3">
      <w:pPr>
        <w:pStyle w:val="CommentText"/>
      </w:pPr>
      <w:r>
        <w:rPr>
          <w:rStyle w:val="CommentReference"/>
        </w:rPr>
        <w:annotationRef/>
      </w:r>
      <w:r>
        <w:t xml:space="preserve">I like your suggestion. We can use the term “public data” instead of “publicly available data.” </w:t>
      </w:r>
    </w:p>
  </w:comment>
  <w:comment w:id="554" w:author="Bedsole, Lisa K. [US-US]" w:date="2026-06-25T08:44:00Z" w:initials="LKB">
    <w:p w14:paraId="714AE085" w14:textId="77777777" w:rsidR="00095638" w:rsidRDefault="00095638" w:rsidP="00095638">
      <w:pPr>
        <w:pStyle w:val="CommentText"/>
      </w:pPr>
      <w:r>
        <w:rPr>
          <w:rStyle w:val="CommentReference"/>
        </w:rPr>
        <w:annotationRef/>
      </w:r>
      <w:r>
        <w:t>This is a pretty lengthy and complex sentence. Consider revising to make more concise:</w:t>
      </w:r>
      <w:r>
        <w:br/>
      </w:r>
      <w:r>
        <w:br/>
        <w:t>“The results of this study will inform future FHWA research on the feasibility and value of using publicly available imagery to analyze pavement markings and assess their implications for ADS readiness.”</w:t>
      </w:r>
    </w:p>
  </w:comment>
  <w:comment w:id="1019" w:author="Bedsole, Lisa K. [US-US]" w:date="2026-06-25T10:16:00Z" w:initials="LKB">
    <w:p w14:paraId="672F9BAF" w14:textId="77777777" w:rsidR="009D3FAE" w:rsidRDefault="009D3FAE" w:rsidP="009D3FAE">
      <w:pPr>
        <w:pStyle w:val="CommentText"/>
      </w:pPr>
      <w:r>
        <w:rPr>
          <w:rStyle w:val="CommentReference"/>
        </w:rPr>
        <w:annotationRef/>
      </w:r>
      <w:r>
        <w:t>Consider adding a table note to indicate what roadways outside the U.S. that these datasets reflect; e.g., “Dataset developed from roadways located in X.”</w:t>
      </w:r>
    </w:p>
  </w:comment>
  <w:comment w:id="1030" w:author="Bedsole, Lisa K. [US-US]" w:date="2026-06-25T10:18:00Z" w:initials="LKB">
    <w:p w14:paraId="05E3503B" w14:textId="77777777" w:rsidR="00105BEE" w:rsidRDefault="00105BEE" w:rsidP="00105BEE">
      <w:pPr>
        <w:pStyle w:val="CommentText"/>
      </w:pPr>
      <w:r>
        <w:rPr>
          <w:rStyle w:val="CommentReference"/>
        </w:rPr>
        <w:annotationRef/>
      </w:r>
      <w:r>
        <w:t>Why call out U.S. specifically here?</w:t>
      </w:r>
    </w:p>
  </w:comment>
  <w:comment w:id="1031" w:author="Soleimaniamiri, Saeid [US-IR]" w:date="2026-06-25T11:06:00Z" w:initials="SS">
    <w:p w14:paraId="0CB7EC38" w14:textId="77777777" w:rsidR="00BE712F" w:rsidRDefault="00BE712F" w:rsidP="00BE712F">
      <w:pPr>
        <w:pStyle w:val="CommentText"/>
      </w:pPr>
      <w:r>
        <w:rPr>
          <w:rStyle w:val="CommentReference"/>
        </w:rPr>
        <w:annotationRef/>
      </w:r>
      <w:r>
        <w:t>Removed U.S., I agree that it was not necessary to mention.</w:t>
      </w:r>
    </w:p>
  </w:comment>
  <w:comment w:id="1037" w:author="Bedsole, Lisa K. [US-US]" w:date="2026-06-25T10:17:00Z" w:initials="LKB">
    <w:p w14:paraId="15E18428" w14:textId="77777777" w:rsidR="005B4494" w:rsidRDefault="005B4494" w:rsidP="005B4494">
      <w:pPr>
        <w:pStyle w:val="CommentText"/>
      </w:pPr>
      <w:r>
        <w:rPr>
          <w:rStyle w:val="CommentReference"/>
        </w:rPr>
        <w:annotationRef/>
      </w:r>
      <w:r>
        <w:t>Does it matter that it’s U.S. roadways? What other roadways would readers assume the data were from? Consider deleting “U.S.” if not required for understanding; consider adding a note if non-U.S. data are incorporated.</w:t>
      </w:r>
    </w:p>
  </w:comment>
  <w:comment w:id="1038" w:author="Soleimaniamiri, Saeid [US-IR]" w:date="2026-06-25T11:06:00Z" w:initials="SS">
    <w:p w14:paraId="62536DD2" w14:textId="77777777" w:rsidR="00BE712F" w:rsidRDefault="00BE712F" w:rsidP="00BE712F">
      <w:pPr>
        <w:pStyle w:val="CommentText"/>
      </w:pPr>
      <w:r>
        <w:rPr>
          <w:rStyle w:val="CommentReference"/>
        </w:rPr>
        <w:annotationRef/>
      </w:r>
      <w:r>
        <w:t>I agree. Removed the unnecessary mention of U.S.</w:t>
      </w:r>
    </w:p>
  </w:comment>
  <w:comment w:id="1045" w:author="Bedsole, Lisa K. [US-US]" w:date="2026-06-25T10:19:00Z" w:initials="LKB">
    <w:p w14:paraId="643002E6" w14:textId="77777777" w:rsidR="00137E59" w:rsidRDefault="00137E59" w:rsidP="00137E59">
      <w:pPr>
        <w:pStyle w:val="CommentText"/>
      </w:pPr>
      <w:r>
        <w:rPr>
          <w:rStyle w:val="CommentReference"/>
        </w:rPr>
        <w:annotationRef/>
      </w:r>
      <w:r>
        <w:t>Why call out U.S. specifically? Consider adding a table note that explains the where the roadways are that the different datasets were developed from.</w:t>
      </w:r>
    </w:p>
  </w:comment>
  <w:comment w:id="1103" w:author="Bedsole, Lisa K. [US-US]" w:date="2026-06-25T10:24:00Z" w:initials="LKB">
    <w:p w14:paraId="20D32BF1" w14:textId="77777777" w:rsidR="009718B3" w:rsidRDefault="009718B3" w:rsidP="009718B3">
      <w:pPr>
        <w:pStyle w:val="CommentText"/>
      </w:pPr>
      <w:r>
        <w:rPr>
          <w:rStyle w:val="CommentReference"/>
        </w:rPr>
        <w:annotationRef/>
      </w:r>
      <w:r>
        <w:t>Consider turning this into a bullet list.</w:t>
      </w:r>
    </w:p>
  </w:comment>
  <w:comment w:id="1124" w:author="Bedsole, Lisa K. [US-US]" w:date="2026-06-24T10:16:00Z" w:initials="LKB">
    <w:p w14:paraId="3373BD6C" w14:textId="77777777" w:rsidR="003249B8" w:rsidRDefault="003249B8" w:rsidP="003249B8">
      <w:pPr>
        <w:pStyle w:val="CommentText"/>
      </w:pPr>
      <w:r>
        <w:rPr>
          <w:rStyle w:val="CommentReference"/>
        </w:rPr>
        <w:annotationRef/>
      </w:r>
      <w:r>
        <w:t>Consider putting this on a landscape-oriented page to improve readability.</w:t>
      </w:r>
    </w:p>
  </w:comment>
  <w:comment w:id="1123" w:author="Bedsole, Lisa K. [US-US]" w:date="2026-06-25T10:25:00Z" w:initials="LKB">
    <w:p w14:paraId="4BD40017" w14:textId="77777777" w:rsidR="00412222" w:rsidRDefault="00412222" w:rsidP="00412222">
      <w:pPr>
        <w:pStyle w:val="CommentText"/>
      </w:pPr>
      <w:r>
        <w:rPr>
          <w:rStyle w:val="CommentReference"/>
        </w:rPr>
        <w:annotationRef/>
      </w:r>
      <w:r>
        <w:t>If possible, this will need to be turned into an editable image, since it is text only, and text must be presented as text for 508 accessibility.</w:t>
      </w:r>
    </w:p>
  </w:comment>
  <w:comment w:id="1255" w:author="Bagwe, Gaurav R. [US-IN]" w:date="2026-06-26T09:38:00Z" w:initials="GB">
    <w:p w14:paraId="727563BC" w14:textId="77777777" w:rsidR="00C00636" w:rsidRDefault="00C00636" w:rsidP="00C00636">
      <w:pPr>
        <w:pStyle w:val="CommentText"/>
      </w:pPr>
      <w:r>
        <w:rPr>
          <w:rStyle w:val="CommentReference"/>
        </w:rPr>
        <w:annotationRef/>
      </w:r>
      <w:r>
        <w:t xml:space="preserve">Do we need to use this style “-”  in all the sentences  ? Meaning we can just write reference image processors, or marking related </w:t>
      </w:r>
    </w:p>
  </w:comment>
  <w:comment w:id="1258" w:author="Bagwe, Gaurav R. [US-IN]" w:date="2026-06-04T16:16:00Z" w:initials="GB">
    <w:p w14:paraId="14A43F0B" w14:textId="77777777" w:rsidR="00AC567B" w:rsidRDefault="00AC567B" w:rsidP="00AC567B">
      <w:pPr>
        <w:pStyle w:val="CommentText"/>
      </w:pPr>
      <w:r>
        <w:rPr>
          <w:rStyle w:val="CommentReference"/>
        </w:rPr>
        <w:annotationRef/>
      </w:r>
      <w:r>
        <w:t xml:space="preserve">Should we change this to only two categories. Classical and deep learning based. </w:t>
      </w:r>
      <w:r>
        <w:br/>
      </w:r>
      <w:r>
        <w:br/>
        <w:t xml:space="preserve">Since currently they cause some confusion. For intense, Neven et al, 2018  is segmenatation but is categorized as deeplearning, While CLRnet and CLRerNet is an anchor based method ( not necessary segmentation based. </w:t>
      </w:r>
    </w:p>
    <w:p w14:paraId="7551E094" w14:textId="77777777" w:rsidR="00AC567B" w:rsidRDefault="00AC567B" w:rsidP="00AC567B">
      <w:pPr>
        <w:pStyle w:val="CommentText"/>
      </w:pPr>
      <w:r>
        <w:br/>
      </w:r>
      <w:r>
        <w:br/>
        <w:t xml:space="preserve">Another way to categorize  would be classical image processing, Deep leraning based lane line detection, Deep learning based mask detection. Although, we might also have to check for its accuracy. </w:t>
      </w:r>
    </w:p>
  </w:comment>
  <w:comment w:id="1259" w:author="Soleimaniamiri, Saeid [US-IR]" w:date="2026-06-22T11:19:00Z" w:initials="SS">
    <w:p w14:paraId="1DD9F6BD" w14:textId="77777777" w:rsidR="005F7ABE" w:rsidRDefault="005F7ABE" w:rsidP="005F7ABE">
      <w:pPr>
        <w:pStyle w:val="CommentText"/>
      </w:pPr>
      <w:r>
        <w:rPr>
          <w:rStyle w:val="CommentReference"/>
        </w:rPr>
        <w:annotationRef/>
      </w:r>
      <w:r>
        <w:t xml:space="preserve">Updated. Please review the entire chapter and revise it as needed to ensure that all information is presented accurately. </w:t>
      </w:r>
    </w:p>
  </w:comment>
  <w:comment w:id="1265" w:author="Bagwe, Gaurav R. [US-IN]" w:date="2026-06-22T12:01:00Z" w:initials="GB">
    <w:p w14:paraId="58D9F0E8" w14:textId="77777777" w:rsidR="009F0F92" w:rsidRDefault="009F0F92" w:rsidP="009F0F92">
      <w:pPr>
        <w:pStyle w:val="CommentText"/>
      </w:pPr>
      <w:r>
        <w:rPr>
          <w:rStyle w:val="CommentReference"/>
        </w:rPr>
        <w:annotationRef/>
      </w:r>
      <w:r>
        <w:t xml:space="preserve">Citations : Jadhav, A., Sawant, P., &amp; Jawale, S. (2024). Lane Detection, Segmentation, Pothole Detection and Traffic Sign Recognition for ADAS. International Research Journal on Advanced Engineering and Management (Irjaem), 6(07), 2297–2306. https://doi.org/10.47392/irjaem.2024.0333  </w:t>
      </w:r>
      <w:r>
        <w:br/>
      </w:r>
      <w:r>
        <w:br/>
        <w:t xml:space="preserve">Qin, L., Wang, S., &amp; Xu, X. (2025). HSV-enhanced Canny-Hough algorithm for robust lane line recognition. International Conference on Mechatronic Engineering and Artificial Intelligence (MEAI 2024), 90. https://doi.org/10.1117/12.3064448 </w:t>
      </w:r>
      <w:r>
        <w:br/>
      </w:r>
      <w:r>
        <w:br/>
      </w:r>
      <w:r>
        <w:rPr>
          <w:color w:val="000000"/>
        </w:rPr>
        <w:t xml:space="preserve">Shashidhar, R., Arunakumari, B. N., Manjunath, A. S., Ahuja, N. J., Hoang, V. T., Tran-Trung, K., &amp; Belay, A. (2022). Computer Vision and the IoT-Based Intelligent Road Lane Detection System. </w:t>
      </w:r>
      <w:r>
        <w:rPr>
          <w:i/>
          <w:iCs/>
          <w:color w:val="000000"/>
        </w:rPr>
        <w:t>Mathematical Problems in Engineering</w:t>
      </w:r>
      <w:r>
        <w:rPr>
          <w:color w:val="000000"/>
        </w:rPr>
        <w:t xml:space="preserve">, </w:t>
      </w:r>
      <w:r>
        <w:rPr>
          <w:i/>
          <w:iCs/>
          <w:color w:val="000000"/>
        </w:rPr>
        <w:t>2022</w:t>
      </w:r>
      <w:r>
        <w:rPr>
          <w:color w:val="000000"/>
        </w:rPr>
        <w:t>, 1–8. https://doi.org/10.1155/2022/4755113</w:t>
      </w:r>
    </w:p>
    <w:p w14:paraId="02E31944" w14:textId="77777777" w:rsidR="009F0F92" w:rsidRDefault="009F0F92" w:rsidP="009F0F92">
      <w:pPr>
        <w:pStyle w:val="CommentText"/>
      </w:pPr>
      <w:r>
        <w:br/>
      </w:r>
      <w:r>
        <w:rPr>
          <w:color w:val="000000"/>
          <w:highlight w:val="white"/>
        </w:rPr>
        <w:t xml:space="preserve">Needhi, J., G, R. P., Vishnu, G., &amp; Thirukumaran, M. (2024). </w:t>
      </w:r>
      <w:r>
        <w:rPr>
          <w:i/>
          <w:iCs/>
          <w:color w:val="000000"/>
          <w:highlight w:val="white"/>
        </w:rPr>
        <w:t>Convision - a Context-Based Deep Learning Algorithm for Efficient Lane Detection</w:t>
      </w:r>
      <w:r>
        <w:rPr>
          <w:color w:val="000000"/>
          <w:highlight w:val="white"/>
        </w:rPr>
        <w:t>. https://doi.org/10.2139/ssrn.4866215</w:t>
      </w:r>
      <w:r>
        <w:t xml:space="preserve"> </w:t>
      </w:r>
      <w:r>
        <w:br/>
      </w:r>
      <w:r>
        <w:br/>
        <w:t xml:space="preserve">Detection of lane line based on Robert operator. (2021). Journal of Measurements in Engineering, 9(3), 156–166. https://doi.org/10.21595/jme.2021.22023 </w:t>
      </w:r>
      <w:r>
        <w:br/>
      </w:r>
    </w:p>
  </w:comment>
  <w:comment w:id="1266" w:author="Soleimaniamiri, Saeid [US-IR]" w:date="2026-06-25T11:21:00Z" w:initials="SS">
    <w:p w14:paraId="5142B80D" w14:textId="1658E893" w:rsidR="00AC6603" w:rsidRDefault="00AC6603" w:rsidP="00AC6603">
      <w:pPr>
        <w:pStyle w:val="CommentText"/>
      </w:pPr>
      <w:r>
        <w:rPr>
          <w:rStyle w:val="CommentReference"/>
        </w:rPr>
        <w:annotationRef/>
      </w:r>
      <w:r>
        <w:fldChar w:fldCharType="begin"/>
      </w:r>
      <w:r>
        <w:instrText>HYPERLINK "mailto:bagweg@leidos.com"</w:instrText>
      </w:r>
      <w:bookmarkStart w:id="1268" w:name="_@_1730A28DEF6047DBA9C9E6521B4D323AZ"/>
      <w:r>
        <w:fldChar w:fldCharType="separate"/>
      </w:r>
      <w:bookmarkEnd w:id="1268"/>
      <w:r w:rsidRPr="00AC6603">
        <w:rPr>
          <w:rStyle w:val="Mention"/>
          <w:noProof/>
        </w:rPr>
        <w:t>@Bagwe, Gaurav R. [US-IN]</w:t>
      </w:r>
      <w:r>
        <w:fldChar w:fldCharType="end"/>
      </w:r>
      <w:r>
        <w:t xml:space="preserve"> Are these citations all for this specific statement? Can we just use one or two most related one?</w:t>
      </w:r>
    </w:p>
  </w:comment>
  <w:comment w:id="1267" w:author="Bagwe, Gaurav R. [US-IN]" w:date="2026-06-25T11:44:00Z" w:initials="GB">
    <w:p w14:paraId="28393300" w14:textId="1A5C42BD" w:rsidR="00E42CA3" w:rsidRDefault="009E7798" w:rsidP="00E42CA3">
      <w:pPr>
        <w:pStyle w:val="CommentText"/>
      </w:pPr>
      <w:r>
        <w:rPr>
          <w:rStyle w:val="CommentReference"/>
        </w:rPr>
        <w:annotationRef/>
      </w:r>
      <w:r w:rsidR="00E42CA3">
        <w:fldChar w:fldCharType="begin"/>
      </w:r>
      <w:r w:rsidR="00E42CA3">
        <w:instrText>HYPERLINK "mailto:soleimans@leidos.com"</w:instrText>
      </w:r>
      <w:bookmarkStart w:id="1269" w:name="_@_CBB44697A8A848FF915F3859165E1619Z"/>
      <w:r w:rsidR="00E42CA3">
        <w:fldChar w:fldCharType="separate"/>
      </w:r>
      <w:bookmarkEnd w:id="1269"/>
      <w:r w:rsidR="00E42CA3" w:rsidRPr="00E42CA3">
        <w:rPr>
          <w:rStyle w:val="Mention"/>
          <w:noProof/>
        </w:rPr>
        <w:t>@Soleimaniamiri, Saeid [US-IR]</w:t>
      </w:r>
      <w:r w:rsidR="00E42CA3">
        <w:fldChar w:fldCharType="end"/>
      </w:r>
      <w:r w:rsidR="00E42CA3">
        <w:t xml:space="preserve">  All might not be need they offer similar support/ consensus. You can use these two </w:t>
      </w:r>
      <w:r w:rsidR="00E42CA3">
        <w:br/>
      </w:r>
      <w:r w:rsidR="00E42CA3">
        <w:br/>
      </w:r>
      <w:r w:rsidR="00E42CA3">
        <w:br/>
      </w:r>
      <w:r w:rsidR="00E42CA3">
        <w:rPr>
          <w:color w:val="222222"/>
          <w:highlight w:val="white"/>
        </w:rPr>
        <w:t>Wei, Y., &amp; Xu, M. (2021). Detection of lane line based on Robert operator. </w:t>
      </w:r>
      <w:r w:rsidR="00E42CA3">
        <w:rPr>
          <w:i/>
          <w:iCs/>
          <w:color w:val="222222"/>
          <w:highlight w:val="white"/>
        </w:rPr>
        <w:t>Journal of Measurements in Engineering</w:t>
      </w:r>
      <w:r w:rsidR="00E42CA3">
        <w:rPr>
          <w:color w:val="222222"/>
          <w:highlight w:val="white"/>
        </w:rPr>
        <w:t>, </w:t>
      </w:r>
      <w:r w:rsidR="00E42CA3">
        <w:rPr>
          <w:i/>
          <w:iCs/>
          <w:color w:val="222222"/>
          <w:highlight w:val="white"/>
        </w:rPr>
        <w:t>9</w:t>
      </w:r>
      <w:r w:rsidR="00E42CA3">
        <w:rPr>
          <w:color w:val="222222"/>
          <w:highlight w:val="white"/>
        </w:rPr>
        <w:t>(3), 156-166.</w:t>
      </w:r>
      <w:r w:rsidR="00E42CA3">
        <w:t xml:space="preserve"> </w:t>
      </w:r>
      <w:r w:rsidR="00E42CA3">
        <w:br/>
      </w:r>
      <w:r w:rsidR="00E42CA3">
        <w:br/>
        <w:t xml:space="preserve">Qin, L., Wang, S., &amp; Xu, X. (2025). HSV-enhanced Canny-Hough algorithm for robust lane line recognition. International Conference on Mechatronic Engineering and Artificial Intelligence (MEAI 2024), 90. https://doi.org/10.1117/12.3064448 </w:t>
      </w:r>
    </w:p>
  </w:comment>
  <w:comment w:id="1260" w:author="Bagwe, Gaurav R. [US-IN]" w:date="2026-06-22T11:56:00Z" w:initials="GB">
    <w:p w14:paraId="0E28A388" w14:textId="77777777" w:rsidR="00EB436E" w:rsidRDefault="00EB436E" w:rsidP="00EB436E">
      <w:pPr>
        <w:pStyle w:val="CommentText"/>
      </w:pPr>
      <w:r>
        <w:rPr>
          <w:rStyle w:val="CommentReference"/>
        </w:rPr>
        <w:annotationRef/>
      </w:r>
      <w:r>
        <w:t>Canny and hough are not complementary.  So we first need to do edge detection and then Hough transform. So I have edit this</w:t>
      </w:r>
    </w:p>
  </w:comment>
  <w:comment w:id="1322" w:author="Bedsole, Lisa K. [US-US]" w:date="2026-06-25T11:23:00Z" w:initials="LKB">
    <w:p w14:paraId="44A8598B" w14:textId="77777777" w:rsidR="006932F9" w:rsidRDefault="006932F9" w:rsidP="006932F9">
      <w:pPr>
        <w:pStyle w:val="CommentText"/>
      </w:pPr>
      <w:r>
        <w:rPr>
          <w:rStyle w:val="CommentReference"/>
        </w:rPr>
        <w:annotationRef/>
      </w:r>
      <w:r>
        <w:t>I’m having a really hard time following this sentence. Can we please revise it for punctuation and clarity, maybe breaking it into two sentences to improve readability?</w:t>
      </w:r>
    </w:p>
  </w:comment>
  <w:comment w:id="1323" w:author="Bagwe, Gaurav R. [US-IN]" w:date="2026-06-25T12:07:00Z" w:initials="GB">
    <w:p w14:paraId="630E8BA3" w14:textId="77777777" w:rsidR="00AC24BC" w:rsidRDefault="00AC24BC" w:rsidP="00AC24BC">
      <w:pPr>
        <w:pStyle w:val="CommentText"/>
      </w:pPr>
      <w:r>
        <w:rPr>
          <w:rStyle w:val="CommentReference"/>
        </w:rPr>
        <w:annotationRef/>
      </w:r>
      <w:r>
        <w:t xml:space="preserve">Thank you, I have fixed it, Please let me know how it looks now </w:t>
      </w:r>
    </w:p>
  </w:comment>
  <w:comment w:id="1297" w:author="Bagwe, Gaurav R. [US-IN]" w:date="2026-06-22T14:12:00Z" w:initials="GB">
    <w:p w14:paraId="5289F4DB" w14:textId="77777777" w:rsidR="00362755" w:rsidRDefault="00362755" w:rsidP="00362755">
      <w:pPr>
        <w:pStyle w:val="CommentText"/>
      </w:pPr>
      <w:r>
        <w:rPr>
          <w:rStyle w:val="CommentReference"/>
        </w:rPr>
        <w:annotationRef/>
      </w:r>
      <w:r>
        <w:t xml:space="preserve">Citation : Qin, Z., Wang, H., &amp; Li, X. (2020). Ultra fast structure-aware deep lane detection. In A. Vedaldi, H. Bischof, T. Brox, &amp; J.-M. Frahm (Eds.), </w:t>
      </w:r>
      <w:r>
        <w:rPr>
          <w:i/>
          <w:iCs/>
        </w:rPr>
        <w:t>Computer vision – ECCV 2020: 16th European Conference, Glasgow, UK, August 23–28, 2020, Proceedings, Part XXIV</w:t>
      </w:r>
      <w:r>
        <w:t xml:space="preserve"> (Lecture Notes in Computer Science, Vol. 12369, pp. 276–291). Springer. https://doi.org/10.1007/978-3-030-58586-0_17</w:t>
      </w:r>
    </w:p>
    <w:p w14:paraId="1183498E" w14:textId="77777777" w:rsidR="00362755" w:rsidRDefault="00362755" w:rsidP="00362755">
      <w:pPr>
        <w:pStyle w:val="CommentText"/>
      </w:pPr>
      <w:r>
        <w:t xml:space="preserve">Neven, D., De Brabandere, B., Georgoulis, S., Proesmans, M., &amp; Van Gool, L. (2018). Towards end-to-end lane detection: An instance segmentation approach. In </w:t>
      </w:r>
      <w:r>
        <w:rPr>
          <w:i/>
          <w:iCs/>
        </w:rPr>
        <w:t>2018 IEEE Intelligent Vehicles Symposium (IV)</w:t>
      </w:r>
      <w:r>
        <w:t xml:space="preserve"> (pp. 286–291). IEEE. https://doi.org/10.1109/IVS.2018.8500547</w:t>
      </w:r>
    </w:p>
    <w:p w14:paraId="74A997D0" w14:textId="77777777" w:rsidR="00362755" w:rsidRDefault="00362755" w:rsidP="00362755">
      <w:pPr>
        <w:pStyle w:val="CommentText"/>
      </w:pPr>
      <w:r>
        <w:t xml:space="preserve">Tabelini, L., Berriel, R., Paixão, T. M., Badue, C., De Souza, A. F., &amp; Oliveira-Santos, T. (2021). Keep your eyes on the lane: Real-time attention-guided lane detection. In </w:t>
      </w:r>
      <w:r>
        <w:rPr>
          <w:i/>
          <w:iCs/>
        </w:rPr>
        <w:t>Proceedings of the IEEE/CVF Conference on Computer Vision and Pattern Recognition (CVPR)</w:t>
      </w:r>
      <w:r>
        <w:t xml:space="preserve"> (pp. 294–302).</w:t>
      </w:r>
    </w:p>
    <w:p w14:paraId="2931EE7D" w14:textId="77777777" w:rsidR="00362755" w:rsidRDefault="00362755" w:rsidP="00362755">
      <w:pPr>
        <w:pStyle w:val="CommentText"/>
      </w:pPr>
      <w:r>
        <w:t xml:space="preserve">Zheng, T., Huang, Y., Liu, Y., Tang, W., Yang, Z., Cai, D., &amp; He, X. (2022). CLRNet: Cross layer refinement network for lane detection. In </w:t>
      </w:r>
      <w:r>
        <w:rPr>
          <w:i/>
          <w:iCs/>
        </w:rPr>
        <w:t>Proceedings of the IEEE/CVF Conference on Computer Vision and Pattern Recognition (CVPR)</w:t>
      </w:r>
      <w:r>
        <w:t xml:space="preserve"> (pp. 898–907).</w:t>
      </w:r>
    </w:p>
    <w:p w14:paraId="1F148605" w14:textId="77777777" w:rsidR="00362755" w:rsidRDefault="00362755" w:rsidP="00362755">
      <w:pPr>
        <w:pStyle w:val="CommentText"/>
      </w:pPr>
      <w:r>
        <w:t xml:space="preserve">Wu, D., Liao, M., Zhang, W., Wang, X., Bai, X., Cheng, W., &amp; Liu, W. (2022). YOLOP: You only look once for panoptic driving perception. </w:t>
      </w:r>
      <w:r>
        <w:rPr>
          <w:i/>
          <w:iCs/>
        </w:rPr>
        <w:t>Machine Intelligence Research, 19</w:t>
      </w:r>
      <w:r>
        <w:t>(6), 550–562. https://doi.org/10.1007/s11633-022-1339-y</w:t>
      </w:r>
    </w:p>
  </w:comment>
  <w:comment w:id="1298" w:author="Soleimaniamiri, Saeid [US-IR]" w:date="2026-06-25T11:21:00Z" w:initials="SS">
    <w:p w14:paraId="33A2EA1F" w14:textId="2AE3B0AA" w:rsidR="00AC6603" w:rsidRDefault="00AC6603" w:rsidP="00AC6603">
      <w:pPr>
        <w:pStyle w:val="CommentText"/>
      </w:pPr>
      <w:r>
        <w:rPr>
          <w:rStyle w:val="CommentReference"/>
        </w:rPr>
        <w:annotationRef/>
      </w:r>
      <w:r>
        <w:fldChar w:fldCharType="begin"/>
      </w:r>
      <w:r>
        <w:instrText>HYPERLINK "mailto:bagweg@leidos.com"</w:instrText>
      </w:r>
      <w:bookmarkStart w:id="1328" w:name="_@_8AD89ECDE43244569B8EE56964E30D15Z"/>
      <w:r>
        <w:fldChar w:fldCharType="separate"/>
      </w:r>
      <w:bookmarkEnd w:id="1328"/>
      <w:r w:rsidRPr="00AC6603">
        <w:rPr>
          <w:rStyle w:val="Mention"/>
          <w:noProof/>
        </w:rPr>
        <w:t>@Bagwe, Gaurav R. [US-IN]</w:t>
      </w:r>
      <w:r>
        <w:fldChar w:fldCharType="end"/>
      </w:r>
      <w:r>
        <w:t xml:space="preserve"> Can you add the citation relevant to each sentence at the end of the sentence? We will update the reference list accordingly.</w:t>
      </w:r>
    </w:p>
  </w:comment>
  <w:comment w:id="1299" w:author="Bagwe, Gaurav R. [US-IN]" w:date="2026-06-25T12:06:00Z" w:initials="GB">
    <w:p w14:paraId="0A40BF14" w14:textId="77777777" w:rsidR="00AC24BC" w:rsidRDefault="00AC24BC" w:rsidP="00AC24BC">
      <w:pPr>
        <w:pStyle w:val="CommentText"/>
      </w:pPr>
      <w:r>
        <w:rPr>
          <w:rStyle w:val="CommentReference"/>
        </w:rPr>
        <w:annotationRef/>
      </w:r>
      <w:r>
        <w:t xml:space="preserve">Added, keeping this comment if you want to use this in the references. I am not manageing that </w:t>
      </w:r>
    </w:p>
  </w:comment>
  <w:comment w:id="1340" w:author="Bagwe, Gaurav R. [US-IN]" w:date="2026-06-25T12:11:00Z" w:initials="GB">
    <w:p w14:paraId="1FB69060" w14:textId="6B46778D" w:rsidR="005205D6" w:rsidRDefault="005205D6" w:rsidP="005205D6">
      <w:pPr>
        <w:pStyle w:val="CommentText"/>
      </w:pPr>
      <w:r>
        <w:rPr>
          <w:rStyle w:val="CommentReference"/>
        </w:rPr>
        <w:annotationRef/>
      </w:r>
      <w:r>
        <w:fldChar w:fldCharType="begin"/>
      </w:r>
      <w:r>
        <w:instrText>HYPERLINK "mailto:soleimans@leidos.com"</w:instrText>
      </w:r>
      <w:bookmarkStart w:id="1341" w:name="_@_99696CFF70EA476D88D816FE3C11E832Z"/>
      <w:r>
        <w:fldChar w:fldCharType="separate"/>
      </w:r>
      <w:bookmarkEnd w:id="1341"/>
      <w:r w:rsidRPr="005205D6">
        <w:rPr>
          <w:rStyle w:val="Mention"/>
          <w:noProof/>
        </w:rPr>
        <w:t>@Soleimaniamiri, Saeid [US-IR]</w:t>
      </w:r>
      <w:r>
        <w:fldChar w:fldCharType="end"/>
      </w:r>
      <w:r>
        <w:t xml:space="preserve">  This answers the  output types (polylines vs masks0 and need for output adapters  </w:t>
      </w:r>
    </w:p>
  </w:comment>
  <w:comment w:id="1343" w:author="Bagwe, Gaurav R. [US-IN]" w:date="2026-06-25T15:56:00Z" w:initials="GB">
    <w:p w14:paraId="796A6D7E" w14:textId="77777777" w:rsidR="00A1765D" w:rsidRDefault="00A1765D" w:rsidP="00A1765D">
      <w:pPr>
        <w:pStyle w:val="CommentText"/>
      </w:pPr>
      <w:r>
        <w:rPr>
          <w:rStyle w:val="CommentReference"/>
        </w:rPr>
        <w:annotationRef/>
      </w:r>
      <w:r>
        <w:t>Do we need it as a separate paragraph</w:t>
      </w:r>
    </w:p>
    <w:p w14:paraId="6A1AD81B" w14:textId="667478CF" w:rsidR="00A1765D" w:rsidRDefault="00A1765D" w:rsidP="00A1765D">
      <w:pPr>
        <w:pStyle w:val="CommentText"/>
      </w:pPr>
      <w:r>
        <w:fldChar w:fldCharType="begin"/>
      </w:r>
      <w:r>
        <w:instrText>HYPERLINK "mailto:soleimans@leidos.com"</w:instrText>
      </w:r>
      <w:bookmarkStart w:id="1344" w:name="_@_B8CA40D5488B4241ABAD19561BFA82F2Z"/>
      <w:r>
        <w:fldChar w:fldCharType="separate"/>
      </w:r>
      <w:bookmarkEnd w:id="1344"/>
      <w:r w:rsidRPr="00A1765D">
        <w:rPr>
          <w:rStyle w:val="Mention"/>
          <w:noProof/>
        </w:rPr>
        <w:t>@Soleimaniamiri, Saeid [US-IR]</w:t>
      </w:r>
      <w:r>
        <w:fldChar w:fldCharType="end"/>
      </w:r>
      <w:r>
        <w:t xml:space="preserve"> </w:t>
      </w:r>
    </w:p>
  </w:comment>
  <w:comment w:id="1366" w:author="Bedsole, Lisa K. [US-US]" w:date="2026-06-25T11:42:00Z" w:initials="LKB">
    <w:p w14:paraId="349B82D7" w14:textId="77777777" w:rsidR="00CB65C2" w:rsidRDefault="00CB65C2" w:rsidP="00CB65C2">
      <w:pPr>
        <w:pStyle w:val="CommentText"/>
      </w:pPr>
      <w:r>
        <w:rPr>
          <w:rStyle w:val="CommentReference"/>
        </w:rPr>
        <w:annotationRef/>
      </w:r>
      <w:r>
        <w:t>What does “it” refer to? SCNN?</w:t>
      </w:r>
    </w:p>
  </w:comment>
  <w:comment w:id="1375" w:author="Bedsole, Lisa K. [US-US]" w:date="2026-06-25T11:43:00Z" w:initials="LKB">
    <w:p w14:paraId="60F0F251" w14:textId="77777777" w:rsidR="00D722E1" w:rsidRDefault="00B66D9E" w:rsidP="00D722E1">
      <w:pPr>
        <w:pStyle w:val="CommentText"/>
      </w:pPr>
      <w:r>
        <w:rPr>
          <w:rStyle w:val="CommentReference"/>
        </w:rPr>
        <w:annotationRef/>
      </w:r>
      <w:r w:rsidR="00D722E1">
        <w:t>Is this another model? Will your readers understand what it is?</w:t>
      </w:r>
    </w:p>
  </w:comment>
  <w:comment w:id="1378" w:author="Bedsole, Lisa K. [US-US]" w:date="2026-06-25T11:45:00Z" w:initials="LKB">
    <w:p w14:paraId="45682B16" w14:textId="2749C447" w:rsidR="007E69E7" w:rsidRDefault="007E69E7" w:rsidP="007E69E7">
      <w:pPr>
        <w:pStyle w:val="CommentText"/>
      </w:pPr>
      <w:r>
        <w:rPr>
          <w:rStyle w:val="CommentReference"/>
        </w:rPr>
        <w:annotationRef/>
      </w:r>
      <w:r>
        <w:t>This what makes what relevant? Please revise to clarify.</w:t>
      </w:r>
    </w:p>
  </w:comment>
  <w:comment w:id="1379" w:author="Bagwe, Gaurav R. [US-IN]" w:date="2026-06-25T22:23:00Z" w:initials="GB">
    <w:p w14:paraId="277D82A8" w14:textId="77777777" w:rsidR="00E72B19" w:rsidRDefault="00E72B19" w:rsidP="00E72B19">
      <w:pPr>
        <w:pStyle w:val="CommentText"/>
      </w:pPr>
      <w:r>
        <w:rPr>
          <w:rStyle w:val="CommentReference"/>
        </w:rPr>
        <w:annotationRef/>
      </w:r>
      <w:r>
        <w:t>Thank you, changed it to SCNN</w:t>
      </w:r>
    </w:p>
  </w:comment>
  <w:comment w:id="1394" w:author="Bagwe, Gaurav R. [US-IN]" w:date="2026-06-25T15:56:00Z" w:initials="GB">
    <w:p w14:paraId="3F8AEF05" w14:textId="77777777" w:rsidR="00A1765D" w:rsidRDefault="00A1765D" w:rsidP="00A1765D">
      <w:pPr>
        <w:pStyle w:val="CommentText"/>
      </w:pPr>
      <w:r>
        <w:rPr>
          <w:rStyle w:val="CommentReference"/>
        </w:rPr>
        <w:annotationRef/>
      </w:r>
      <w:r>
        <w:t>Do we need it as a separate paragraph</w:t>
      </w:r>
    </w:p>
  </w:comment>
  <w:comment w:id="1410" w:author="Bagwe, Gaurav R. [US-IN]" w:date="2026-06-25T10:10:00Z" w:initials="GB">
    <w:p w14:paraId="1667E13A" w14:textId="686C0EE3" w:rsidR="002B795B" w:rsidRDefault="002B795B" w:rsidP="002B795B">
      <w:pPr>
        <w:pStyle w:val="CommentText"/>
      </w:pPr>
      <w:r>
        <w:rPr>
          <w:rStyle w:val="CommentReference"/>
        </w:rPr>
        <w:annotationRef/>
      </w:r>
      <w:r>
        <w:fldChar w:fldCharType="begin"/>
      </w:r>
      <w:r>
        <w:instrText>HYPERLINK "mailto:bagweg@leidos.com"</w:instrText>
      </w:r>
      <w:bookmarkStart w:id="1411" w:name="_@_4B299E2C4DBB4074B0E55FCE922365F6Z"/>
      <w:r>
        <w:fldChar w:fldCharType="separate"/>
      </w:r>
      <w:bookmarkEnd w:id="1411"/>
      <w:r w:rsidRPr="002B795B">
        <w:rPr>
          <w:rStyle w:val="Mention"/>
          <w:noProof/>
        </w:rPr>
        <w:t>@Bagwe, Gaurav R. [US-IN]</w:t>
      </w:r>
      <w:r>
        <w:fldChar w:fldCharType="end"/>
      </w:r>
      <w:r>
        <w:t xml:space="preserve">  Check If we dicuss the output format of the models, how they differ ( polylines  vs masks) </w:t>
      </w:r>
      <w:r>
        <w:br/>
        <w:t xml:space="preserve">that we expect to see lower F1 and IOU </w:t>
      </w:r>
    </w:p>
  </w:comment>
  <w:comment w:id="1420" w:author="Bagwe, Gaurav R. [US-IN]" w:date="2026-06-04T16:17:00Z" w:initials="GB">
    <w:p w14:paraId="550F6AA0" w14:textId="77777777" w:rsidR="00AC567B" w:rsidRDefault="00AC567B" w:rsidP="00AC567B">
      <w:pPr>
        <w:pStyle w:val="CommentText"/>
      </w:pPr>
      <w:r>
        <w:rPr>
          <w:rStyle w:val="CommentReference"/>
        </w:rPr>
        <w:annotationRef/>
      </w:r>
      <w:r>
        <w:t xml:space="preserve">I am not sure if we have provided definitions for lane marking and lane-lines in the previous sections. They might look the same to the reader to we may need to clarify this. </w:t>
      </w:r>
    </w:p>
  </w:comment>
  <w:comment w:id="1421" w:author="Soleimaniamiri, Saeid [US-IR]" w:date="2026-06-22T11:26:00Z" w:initials="SS">
    <w:p w14:paraId="6DE12023" w14:textId="77777777" w:rsidR="006C20A1" w:rsidRDefault="006C20A1" w:rsidP="006C20A1">
      <w:pPr>
        <w:pStyle w:val="CommentText"/>
      </w:pPr>
      <w:r>
        <w:rPr>
          <w:rStyle w:val="CommentReference"/>
        </w:rPr>
        <w:annotationRef/>
      </w:r>
      <w:r>
        <w:t>Added definitions below this paragraph.</w:t>
      </w:r>
    </w:p>
  </w:comment>
  <w:comment w:id="1434" w:author="Bagwe, Gaurav R. [US-IN]" w:date="2026-06-04T16:20:00Z" w:initials="GB">
    <w:p w14:paraId="20FF3542" w14:textId="77777777" w:rsidR="00AE7943" w:rsidRDefault="00AE7943" w:rsidP="00AE7943">
      <w:pPr>
        <w:pStyle w:val="CommentText"/>
      </w:pPr>
      <w:r>
        <w:rPr>
          <w:rStyle w:val="CommentReference"/>
        </w:rPr>
        <w:annotationRef/>
      </w:r>
      <w:r>
        <w:t xml:space="preserve">Should we also cite YOLOPX, Hyrbridnet, CLRerNet, and SCNN  </w:t>
      </w:r>
    </w:p>
  </w:comment>
  <w:comment w:id="1435" w:author="Soleimaniamiri, Saeid [US-IR]" w:date="2026-06-22T11:18:00Z" w:initials="SS">
    <w:p w14:paraId="5257C44E" w14:textId="77777777" w:rsidR="00022392" w:rsidRDefault="00022392" w:rsidP="00022392">
      <w:pPr>
        <w:pStyle w:val="CommentText"/>
      </w:pPr>
      <w:r>
        <w:rPr>
          <w:rStyle w:val="CommentReference"/>
        </w:rPr>
        <w:annotationRef/>
      </w:r>
      <w:r>
        <w:t xml:space="preserve">The citation here supports the statement, not the models used. </w:t>
      </w:r>
    </w:p>
  </w:comment>
  <w:comment w:id="1436" w:author="Bagwe, Gaurav R. [US-IN]" w:date="2026-06-25T08:16:00Z" w:initials="GB">
    <w:p w14:paraId="4160F65C" w14:textId="77777777" w:rsidR="00916006" w:rsidRDefault="00916006" w:rsidP="00916006">
      <w:pPr>
        <w:pStyle w:val="CommentText"/>
      </w:pPr>
      <w:r>
        <w:rPr>
          <w:rStyle w:val="CommentReference"/>
        </w:rPr>
        <w:annotationRef/>
      </w:r>
      <w:r>
        <w:t xml:space="preserve">Got it </w:t>
      </w:r>
    </w:p>
  </w:comment>
  <w:comment w:id="1457" w:author="Bagwe, Gaurav R. [US-IN]" w:date="2026-06-25T10:06:00Z" w:initials="GB">
    <w:p w14:paraId="74BAD861" w14:textId="77777777" w:rsidR="00B904A5" w:rsidRDefault="00B904A5" w:rsidP="00B904A5">
      <w:pPr>
        <w:pStyle w:val="CommentText"/>
      </w:pPr>
      <w:r>
        <w:rPr>
          <w:rStyle w:val="CommentReference"/>
        </w:rPr>
        <w:annotationRef/>
      </w:r>
      <w:r>
        <w:t xml:space="preserve">Explain the column output </w:t>
      </w:r>
    </w:p>
  </w:comment>
  <w:comment w:id="1462" w:author="Soleimaniamiri, Saeid [US-IR]" w:date="2026-06-22T11:28:00Z" w:initials="SS">
    <w:p w14:paraId="1E9B4B64" w14:textId="695E7BF6" w:rsidR="005C4AEA" w:rsidRDefault="005C4AEA" w:rsidP="005C4AEA">
      <w:pPr>
        <w:pStyle w:val="CommentText"/>
      </w:pPr>
      <w:r>
        <w:rPr>
          <w:rStyle w:val="CommentReference"/>
        </w:rPr>
        <w:annotationRef/>
      </w:r>
      <w:r>
        <w:fldChar w:fldCharType="begin"/>
      </w:r>
      <w:r>
        <w:instrText>HYPERLINK "mailto:bagweg@leidos.com"</w:instrText>
      </w:r>
      <w:bookmarkStart w:id="1463" w:name="_@_CB2EF19B43B349238C889E0C1E520A80Z"/>
      <w:r>
        <w:fldChar w:fldCharType="separate"/>
      </w:r>
      <w:bookmarkEnd w:id="1463"/>
      <w:r w:rsidRPr="005C4AEA">
        <w:rPr>
          <w:rStyle w:val="Mention"/>
          <w:noProof/>
        </w:rPr>
        <w:t>@Bagwe, Gaurav R. [US-IN]</w:t>
      </w:r>
      <w:r>
        <w:fldChar w:fldCharType="end"/>
      </w:r>
      <w:r>
        <w:t xml:space="preserve">  Please update this section as needed, including the model selection results and an explanation of why the selected model or models were chosen.</w:t>
      </w:r>
    </w:p>
  </w:comment>
  <w:comment w:id="1500" w:author="Bagwe, Gaurav R. [US-IN]" w:date="2026-06-26T10:10:00Z" w:initials="GB">
    <w:p w14:paraId="1E14C62D" w14:textId="77777777" w:rsidR="00F36D52" w:rsidRDefault="00F36D52" w:rsidP="00F36D52">
      <w:pPr>
        <w:pStyle w:val="CommentText"/>
      </w:pPr>
      <w:r>
        <w:rPr>
          <w:rStyle w:val="CommentReference"/>
        </w:rPr>
        <w:annotationRef/>
      </w:r>
      <w:r>
        <w:t xml:space="preserve">Shall we consider renaming this to </w:t>
      </w:r>
    </w:p>
    <w:p w14:paraId="37A3D2DF" w14:textId="75207016" w:rsidR="00F36D52" w:rsidRDefault="00F36D52" w:rsidP="00F36D52">
      <w:pPr>
        <w:pStyle w:val="CommentText"/>
      </w:pPr>
      <w:r>
        <w:rPr>
          <w:b/>
          <w:bCs/>
        </w:rPr>
        <w:t>Reviewed Sample Size</w:t>
      </w:r>
      <w:r>
        <w:t xml:space="preserve"> or something else to make is consistent with Chapter 2 table 7.  </w:t>
      </w:r>
      <w:r>
        <w:fldChar w:fldCharType="begin"/>
      </w:r>
      <w:r>
        <w:instrText>HYPERLINK "mailto:soleimans@leidos.com"</w:instrText>
      </w:r>
      <w:bookmarkStart w:id="1502" w:name="_@_D6C13DD3F807426DA4E7926578B1777EZ"/>
      <w:r>
        <w:fldChar w:fldCharType="separate"/>
      </w:r>
      <w:bookmarkEnd w:id="1502"/>
      <w:r w:rsidRPr="00F36D52">
        <w:rPr>
          <w:rStyle w:val="Mention"/>
          <w:noProof/>
        </w:rPr>
        <w:t>@Soleimaniamiri, Saeid [US-IR]</w:t>
      </w:r>
      <w:r>
        <w:fldChar w:fldCharType="end"/>
      </w:r>
      <w:r>
        <w:t xml:space="preserve"> </w:t>
      </w:r>
    </w:p>
  </w:comment>
  <w:comment w:id="1949" w:author="Bagwe, Gaurav R. [US-IN]" w:date="2026-06-26T09:43:00Z" w:initials="GB">
    <w:p w14:paraId="05954C0D" w14:textId="473274E5" w:rsidR="00FA704A" w:rsidRDefault="00FA704A" w:rsidP="00FA704A">
      <w:pPr>
        <w:pStyle w:val="CommentText"/>
      </w:pPr>
      <w:r>
        <w:rPr>
          <w:rStyle w:val="CommentReference"/>
        </w:rPr>
        <w:annotationRef/>
      </w:r>
      <w:r>
        <w:t xml:space="preserve">How do we calculate Cross dataset consistence  ? </w:t>
      </w:r>
      <w:r>
        <w:fldChar w:fldCharType="begin"/>
      </w:r>
      <w:r>
        <w:instrText>HYPERLINK "mailto:bagweg@leidos.com"</w:instrText>
      </w:r>
      <w:bookmarkStart w:id="1952" w:name="_@_D434DF0DC7F741A49344A2D579989D72Z"/>
      <w:r>
        <w:fldChar w:fldCharType="separate"/>
      </w:r>
      <w:bookmarkEnd w:id="1952"/>
      <w:r w:rsidRPr="00FA704A">
        <w:rPr>
          <w:rStyle w:val="Mention"/>
          <w:noProof/>
        </w:rPr>
        <w:t>@Bagwe, Gaurav R. [US-IN]</w:t>
      </w:r>
      <w:r>
        <w:fldChar w:fldCharType="end"/>
      </w:r>
      <w:r>
        <w:t xml:space="preserve"> </w:t>
      </w:r>
    </w:p>
  </w:comment>
  <w:comment w:id="1957" w:author="Bagwe, Gaurav R. [US-IN]" w:date="2026-06-25T09:03:00Z" w:initials="GB">
    <w:p w14:paraId="5545C895" w14:textId="34D6F4DE" w:rsidR="003928B0" w:rsidRDefault="003928B0" w:rsidP="003928B0">
      <w:pPr>
        <w:pStyle w:val="CommentText"/>
      </w:pPr>
      <w:r>
        <w:rPr>
          <w:rStyle w:val="CommentReference"/>
        </w:rPr>
        <w:annotationRef/>
      </w:r>
      <w:r>
        <w:t xml:space="preserve">Since the thresholds are not essential and may look arbitrary, I recommend </w:t>
      </w:r>
      <w:r>
        <w:rPr>
          <w:b/>
          <w:bCs/>
        </w:rPr>
        <w:t>removing the categorical High/Moderate/Low rating</w:t>
      </w:r>
      <w:r>
        <w:t xml:space="preserve"> and reporting the consistency value directly.  </w:t>
      </w:r>
      <w:r>
        <w:fldChar w:fldCharType="begin"/>
      </w:r>
      <w:r>
        <w:instrText>HYPERLINK "mailto:soleimans@leidos.com"</w:instrText>
      </w:r>
      <w:bookmarkStart w:id="1960" w:name="_@_D4445343F2714127A014A563797C7F46Z"/>
      <w:r>
        <w:fldChar w:fldCharType="separate"/>
      </w:r>
      <w:bookmarkEnd w:id="1960"/>
      <w:r w:rsidRPr="003928B0">
        <w:rPr>
          <w:rStyle w:val="Mention"/>
          <w:noProof/>
        </w:rPr>
        <w:t>@Soleimaniamiri, Saeid [US-IR]</w:t>
      </w:r>
      <w:r>
        <w:fldChar w:fldCharType="end"/>
      </w:r>
      <w:r>
        <w:t xml:space="preserve"> </w:t>
      </w:r>
    </w:p>
  </w:comment>
  <w:comment w:id="1962" w:author="Bagwe, Gaurav R. [US-IN]" w:date="2026-06-26T09:43:00Z" w:initials="GB">
    <w:p w14:paraId="4DF4D164" w14:textId="680B10FF" w:rsidR="00FA704A" w:rsidRDefault="00FA704A" w:rsidP="00FA704A">
      <w:pPr>
        <w:pStyle w:val="CommentText"/>
      </w:pPr>
      <w:r>
        <w:rPr>
          <w:rStyle w:val="CommentReference"/>
        </w:rPr>
        <w:annotationRef/>
      </w:r>
      <w:r>
        <w:fldChar w:fldCharType="begin"/>
      </w:r>
      <w:r>
        <w:instrText>HYPERLINK "mailto:bagweg@leidos.com"</w:instrText>
      </w:r>
      <w:bookmarkStart w:id="1967" w:name="_@_0255669DCF124E39A00A0BC762744D0DZ"/>
      <w:r>
        <w:fldChar w:fldCharType="separate"/>
      </w:r>
      <w:bookmarkEnd w:id="1967"/>
      <w:r w:rsidRPr="00FA704A">
        <w:rPr>
          <w:rStyle w:val="Mention"/>
          <w:noProof/>
        </w:rPr>
        <w:t>@Bagwe, Gaurav R. [US-IN]</w:t>
      </w:r>
      <w:r>
        <w:fldChar w:fldCharType="end"/>
      </w:r>
      <w:r>
        <w:t xml:space="preserve">  Check this since we do not have those in the table</w:t>
      </w:r>
    </w:p>
  </w:comment>
  <w:comment w:id="1968" w:author="Bagwe, Gaurav R. [US-IN]" w:date="2026-06-26T09:58:00Z" w:initials="GB">
    <w:p w14:paraId="4660D1D4" w14:textId="15B7B791" w:rsidR="00CF2A71" w:rsidRDefault="00CF2A71" w:rsidP="00CF2A71">
      <w:pPr>
        <w:pStyle w:val="CommentText"/>
      </w:pPr>
      <w:ins w:id="1975" w:author="Bagwe, Gaurav R. [US-IN]" w:date="2026-06-26T09:58:00Z" w16du:dateUtc="2026-06-26T13:58:00Z">
        <w:r>
          <w:rPr>
            <w:rStyle w:val="CommentReference"/>
          </w:rPr>
          <w:annotationRef/>
        </w:r>
      </w:ins>
      <w:r>
        <w:fldChar w:fldCharType="begin"/>
      </w:r>
      <w:r>
        <w:instrText>HYPERLINK "mailto:bagweg@leidos.com"</w:instrText>
      </w:r>
      <w:bookmarkStart w:id="1976" w:name="_@_746787A7E64C45CA9E44B49B1BD6A6B5Z"/>
      <w:r>
        <w:fldChar w:fldCharType="separate"/>
      </w:r>
      <w:bookmarkEnd w:id="1976"/>
      <w:r w:rsidRPr="00CF2A71">
        <w:rPr>
          <w:rStyle w:val="Mention"/>
          <w:noProof/>
        </w:rPr>
        <w:t>@Bagwe, Gaurav R. [US-IN]</w:t>
      </w:r>
      <w:r>
        <w:fldChar w:fldCharType="end"/>
      </w:r>
      <w:r>
        <w:t xml:space="preserve">  make sure there are formulas </w:t>
      </w:r>
    </w:p>
  </w:comment>
  <w:comment w:id="2188" w:author="Bagwe, Gaurav R. [US-IN]" w:date="2026-06-25T18:44:00Z" w:initials="GB">
    <w:p w14:paraId="3C94EEC0" w14:textId="764AC178" w:rsidR="004F2D1B" w:rsidRDefault="004F2D1B" w:rsidP="004F2D1B">
      <w:pPr>
        <w:pStyle w:val="CommentText"/>
      </w:pPr>
      <w:r>
        <w:rPr>
          <w:rStyle w:val="CommentReference"/>
        </w:rPr>
        <w:annotationRef/>
      </w:r>
      <w:r>
        <w:t xml:space="preserve">Check table number </w:t>
      </w:r>
      <w:r>
        <w:fldChar w:fldCharType="begin"/>
      </w:r>
      <w:r>
        <w:instrText>HYPERLINK "mailto:soleimans@leidos.com"</w:instrText>
      </w:r>
      <w:bookmarkStart w:id="2199" w:name="_@_DE9B4BBBE114454C9D31EAF806C5BC57Z"/>
      <w:r>
        <w:fldChar w:fldCharType="separate"/>
      </w:r>
      <w:bookmarkEnd w:id="2199"/>
      <w:r w:rsidRPr="004F2D1B">
        <w:rPr>
          <w:rStyle w:val="Mention"/>
          <w:noProof/>
        </w:rPr>
        <w:t>@Soleimaniamiri, Saeid [US-IR]</w:t>
      </w:r>
      <w:r>
        <w:fldChar w:fldCharType="end"/>
      </w:r>
      <w:r>
        <w:t xml:space="preserve"> </w:t>
      </w:r>
    </w:p>
  </w:comment>
  <w:comment w:id="2259" w:author="Bagwe, Gaurav R. [US-IN]" w:date="2026-06-25T09:51:00Z" w:initials="GB">
    <w:p w14:paraId="140D5267" w14:textId="0719C1E9" w:rsidR="00031258" w:rsidRDefault="00031258" w:rsidP="00EE2C2E">
      <w:pPr>
        <w:pStyle w:val="CommentText"/>
      </w:pPr>
      <w:r>
        <w:rPr>
          <w:rStyle w:val="CommentReference"/>
        </w:rPr>
        <w:annotationRef/>
      </w:r>
      <w:r>
        <w:fldChar w:fldCharType="begin"/>
      </w:r>
      <w:r>
        <w:instrText>HYPERLINK "mailto:balank@leidos.com"</w:instrText>
      </w:r>
      <w:bookmarkStart w:id="2267" w:name="_@_2011E3D9609E41EEA3089FE0D0F4510FZ"/>
      <w:r>
        <w:fldChar w:fldCharType="separate"/>
      </w:r>
      <w:bookmarkEnd w:id="2267"/>
      <w:r w:rsidRPr="00EE2C2E">
        <w:rPr>
          <w:rStyle w:val="Mention"/>
          <w:noProof/>
        </w:rPr>
        <w:t>@Karthika Balan, FNU [US-IN]</w:t>
      </w:r>
      <w:r>
        <w:fldChar w:fldCharType="end"/>
      </w:r>
      <w:r>
        <w:t xml:space="preserve">  Can you add these values once you have them. Thanks</w:t>
      </w:r>
    </w:p>
  </w:comment>
  <w:comment w:id="2335" w:author="Bagwe, Gaurav R. [US-IN]" w:date="2026-06-25T09:51:00Z" w:initials="GB">
    <w:p w14:paraId="62A44CDC" w14:textId="77777777" w:rsidR="0066434D" w:rsidRDefault="0066434D" w:rsidP="00EE2C2E">
      <w:pPr>
        <w:pStyle w:val="CommentText"/>
      </w:pPr>
      <w:r>
        <w:rPr>
          <w:rStyle w:val="CommentReference"/>
        </w:rPr>
        <w:annotationRef/>
      </w:r>
      <w:r>
        <w:fldChar w:fldCharType="begin"/>
      </w:r>
      <w:r>
        <w:instrText>HYPERLINK "mailto:balank@leidos.com"</w:instrText>
      </w:r>
      <w:bookmarkStart w:id="2343" w:name="_@_B103940C89F74563923FBBDEFECB7E81Z"/>
      <w:r>
        <w:fldChar w:fldCharType="separate"/>
      </w:r>
      <w:bookmarkEnd w:id="2343"/>
      <w:r w:rsidRPr="00EE2C2E">
        <w:rPr>
          <w:rStyle w:val="Mention"/>
          <w:noProof/>
        </w:rPr>
        <w:t>@Karthika Balan, FNU [US-IN]</w:t>
      </w:r>
      <w:r>
        <w:fldChar w:fldCharType="end"/>
      </w:r>
      <w:r>
        <w:t xml:space="preserve">  Can you add these values once you have them. Thanks</w:t>
      </w:r>
    </w:p>
  </w:comment>
  <w:comment w:id="2187" w:author="Bagwe, Gaurav R. [US-IN]" w:date="2026-06-09T08:41:00Z" w:initials="GB">
    <w:p w14:paraId="6C09EBE8" w14:textId="77777777" w:rsidR="005E7099" w:rsidRDefault="005E7099" w:rsidP="005E7099">
      <w:pPr>
        <w:pStyle w:val="CommentText"/>
      </w:pPr>
      <w:r>
        <w:rPr>
          <w:rStyle w:val="CommentReference"/>
        </w:rPr>
        <w:annotationRef/>
      </w:r>
      <w:r>
        <w:t>Adding the summary values. Not sure if you want table of this style or the one you have above</w:t>
      </w:r>
    </w:p>
  </w:comment>
  <w:comment w:id="2434" w:author="Bagwe, Gaurav R. [US-IN]" w:date="2026-06-25T15:50:00Z" w:initials="GB">
    <w:p w14:paraId="68CA0648" w14:textId="77777777" w:rsidR="009A46C0" w:rsidRDefault="009A46C0" w:rsidP="009A46C0">
      <w:pPr>
        <w:pStyle w:val="CommentText"/>
      </w:pPr>
      <w:r>
        <w:rPr>
          <w:rStyle w:val="CommentReference"/>
        </w:rPr>
        <w:annotationRef/>
      </w:r>
      <w:r>
        <w:t>13</w:t>
      </w:r>
    </w:p>
  </w:comment>
  <w:comment w:id="3012" w:author="Bagwe, Gaurav R. [US-IN]" w:date="2026-06-25T19:12:00Z" w:initials="GB">
    <w:p w14:paraId="7272EE2E" w14:textId="77777777" w:rsidR="00CC4E7A" w:rsidRDefault="00CC4E7A" w:rsidP="00CC4E7A">
      <w:pPr>
        <w:pStyle w:val="CommentText"/>
      </w:pPr>
      <w:r>
        <w:rPr>
          <w:rStyle w:val="CommentReference"/>
        </w:rPr>
        <w:annotationRef/>
      </w:r>
      <w:r>
        <w:t>I will work on this number later, there is a small inconsistency. The table was calcuated earlier usign the micros while figures were computed on csv. The accuracy on the numbers saved is causing a small inconsistency</w:t>
      </w:r>
    </w:p>
  </w:comment>
  <w:comment w:id="3013" w:author="Bagwe, Gaurav R. [US-IN]" w:date="2026-06-25T19:13:00Z" w:initials="GB">
    <w:p w14:paraId="543D5194" w14:textId="3A6418E1" w:rsidR="00D03DDA" w:rsidRDefault="00D03DDA" w:rsidP="00D03DDA">
      <w:pPr>
        <w:pStyle w:val="CommentText"/>
      </w:pPr>
      <w:r>
        <w:rPr>
          <w:rStyle w:val="CommentReference"/>
        </w:rPr>
        <w:annotationRef/>
      </w:r>
      <w:r>
        <w:t xml:space="preserve">Can you check the table numbers and let me know if I need to change them </w:t>
      </w:r>
      <w:r>
        <w:fldChar w:fldCharType="begin"/>
      </w:r>
      <w:r>
        <w:instrText>HYPERLINK "mailto:soleimans@leidos.com"</w:instrText>
      </w:r>
      <w:bookmarkStart w:id="3038" w:name="_@_5F2D79F99D834FDB88AFA02C34F5BFA4Z"/>
      <w:r>
        <w:fldChar w:fldCharType="separate"/>
      </w:r>
      <w:bookmarkEnd w:id="3038"/>
      <w:r w:rsidRPr="00D03DDA">
        <w:rPr>
          <w:rStyle w:val="Mention"/>
          <w:noProof/>
        </w:rPr>
        <w:t>@Soleimaniamiri, Saeid [US-IR]</w:t>
      </w:r>
      <w:r>
        <w:fldChar w:fldCharType="end"/>
      </w:r>
      <w:r>
        <w:t xml:space="preserve"> </w:t>
      </w:r>
    </w:p>
  </w:comment>
  <w:comment w:id="3337" w:author="Bagwe, Gaurav R. [US-IN]" w:date="2026-06-25T18:48:00Z" w:initials="GB">
    <w:p w14:paraId="22067F4A" w14:textId="77777777" w:rsidR="0088663B" w:rsidRDefault="0088663B" w:rsidP="00143F0D">
      <w:pPr>
        <w:pStyle w:val="CommentText"/>
      </w:pPr>
      <w:r>
        <w:rPr>
          <w:rStyle w:val="CommentReference"/>
        </w:rPr>
        <w:annotationRef/>
      </w:r>
      <w:r>
        <w:fldChar w:fldCharType="begin"/>
      </w:r>
      <w:r>
        <w:instrText>HYPERLINK "mailto:soleimans@leidos.com"</w:instrText>
      </w:r>
      <w:bookmarkStart w:id="3339" w:name="_@_5873F5721C064F17A26097227485F096Z"/>
      <w:r>
        <w:fldChar w:fldCharType="separate"/>
      </w:r>
      <w:bookmarkEnd w:id="3339"/>
      <w:r w:rsidRPr="00143F0D">
        <w:rPr>
          <w:rStyle w:val="Mention"/>
          <w:noProof/>
        </w:rPr>
        <w:t>@Soleimaniamiri, Saeid [US-IR]</w:t>
      </w:r>
      <w:r>
        <w:fldChar w:fldCharType="end"/>
      </w:r>
      <w:r>
        <w:t xml:space="preserve">  I do not know how you are adding captions here is the caption for this : Mean metric profile (IoU, F1 Score, Precision, and Recall) for each candidate model, averaged across the four datasets (dataset-normalized). A larger enclosed area indicates stronger overall performance.</w:t>
      </w:r>
    </w:p>
  </w:comment>
  <w:comment w:id="3374" w:author="Bagwe, Gaurav R. [US-IN]" w:date="2026-06-25T19:04:00Z" w:initials="GB">
    <w:p w14:paraId="172FC48E" w14:textId="77777777" w:rsidR="00EF33DA" w:rsidRDefault="00EF33DA" w:rsidP="00EF33DA">
      <w:pPr>
        <w:pStyle w:val="CommentText"/>
      </w:pPr>
      <w:r>
        <w:rPr>
          <w:rStyle w:val="CommentReference"/>
        </w:rPr>
        <w:annotationRef/>
      </w:r>
      <w:r>
        <w:t>Fig reference #</w:t>
      </w:r>
    </w:p>
  </w:comment>
  <w:comment w:id="3390" w:author="Bagwe, Gaurav R. [US-IN]" w:date="2026-06-25T18:55:00Z" w:initials="GB">
    <w:p w14:paraId="441D4275" w14:textId="77777777" w:rsidR="00915DBA" w:rsidRDefault="00915DBA" w:rsidP="00135CC2">
      <w:pPr>
        <w:pStyle w:val="CommentText"/>
      </w:pPr>
      <w:r>
        <w:rPr>
          <w:rStyle w:val="CommentReference"/>
        </w:rPr>
        <w:annotationRef/>
      </w:r>
      <w:r>
        <w:t>Caption for this fig : Per-dataset comparison of IoU, F1 Score, Precision, and Recall for    each candidate model across BDD100K-Lane, CULane, CurveLanes, and TuSimple. Error bars denote per-image standard deviation.</w:t>
      </w:r>
    </w:p>
  </w:comment>
  <w:comment w:id="3411" w:author="Bagwe, Gaurav R. [US-IN]" w:date="2026-06-25T08:49:00Z" w:initials="GB">
    <w:p w14:paraId="4D35CB52" w14:textId="37D82372" w:rsidR="007E76CD" w:rsidRDefault="007E76CD" w:rsidP="007E76CD">
      <w:pPr>
        <w:pStyle w:val="CommentText"/>
      </w:pPr>
      <w:r>
        <w:rPr>
          <w:rStyle w:val="CommentReference"/>
        </w:rPr>
        <w:annotationRef/>
      </w:r>
      <w:r>
        <w:t xml:space="preserve">Check this justification or selecting CLERerNet,  Since I CLRerNEt has bad results compared to hybridnets I am using this to justify selecting </w:t>
      </w:r>
      <w:r>
        <w:fldChar w:fldCharType="begin"/>
      </w:r>
      <w:r>
        <w:instrText>HYPERLINK "mailto:soleimans@leidos.com"</w:instrText>
      </w:r>
      <w:bookmarkStart w:id="3415" w:name="_@_8FA03356846447F9935EFDAF40736F4BZ"/>
      <w:r>
        <w:fldChar w:fldCharType="separate"/>
      </w:r>
      <w:bookmarkEnd w:id="3415"/>
      <w:r w:rsidRPr="007E76CD">
        <w:rPr>
          <w:rStyle w:val="Mention"/>
          <w:noProof/>
        </w:rPr>
        <w:t>@Soleimaniamiri, Saeid [US-IR]</w:t>
      </w:r>
      <w:r>
        <w:fldChar w:fldCharType="end"/>
      </w:r>
      <w:r>
        <w:t xml:space="preserve"> </w:t>
      </w:r>
      <w:r>
        <w:fldChar w:fldCharType="begin"/>
      </w:r>
      <w:r>
        <w:instrText>HYPERLINK "mailto:balank@leidos.com"</w:instrText>
      </w:r>
      <w:bookmarkStart w:id="3416" w:name="_@_EBABAA59B4D84C1AB5420CE50E79BDE3Z"/>
      <w:r>
        <w:fldChar w:fldCharType="separate"/>
      </w:r>
      <w:bookmarkEnd w:id="3416"/>
      <w:r w:rsidRPr="007E76CD">
        <w:rPr>
          <w:rStyle w:val="Mention"/>
          <w:noProof/>
        </w:rPr>
        <w:t>@Karthika Balan, FNU [US-IN]</w:t>
      </w:r>
      <w:r>
        <w:fldChar w:fldCharType="end"/>
      </w:r>
      <w:r>
        <w:t xml:space="preserve"> </w:t>
      </w:r>
    </w:p>
  </w:comment>
  <w:comment w:id="3438" w:author="Bagwe, Gaurav R. [US-IN]" w:date="2026-06-25T18:57:00Z" w:initials="GB">
    <w:p w14:paraId="2D418646" w14:textId="77777777" w:rsidR="00166635" w:rsidRDefault="00166635" w:rsidP="00726CD2">
      <w:pPr>
        <w:pStyle w:val="CommentText"/>
      </w:pPr>
      <w:r>
        <w:rPr>
          <w:rStyle w:val="CommentReference"/>
        </w:rPr>
        <w:annotationRef/>
      </w:r>
      <w:r>
        <w:t>Figure 3. Distribution of per-image F1 scores by model and dataset (box =    interquartile range, center line = median, diamond = mean; outliers hidden).</w:t>
      </w:r>
    </w:p>
  </w:comment>
  <w:comment w:id="3473" w:author="Bagwe, Gaurav R. [US-IN]" w:date="2026-06-25T19:08:00Z" w:initials="GB">
    <w:p w14:paraId="0C8BCA9E" w14:textId="77777777" w:rsidR="00A85502" w:rsidRDefault="00A85502" w:rsidP="00D33809">
      <w:pPr>
        <w:pStyle w:val="CommentText"/>
      </w:pPr>
      <w:r>
        <w:rPr>
          <w:rStyle w:val="CommentReference"/>
        </w:rPr>
        <w:annotationRef/>
      </w:r>
      <w:r>
        <w:t>Precision-recall trade-off by model and dataset; dotted contours indicate constant-F1 (iso-F1) lines. Points toward the upper right indicate  better joint precision and recall.</w:t>
      </w:r>
    </w:p>
  </w:comment>
  <w:comment w:id="3472" w:author="Leslie, Ed [US-US]" w:date="2026-06-26T09:38:00Z" w:initials="LE">
    <w:p w14:paraId="36608633" w14:textId="4B101F1A" w:rsidR="00264A19" w:rsidRDefault="00264A19">
      <w:pPr>
        <w:pStyle w:val="CommentText"/>
      </w:pPr>
      <w:r>
        <w:rPr>
          <w:rStyle w:val="CommentReference"/>
        </w:rPr>
        <w:annotationRef/>
      </w:r>
      <w:r w:rsidRPr="6D5BDA96">
        <w:t>The legend in the bottom left covers up one data point.  It would be worth redrawing with the legend moved slightly.</w:t>
      </w:r>
    </w:p>
  </w:comment>
  <w:comment w:id="3471" w:author="Leslie, Ed [US-US]" w:date="2026-06-26T09:39:00Z" w:initials="LE">
    <w:p w14:paraId="74EFFA53" w14:textId="2A09CFAF" w:rsidR="00264A19" w:rsidRDefault="00264A19">
      <w:pPr>
        <w:pStyle w:val="CommentText"/>
      </w:pPr>
      <w:r>
        <w:rPr>
          <w:rStyle w:val="CommentReference"/>
        </w:rPr>
        <w:annotationRef/>
      </w:r>
      <w:r w:rsidRPr="0154EF7E">
        <w:t>The figure would get called out for 508 compliance since the models are differentiated only by color.  This report is not intended to publish, but for future, we should just build in 508 compliance since we often use plots in future published works.</w:t>
      </w:r>
    </w:p>
  </w:comment>
  <w:comment w:id="3496" w:author="Bagwe, Gaurav R. [US-IN]" w:date="2026-06-25T10:12:00Z" w:initials="GB">
    <w:p w14:paraId="18A33FFA" w14:textId="77777777" w:rsidR="005B1932" w:rsidRDefault="005B1932" w:rsidP="005B1932">
      <w:pPr>
        <w:pStyle w:val="CommentText"/>
      </w:pPr>
      <w:r>
        <w:rPr>
          <w:rStyle w:val="CommentReference"/>
        </w:rPr>
        <w:annotationRef/>
      </w:r>
      <w:r>
        <w:t xml:space="preserve">Figure s need to be explained in the paragraph. </w:t>
      </w:r>
    </w:p>
  </w:comment>
  <w:comment w:id="3504" w:author="Bagwe, Gaurav R. [US-IN]" w:date="2026-06-25T08:58:00Z" w:initials="GB">
    <w:p w14:paraId="1FF82077" w14:textId="1CCE587A" w:rsidR="00BE1125" w:rsidRDefault="00BE1125" w:rsidP="00BE1125">
      <w:pPr>
        <w:pStyle w:val="CommentText"/>
      </w:pPr>
      <w:r>
        <w:rPr>
          <w:rStyle w:val="CommentReference"/>
        </w:rPr>
        <w:annotationRef/>
      </w:r>
      <w:r>
        <w:fldChar w:fldCharType="begin"/>
      </w:r>
      <w:r>
        <w:instrText>HYPERLINK "mailto:soleimans@leidos.com"</w:instrText>
      </w:r>
      <w:bookmarkStart w:id="3509" w:name="_@_F3070965C77F48958FDE02E347B1FABAZ"/>
      <w:r>
        <w:fldChar w:fldCharType="separate"/>
      </w:r>
      <w:bookmarkEnd w:id="3509"/>
      <w:r w:rsidRPr="00BE1125">
        <w:rPr>
          <w:rStyle w:val="Mention"/>
          <w:noProof/>
        </w:rPr>
        <w:t>@Soleimaniamiri, Saeid [US-IR]</w:t>
      </w:r>
      <w:r>
        <w:fldChar w:fldCharType="end"/>
      </w:r>
      <w:r>
        <w:t xml:space="preserve">  I am planning to remove this, since it would be over repeated.  There is also something similar in the summary  Sec 3.5 and above  this paragraph. However, you can add this paragraph, I tried to have minimum over repeatbility : Based on the preliminary comparison and the intended Chapter 5 pilot workflow, YOLOPX and CLRerNet were retained for the pilot analysis with complementary roles. YOLOPX was selected as the primary reference image processor for coverage-oriented lane-line analysis because it provided the strongest overall quantitative basis for the main workflow. CLRerNet was retained as a supplemental lane-focused processor because its structured lane-line outputs provide a useful comparison to YOLOPX’s broader-coverage behavior. Together, the two processors support sensitivity review of pilot findings across different lane-line output characteristics. Both processors are used only as reference image processing tools for infrastructure-focused analysis of public roadway imagery and should not be interpreted as ADS or ADAS perception-stack performance. </w:t>
      </w:r>
    </w:p>
  </w:comment>
  <w:comment w:id="3505" w:author="Soleimaniamiri, Saeid [US-IR]" w:date="2026-06-25T11:40:00Z" w:initials="SS">
    <w:p w14:paraId="4C97D816" w14:textId="77777777" w:rsidR="00C84613" w:rsidRDefault="00C84613" w:rsidP="00C84613">
      <w:pPr>
        <w:pStyle w:val="CommentText"/>
      </w:pPr>
      <w:r>
        <w:rPr>
          <w:rStyle w:val="CommentReference"/>
        </w:rPr>
        <w:annotationRef/>
      </w:r>
      <w:r>
        <w:t>I agree with avoiding repetitions. Do as you see fit based on the updates you added earlier in the section.</w:t>
      </w:r>
    </w:p>
  </w:comment>
  <w:comment w:id="3506" w:author="Bagwe, Gaurav R. [US-IN]" w:date="2026-06-25T19:07:00Z" w:initials="GB">
    <w:p w14:paraId="59FF50E7" w14:textId="77777777" w:rsidR="00057F66" w:rsidRDefault="00057F66" w:rsidP="00057F66">
      <w:pPr>
        <w:pStyle w:val="CommentText"/>
      </w:pPr>
      <w:r>
        <w:rPr>
          <w:rStyle w:val="CommentReference"/>
        </w:rPr>
        <w:annotationRef/>
      </w:r>
      <w:r>
        <w:t xml:space="preserve">I am removing this. It is also mentioned in the summary </w:t>
      </w:r>
    </w:p>
  </w:comment>
  <w:comment w:id="3507" w:author="Bagwe, Gaurav R. [US-IN]" w:date="2026-06-26T00:24:00Z" w:initials="GB">
    <w:p w14:paraId="3ACB429E" w14:textId="77777777" w:rsidR="00D110A5" w:rsidRDefault="00D110A5" w:rsidP="00D110A5">
      <w:pPr>
        <w:pStyle w:val="CommentText"/>
      </w:pPr>
      <w:r>
        <w:rPr>
          <w:rStyle w:val="CommentReference"/>
        </w:rPr>
        <w:annotationRef/>
      </w:r>
      <w:r>
        <w:t xml:space="preserve">“YOLOPX was selected as the primary reference image processor” next section answers this </w:t>
      </w:r>
    </w:p>
  </w:comment>
  <w:comment w:id="3594" w:author="Bagwe, Gaurav R. [US-IN]" w:date="2026-06-25T16:54:00Z" w:initials="GB">
    <w:p w14:paraId="28F0C6DA" w14:textId="77777777" w:rsidR="006862B2" w:rsidRDefault="006862B2" w:rsidP="006862B2">
      <w:pPr>
        <w:pStyle w:val="CommentText"/>
      </w:pPr>
      <w:r>
        <w:rPr>
          <w:rStyle w:val="CommentReference"/>
        </w:rPr>
        <w:annotationRef/>
      </w:r>
      <w:r>
        <w:t xml:space="preserve">Or ground truth annotations ? </w:t>
      </w:r>
    </w:p>
  </w:comment>
  <w:comment w:id="3595" w:author="Karthika Balan, FNU [US-IN]" w:date="2026-06-26T09:27:00Z" w:initials="K[">
    <w:p w14:paraId="5F7FA02F" w14:textId="7C42A7F2" w:rsidR="004D1E55" w:rsidRDefault="004D1E55">
      <w:pPr>
        <w:pStyle w:val="CommentText"/>
      </w:pPr>
      <w:r>
        <w:rPr>
          <w:rStyle w:val="CommentReference"/>
        </w:rPr>
        <w:annotationRef/>
      </w:r>
      <w:r w:rsidRPr="24223C52">
        <w:t xml:space="preserve">ground truth annotations </w:t>
      </w:r>
      <w:r>
        <w:fldChar w:fldCharType="begin"/>
      </w:r>
      <w:r>
        <w:instrText xml:space="preserve"> HYPERLINK "mailto:bagweg@leidos.com"</w:instrText>
      </w:r>
      <w:bookmarkStart w:id="3596" w:name="_@_87326852942A47668EB885BDB9B3484EZ"/>
      <w:r>
        <w:fldChar w:fldCharType="separate"/>
      </w:r>
      <w:bookmarkEnd w:id="3596"/>
      <w:r w:rsidRPr="50A07E44">
        <w:rPr>
          <w:rStyle w:val="Mention"/>
          <w:noProof/>
        </w:rPr>
        <w:t>@Bagwe, Gaurav R. [US-IN]</w:t>
      </w:r>
      <w:r>
        <w:fldChar w:fldCharType="end"/>
      </w:r>
    </w:p>
  </w:comment>
  <w:comment w:id="3640" w:author="Bagwe, Gaurav R. [US-IN]" w:date="2026-06-25T16:56:00Z" w:initials="GB">
    <w:p w14:paraId="5DF51529" w14:textId="6BC7F630" w:rsidR="00DE02AD" w:rsidRDefault="00DE02AD" w:rsidP="00DE02AD">
      <w:pPr>
        <w:pStyle w:val="CommentText"/>
      </w:pPr>
      <w:r>
        <w:rPr>
          <w:rStyle w:val="CommentReference"/>
        </w:rPr>
        <w:annotationRef/>
      </w:r>
      <w:r>
        <w:t xml:space="preserve">Figure caption may not be aligned with figure, currently in the next page. You may check it again once the above section are revised </w:t>
      </w:r>
      <w:r>
        <w:fldChar w:fldCharType="begin"/>
      </w:r>
      <w:r>
        <w:instrText>HYPERLINK "mailto:soleimans@leidos.com"</w:instrText>
      </w:r>
      <w:bookmarkStart w:id="3645" w:name="_@_D8D17F3D39D145D6A4434895845E2FE3Z"/>
      <w:r>
        <w:fldChar w:fldCharType="separate"/>
      </w:r>
      <w:bookmarkEnd w:id="3645"/>
      <w:r w:rsidRPr="00DE02AD">
        <w:rPr>
          <w:rStyle w:val="Mention"/>
          <w:noProof/>
        </w:rPr>
        <w:t>@Soleimaniamiri, Saeid [US-IR]</w:t>
      </w:r>
      <w:r>
        <w:fldChar w:fldCharType="end"/>
      </w:r>
      <w:r>
        <w:t xml:space="preserve"> </w:t>
      </w:r>
    </w:p>
  </w:comment>
  <w:comment w:id="3727" w:author="Bagwe, Gaurav R. [US-IN]" w:date="2026-06-25T16:59:00Z" w:initials="GB">
    <w:p w14:paraId="10630670" w14:textId="5F4A90CE" w:rsidR="003A7CD6" w:rsidRDefault="003A7CD6" w:rsidP="003A7CD6">
      <w:pPr>
        <w:pStyle w:val="CommentText"/>
      </w:pPr>
      <w:r>
        <w:rPr>
          <w:rStyle w:val="CommentReference"/>
        </w:rPr>
        <w:annotationRef/>
      </w:r>
      <w:r>
        <w:fldChar w:fldCharType="begin"/>
      </w:r>
      <w:r>
        <w:instrText>HYPERLINK "mailto:soleimans@leidos.com"</w:instrText>
      </w:r>
      <w:bookmarkStart w:id="3733" w:name="_@_5B7C8BE7C1E34B31BA4D96D87F8F0A96Z"/>
      <w:r>
        <w:fldChar w:fldCharType="separate"/>
      </w:r>
      <w:bookmarkEnd w:id="3733"/>
      <w:r w:rsidRPr="003A7CD6">
        <w:rPr>
          <w:rStyle w:val="Mention"/>
          <w:noProof/>
        </w:rPr>
        <w:t>@Soleimaniamiri, Saeid [US-IR]</w:t>
      </w:r>
      <w:r>
        <w:fldChar w:fldCharType="end"/>
      </w:r>
      <w:r>
        <w:t xml:space="preserve">  Revised it to be normalized between 0-1, that way it is consistent with the other metrics </w:t>
      </w:r>
    </w:p>
  </w:comment>
  <w:comment w:id="3791" w:author="Bedsole, Lisa K. [US-US]" w:date="2026-06-24T11:02:00Z" w:initials="LKB">
    <w:p w14:paraId="7257EFDD" w14:textId="77777777" w:rsidR="00B2665C" w:rsidRDefault="00B2665C" w:rsidP="00B2665C">
      <w:pPr>
        <w:pStyle w:val="CommentText"/>
      </w:pPr>
      <w:r>
        <w:rPr>
          <w:rStyle w:val="CommentReference"/>
        </w:rPr>
        <w:annotationRef/>
      </w:r>
      <w:r>
        <w:t>Correct?</w:t>
      </w:r>
    </w:p>
  </w:comment>
  <w:comment w:id="3792" w:author="Soleimaniamiri, Saeid [US-IR]" w:date="2026-06-25T11:42:00Z" w:initials="SS">
    <w:p w14:paraId="47078174" w14:textId="77777777" w:rsidR="008828A9" w:rsidRDefault="008828A9" w:rsidP="008828A9">
      <w:pPr>
        <w:pStyle w:val="CommentText"/>
      </w:pPr>
      <w:r>
        <w:rPr>
          <w:rStyle w:val="CommentReference"/>
        </w:rPr>
        <w:annotationRef/>
      </w:r>
      <w:r>
        <w:t>yes</w:t>
      </w:r>
    </w:p>
  </w:comment>
  <w:comment w:id="3917" w:author="Bagwe, Gaurav R. [US-IN]" w:date="2026-06-25T17:00:00Z" w:initials="GB">
    <w:p w14:paraId="0AC581D5" w14:textId="1F4733CC" w:rsidR="00B17270" w:rsidRDefault="00B17270" w:rsidP="00B17270">
      <w:pPr>
        <w:pStyle w:val="CommentText"/>
      </w:pPr>
      <w:r>
        <w:rPr>
          <w:rStyle w:val="CommentReference"/>
        </w:rPr>
        <w:annotationRef/>
      </w:r>
      <w:r>
        <w:t xml:space="preserve">Revising this so they remain consistent. </w:t>
      </w:r>
      <w:r>
        <w:fldChar w:fldCharType="begin"/>
      </w:r>
      <w:r>
        <w:instrText>HYPERLINK "mailto:soleimans@leidos.com"</w:instrText>
      </w:r>
      <w:bookmarkStart w:id="3923" w:name="_@_A5C9E867F2F941E68ED24FC76D879A96Z"/>
      <w:r>
        <w:fldChar w:fldCharType="separate"/>
      </w:r>
      <w:bookmarkEnd w:id="3923"/>
      <w:r w:rsidRPr="00B17270">
        <w:rPr>
          <w:rStyle w:val="Mention"/>
          <w:noProof/>
        </w:rPr>
        <w:t>@Soleimaniamiri, Saeid [US-IR]</w:t>
      </w:r>
      <w:r>
        <w:fldChar w:fldCharType="end"/>
      </w:r>
      <w:r>
        <w:t xml:space="preserve"> </w:t>
      </w:r>
    </w:p>
  </w:comment>
  <w:comment w:id="4054" w:author="Bagwe, Gaurav R. [US-IN]" w:date="2026-06-25T17:04:00Z" w:initials="GB">
    <w:p w14:paraId="2E1C6AAB" w14:textId="6A29AB2C" w:rsidR="00ED2F43" w:rsidRDefault="00ED2F43" w:rsidP="00ED2F43">
      <w:pPr>
        <w:pStyle w:val="CommentText"/>
      </w:pPr>
      <w:r>
        <w:rPr>
          <w:rStyle w:val="CommentReference"/>
        </w:rPr>
        <w:annotationRef/>
      </w:r>
      <w:r>
        <w:t xml:space="preserve">Table 19 ??? </w:t>
      </w:r>
      <w:r>
        <w:fldChar w:fldCharType="begin"/>
      </w:r>
      <w:r>
        <w:instrText>HYPERLINK "mailto:soleimans@leidos.com"</w:instrText>
      </w:r>
      <w:bookmarkStart w:id="4057" w:name="_@_06B86FA9BD4B453E8A30125446248239Z"/>
      <w:r>
        <w:fldChar w:fldCharType="separate"/>
      </w:r>
      <w:bookmarkEnd w:id="4057"/>
      <w:r w:rsidRPr="00ED2F43">
        <w:rPr>
          <w:rStyle w:val="Mention"/>
          <w:noProof/>
        </w:rPr>
        <w:t>@Soleimaniamiri, Saeid [US-IR]</w:t>
      </w:r>
      <w:r>
        <w:fldChar w:fldCharType="end"/>
      </w:r>
      <w:r>
        <w:t xml:space="preserve"> </w:t>
      </w:r>
    </w:p>
  </w:comment>
  <w:comment w:id="4214" w:author="Bagwe, Gaurav R. [US-IN]" w:date="2026-06-25T17:06:00Z" w:initials="GB">
    <w:p w14:paraId="0C7BE7FF" w14:textId="11CB2298" w:rsidR="003B0973" w:rsidRDefault="003B0973" w:rsidP="003B0973">
      <w:pPr>
        <w:pStyle w:val="CommentText"/>
      </w:pPr>
      <w:r>
        <w:rPr>
          <w:rStyle w:val="CommentReference"/>
        </w:rPr>
        <w:annotationRef/>
      </w:r>
      <w:r>
        <w:t xml:space="preserve">Table 20 ??? </w:t>
      </w:r>
      <w:r>
        <w:fldChar w:fldCharType="begin"/>
      </w:r>
      <w:r>
        <w:instrText>HYPERLINK "mailto:soleimans@leidos.com"</w:instrText>
      </w:r>
      <w:bookmarkStart w:id="4217" w:name="_@_896D6D4FE1FC4588B7D239C4FA753CD6Z"/>
      <w:r>
        <w:fldChar w:fldCharType="separate"/>
      </w:r>
      <w:bookmarkEnd w:id="4217"/>
      <w:r w:rsidRPr="003B0973">
        <w:rPr>
          <w:rStyle w:val="Mention"/>
          <w:noProof/>
        </w:rPr>
        <w:t>@Soleimaniamiri, Saeid [US-IR]</w:t>
      </w:r>
      <w:r>
        <w:fldChar w:fldCharType="end"/>
      </w:r>
      <w:r>
        <w:t xml:space="preserve"> </w:t>
      </w:r>
    </w:p>
  </w:comment>
  <w:comment w:id="4521" w:author="Bedsole, Lisa K. [US-US]" w:date="2026-06-24T11:41:00Z" w:initials="LKB">
    <w:p w14:paraId="1B594AF5" w14:textId="77777777" w:rsidR="008D0B46" w:rsidRDefault="008D0B46" w:rsidP="008D0B46">
      <w:pPr>
        <w:pStyle w:val="CommentText"/>
      </w:pPr>
      <w:r>
        <w:rPr>
          <w:rStyle w:val="CommentReference"/>
        </w:rPr>
        <w:annotationRef/>
      </w:r>
      <w:r>
        <w:t>Note: APA would use “(Manuscript in preparation)”, but the TFHRC editors prefer inline references to say “forthcoming,” so I’m changing it here to reflect their preference.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66D0C" w15:done="1"/>
  <w15:commentEx w15:paraId="42BFC6ED" w15:paraIdParent="27E66D0C" w15:done="1"/>
  <w15:commentEx w15:paraId="65941ED4" w15:done="0"/>
  <w15:commentEx w15:paraId="28DD8393" w15:done="1"/>
  <w15:commentEx w15:paraId="65E37958" w15:paraIdParent="28DD8393" w15:done="1"/>
  <w15:commentEx w15:paraId="2E389BB4" w15:done="1"/>
  <w15:commentEx w15:paraId="62C5306F" w15:done="1"/>
  <w15:commentEx w15:paraId="0C1D6BE2" w15:done="1"/>
  <w15:commentEx w15:paraId="19544CC4" w15:done="0"/>
  <w15:commentEx w15:paraId="231AC46F" w15:paraIdParent="19544CC4" w15:done="0"/>
  <w15:commentEx w15:paraId="714AE085" w15:done="1"/>
  <w15:commentEx w15:paraId="672F9BAF" w15:done="0"/>
  <w15:commentEx w15:paraId="05E3503B" w15:done="1"/>
  <w15:commentEx w15:paraId="0CB7EC38" w15:paraIdParent="05E3503B" w15:done="1"/>
  <w15:commentEx w15:paraId="15E18428" w15:done="1"/>
  <w15:commentEx w15:paraId="62536DD2" w15:paraIdParent="15E18428" w15:done="1"/>
  <w15:commentEx w15:paraId="643002E6" w15:done="1"/>
  <w15:commentEx w15:paraId="20D32BF1" w15:done="1"/>
  <w15:commentEx w15:paraId="3373BD6C" w15:done="1"/>
  <w15:commentEx w15:paraId="4BD40017" w15:done="0"/>
  <w15:commentEx w15:paraId="727563BC" w15:done="0"/>
  <w15:commentEx w15:paraId="7551E094" w15:done="1"/>
  <w15:commentEx w15:paraId="1DD9F6BD" w15:paraIdParent="7551E094" w15:done="1"/>
  <w15:commentEx w15:paraId="02E31944" w15:done="1"/>
  <w15:commentEx w15:paraId="5142B80D" w15:paraIdParent="02E31944" w15:done="1"/>
  <w15:commentEx w15:paraId="28393300" w15:paraIdParent="02E31944" w15:done="1"/>
  <w15:commentEx w15:paraId="0E28A388" w15:done="1"/>
  <w15:commentEx w15:paraId="44A8598B" w15:done="0"/>
  <w15:commentEx w15:paraId="630E8BA3" w15:paraIdParent="44A8598B" w15:done="0"/>
  <w15:commentEx w15:paraId="1F148605" w15:done="1"/>
  <w15:commentEx w15:paraId="33A2EA1F" w15:paraIdParent="1F148605" w15:done="1"/>
  <w15:commentEx w15:paraId="0A40BF14" w15:paraIdParent="1F148605" w15:done="1"/>
  <w15:commentEx w15:paraId="1FB69060" w15:done="1"/>
  <w15:commentEx w15:paraId="6A1AD81B" w15:done="1"/>
  <w15:commentEx w15:paraId="349B82D7" w15:done="1"/>
  <w15:commentEx w15:paraId="60F0F251" w15:done="1"/>
  <w15:commentEx w15:paraId="45682B16" w15:done="1"/>
  <w15:commentEx w15:paraId="277D82A8" w15:paraIdParent="45682B16" w15:done="1"/>
  <w15:commentEx w15:paraId="3F8AEF05" w15:done="1"/>
  <w15:commentEx w15:paraId="1667E13A" w15:done="1"/>
  <w15:commentEx w15:paraId="550F6AA0" w15:done="1"/>
  <w15:commentEx w15:paraId="6DE12023" w15:paraIdParent="550F6AA0" w15:done="1"/>
  <w15:commentEx w15:paraId="20FF3542" w15:done="1"/>
  <w15:commentEx w15:paraId="5257C44E" w15:paraIdParent="20FF3542" w15:done="1"/>
  <w15:commentEx w15:paraId="4160F65C" w15:paraIdParent="20FF3542" w15:done="1"/>
  <w15:commentEx w15:paraId="74BAD861" w15:done="0"/>
  <w15:commentEx w15:paraId="1E9B4B64" w15:done="1"/>
  <w15:commentEx w15:paraId="37A3D2DF" w15:done="0"/>
  <w15:commentEx w15:paraId="05954C0D" w15:done="0"/>
  <w15:commentEx w15:paraId="5545C895" w15:done="1"/>
  <w15:commentEx w15:paraId="4DF4D164" w15:done="0"/>
  <w15:commentEx w15:paraId="4660D1D4" w15:done="0"/>
  <w15:commentEx w15:paraId="3C94EEC0" w15:done="1"/>
  <w15:commentEx w15:paraId="140D5267" w15:done="1"/>
  <w15:commentEx w15:paraId="62A44CDC" w15:done="1"/>
  <w15:commentEx w15:paraId="6C09EBE8" w15:done="1"/>
  <w15:commentEx w15:paraId="68CA0648" w15:done="1"/>
  <w15:commentEx w15:paraId="7272EE2E" w15:done="1"/>
  <w15:commentEx w15:paraId="543D5194" w15:paraIdParent="7272EE2E" w15:done="1"/>
  <w15:commentEx w15:paraId="22067F4A" w15:done="1"/>
  <w15:commentEx w15:paraId="172FC48E" w15:done="1"/>
  <w15:commentEx w15:paraId="441D4275" w15:done="1"/>
  <w15:commentEx w15:paraId="4D35CB52" w15:done="0"/>
  <w15:commentEx w15:paraId="2D418646" w15:done="1"/>
  <w15:commentEx w15:paraId="0C8BCA9E" w15:done="1"/>
  <w15:commentEx w15:paraId="36608633" w15:done="0"/>
  <w15:commentEx w15:paraId="74EFFA53" w15:done="0"/>
  <w15:commentEx w15:paraId="18A33FFA" w15:done="1"/>
  <w15:commentEx w15:paraId="1FF82077" w15:done="1"/>
  <w15:commentEx w15:paraId="4C97D816" w15:paraIdParent="1FF82077" w15:done="1"/>
  <w15:commentEx w15:paraId="59FF50E7" w15:paraIdParent="1FF82077" w15:done="1"/>
  <w15:commentEx w15:paraId="3ACB429E" w15:paraIdParent="1FF82077" w15:done="1"/>
  <w15:commentEx w15:paraId="28F0C6DA" w15:done="0"/>
  <w15:commentEx w15:paraId="5F7FA02F" w15:paraIdParent="28F0C6DA" w15:done="0"/>
  <w15:commentEx w15:paraId="5DF51529" w15:done="1"/>
  <w15:commentEx w15:paraId="10630670" w15:done="1"/>
  <w15:commentEx w15:paraId="7257EFDD" w15:done="1"/>
  <w15:commentEx w15:paraId="47078174" w15:paraIdParent="7257EFDD" w15:done="1"/>
  <w15:commentEx w15:paraId="0AC581D5" w15:done="1"/>
  <w15:commentEx w15:paraId="2E1C6AAB" w15:done="1"/>
  <w15:commentEx w15:paraId="0C7BE7FF" w15:done="1"/>
  <w15:commentEx w15:paraId="1B594A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51265C" w16cex:dateUtc="2026-06-24T14:16:00Z"/>
  <w16cex:commentExtensible w16cex:durableId="672C7BD1" w16cex:dateUtc="2026-06-25T14:51:00Z"/>
  <w16cex:commentExtensible w16cex:durableId="3659EBB2" w16cex:dateUtc="2026-06-24T18:27:00Z">
    <w16cex:extLst>
      <w16:ext w16:uri="{CE6994B0-6A32-4C9F-8C6B-6E91EDA988CE}">
        <cr:reactions xmlns:cr="http://schemas.microsoft.com/office/comments/2020/reactions">
          <cr:reaction reactionType="1">
            <cr:reactionInfo dateUtc="2026-06-25T14:51:35Z">
              <cr:user userId="S::soleimans@leidos.com::38551a0e-de31-4f7d-a8f2-efe036e7050f" userProvider="AD" userName="Soleimaniamiri, Saeid [US-IR]"/>
            </cr:reactionInfo>
          </cr:reaction>
        </cr:reactions>
      </w16:ext>
    </w16cex:extLst>
  </w16cex:commentExtensible>
  <w16cex:commentExtensible w16cex:durableId="3F6E570E" w16cex:dateUtc="2026-06-25T14:25:00Z"/>
  <w16cex:commentExtensible w16cex:durableId="7EAE1FA7" w16cex:dateUtc="2026-06-25T14:56:00Z"/>
  <w16cex:commentExtensible w16cex:durableId="77A3DB3E" w16cex:dateUtc="2026-06-25T12:01:00Z">
    <w16cex:extLst>
      <w16:ext w16:uri="{CE6994B0-6A32-4C9F-8C6B-6E91EDA988CE}">
        <cr:reactions xmlns:cr="http://schemas.microsoft.com/office/comments/2020/reactions">
          <cr:reaction reactionType="1">
            <cr:reactionInfo dateUtc="2026-06-25T14:56:09Z">
              <cr:user userId="S::soleimans@leidos.com::38551a0e-de31-4f7d-a8f2-efe036e7050f" userProvider="AD" userName="Soleimaniamiri, Saeid [US-IR]"/>
            </cr:reactionInfo>
          </cr:reaction>
        </cr:reactions>
      </w16:ext>
    </w16cex:extLst>
  </w16cex:commentExtensible>
  <w16cex:commentExtensible w16cex:durableId="2F8089EF" w16cex:dateUtc="2026-06-25T14:23:00Z">
    <w16cex:extLst>
      <w16:ext w16:uri="{CE6994B0-6A32-4C9F-8C6B-6E91EDA988CE}">
        <cr:reactions xmlns:cr="http://schemas.microsoft.com/office/comments/2020/reactions">
          <cr:reaction reactionType="1">
            <cr:reactionInfo dateUtc="2026-06-25T14:57:26Z">
              <cr:user userId="S::soleimans@leidos.com::38551a0e-de31-4f7d-a8f2-efe036e7050f" userProvider="AD" userName="Soleimaniamiri, Saeid [US-IR]"/>
            </cr:reactionInfo>
          </cr:reaction>
        </cr:reactions>
      </w16:ext>
    </w16cex:extLst>
  </w16cex:commentExtensible>
  <w16cex:commentExtensible w16cex:durableId="6E155D17" w16cex:dateUtc="2026-06-25T14:23:00Z">
    <w16cex:extLst>
      <w16:ext w16:uri="{CE6994B0-6A32-4C9F-8C6B-6E91EDA988CE}">
        <cr:reactions xmlns:cr="http://schemas.microsoft.com/office/comments/2020/reactions">
          <cr:reaction reactionType="1">
            <cr:reactionInfo dateUtc="2026-06-25T14:58:20Z">
              <cr:user userId="S::soleimans@leidos.com::38551a0e-de31-4f7d-a8f2-efe036e7050f" userProvider="AD" userName="Soleimaniamiri, Saeid [US-IR]"/>
            </cr:reactionInfo>
          </cr:reaction>
        </cr:reactions>
      </w16:ext>
    </w16cex:extLst>
  </w16cex:commentExtensible>
  <w16cex:commentExtensible w16cex:durableId="268D2438" w16cex:dateUtc="2026-06-25T13:23:00Z"/>
  <w16cex:commentExtensible w16cex:durableId="24028547" w16cex:dateUtc="2026-06-25T15:02:00Z"/>
  <w16cex:commentExtensible w16cex:durableId="22FB2740" w16cex:dateUtc="2026-06-25T12:44:00Z">
    <w16cex:extLst>
      <w16:ext w16:uri="{CE6994B0-6A32-4C9F-8C6B-6E91EDA988CE}">
        <cr:reactions xmlns:cr="http://schemas.microsoft.com/office/comments/2020/reactions">
          <cr:reaction reactionType="1">
            <cr:reactionInfo dateUtc="2026-06-25T15:04:31Z">
              <cr:user userId="S::soleimans@leidos.com::38551a0e-de31-4f7d-a8f2-efe036e7050f" userProvider="AD" userName="Soleimaniamiri, Saeid [US-IR]"/>
            </cr:reactionInfo>
          </cr:reaction>
        </cr:reactions>
      </w16:ext>
    </w16cex:extLst>
  </w16cex:commentExtensible>
  <w16cex:commentExtensible w16cex:durableId="0814368C" w16cex:dateUtc="2026-06-25T14:16:00Z"/>
  <w16cex:commentExtensible w16cex:durableId="6A5CB336" w16cex:dateUtc="2026-06-25T14:18:00Z"/>
  <w16cex:commentExtensible w16cex:durableId="7FD76F41" w16cex:dateUtc="2026-06-25T15:06:00Z"/>
  <w16cex:commentExtensible w16cex:durableId="7482B12B" w16cex:dateUtc="2026-06-25T14:17:00Z"/>
  <w16cex:commentExtensible w16cex:durableId="0D349795" w16cex:dateUtc="2026-06-25T15:06:00Z"/>
  <w16cex:commentExtensible w16cex:durableId="2A70ADA5" w16cex:dateUtc="2026-06-25T14:19:00Z">
    <w16cex:extLst>
      <w16:ext w16:uri="{CE6994B0-6A32-4C9F-8C6B-6E91EDA988CE}">
        <cr:reactions xmlns:cr="http://schemas.microsoft.com/office/comments/2020/reactions">
          <cr:reaction reactionType="1">
            <cr:reactionInfo dateUtc="2026-06-25T15:07:11Z">
              <cr:user userId="S::soleimans@leidos.com::38551a0e-de31-4f7d-a8f2-efe036e7050f" userProvider="AD" userName="Soleimaniamiri, Saeid [US-IR]"/>
            </cr:reactionInfo>
          </cr:reaction>
        </cr:reactions>
      </w16:ext>
    </w16cex:extLst>
  </w16cex:commentExtensible>
  <w16cex:commentExtensible w16cex:durableId="1D8A9953" w16cex:dateUtc="2026-06-25T14:24:00Z">
    <w16cex:extLst>
      <w16:ext w16:uri="{CE6994B0-6A32-4C9F-8C6B-6E91EDA988CE}">
        <cr:reactions xmlns:cr="http://schemas.microsoft.com/office/comments/2020/reactions">
          <cr:reaction reactionType="1">
            <cr:reactionInfo dateUtc="2026-06-25T15:10:42Z">
              <cr:user userId="S::soleimans@leidos.com::38551a0e-de31-4f7d-a8f2-efe036e7050f" userProvider="AD" userName="Soleimaniamiri, Saeid [US-IR]"/>
            </cr:reactionInfo>
          </cr:reaction>
        </cr:reactions>
      </w16:ext>
    </w16cex:extLst>
  </w16cex:commentExtensible>
  <w16cex:commentExtensible w16cex:durableId="6D9F7339" w16cex:dateUtc="2026-06-24T14:16:00Z"/>
  <w16cex:commentExtensible w16cex:durableId="48E8E0CD" w16cex:dateUtc="2026-06-25T14:25:00Z"/>
  <w16cex:commentExtensible w16cex:durableId="556D110A" w16cex:dateUtc="2026-06-26T13:38:00Z"/>
  <w16cex:commentExtensible w16cex:durableId="5A718C58" w16cex:dateUtc="2026-06-04T20:16:00Z"/>
  <w16cex:commentExtensible w16cex:durableId="215C426B" w16cex:dateUtc="2026-06-22T15:19:00Z">
    <w16cex:extLst>
      <w16:ext w16:uri="{CE6994B0-6A32-4C9F-8C6B-6E91EDA988CE}">
        <cr:reactions xmlns:cr="http://schemas.microsoft.com/office/comments/2020/reactions">
          <cr:reaction reactionType="1">
            <cr:reactionInfo dateUtc="2026-06-22T15:21:21Z">
              <cr:user userId="S::bagweg@leidos.com::e2033084-6ed0-4a76-a7ff-4d115ffd771b" userProvider="AD" userName="Bagwe, Gaurav R. [US-IN]"/>
            </cr:reactionInfo>
          </cr:reaction>
        </cr:reactions>
      </w16:ext>
    </w16cex:extLst>
  </w16cex:commentExtensible>
  <w16cex:commentExtensible w16cex:durableId="5A1D457F" w16cex:dateUtc="2026-06-22T16:01:00Z"/>
  <w16cex:commentExtensible w16cex:durableId="431F5D84" w16cex:dateUtc="2026-06-25T15:21:00Z"/>
  <w16cex:commentExtensible w16cex:durableId="698EED1D" w16cex:dateUtc="2026-06-25T15:44:00Z">
    <w16cex:extLst>
      <w16:ext w16:uri="{CE6994B0-6A32-4C9F-8C6B-6E91EDA988CE}">
        <cr:reactions xmlns:cr="http://schemas.microsoft.com/office/comments/2020/reactions">
          <cr:reaction reactionType="1">
            <cr:reactionInfo dateUtc="2026-06-25T16:35:02Z">
              <cr:user userId="S::soleimans@leidos.com::38551a0e-de31-4f7d-a8f2-efe036e7050f" userProvider="AD" userName="Soleimaniamiri, Saeid [US-IR]"/>
            </cr:reactionInfo>
          </cr:reaction>
        </cr:reactions>
      </w16:ext>
    </w16cex:extLst>
  </w16cex:commentExtensible>
  <w16cex:commentExtensible w16cex:durableId="52941942" w16cex:dateUtc="2026-06-22T15:56:00Z">
    <w16cex:extLst>
      <w16:ext w16:uri="{CE6994B0-6A32-4C9F-8C6B-6E91EDA988CE}">
        <cr:reactions xmlns:cr="http://schemas.microsoft.com/office/comments/2020/reactions">
          <cr:reaction reactionType="1">
            <cr:reactionInfo dateUtc="2026-06-25T15:19:10Z">
              <cr:user userId="S::soleimans@leidos.com::38551a0e-de31-4f7d-a8f2-efe036e7050f" userProvider="AD" userName="Soleimaniamiri, Saeid [US-IR]"/>
            </cr:reactionInfo>
          </cr:reaction>
        </cr:reactions>
      </w16:ext>
    </w16cex:extLst>
  </w16cex:commentExtensible>
  <w16cex:commentExtensible w16cex:durableId="0ECB903B" w16cex:dateUtc="2026-06-25T15:23:00Z"/>
  <w16cex:commentExtensible w16cex:durableId="1384E995" w16cex:dateUtc="2026-06-25T16:07:00Z"/>
  <w16cex:commentExtensible w16cex:durableId="72A63014" w16cex:dateUtc="2026-06-22T18:12:00Z"/>
  <w16cex:commentExtensible w16cex:durableId="3D2AE5ED" w16cex:dateUtc="2026-06-25T15:21:00Z"/>
  <w16cex:commentExtensible w16cex:durableId="2B5B93C6" w16cex:dateUtc="2026-06-25T16:06:00Z">
    <w16cex:extLst>
      <w16:ext w16:uri="{CE6994B0-6A32-4C9F-8C6B-6E91EDA988CE}">
        <cr:reactions xmlns:cr="http://schemas.microsoft.com/office/comments/2020/reactions">
          <cr:reaction reactionType="1">
            <cr:reactionInfo dateUtc="2026-06-25T16:35:07Z">
              <cr:user userId="S::soleimans@leidos.com::38551a0e-de31-4f7d-a8f2-efe036e7050f" userProvider="AD" userName="Soleimaniamiri, Saeid [US-IR]"/>
            </cr:reactionInfo>
          </cr:reaction>
        </cr:reactions>
      </w16:ext>
    </w16cex:extLst>
  </w16cex:commentExtensible>
  <w16cex:commentExtensible w16cex:durableId="41EF4ABE" w16cex:dateUtc="2026-06-25T16:11:00Z"/>
  <w16cex:commentExtensible w16cex:durableId="13D45FBE" w16cex:dateUtc="2026-06-25T19:56:00Z"/>
  <w16cex:commentExtensible w16cex:durableId="167FA607" w16cex:dateUtc="2026-06-25T15:42:00Z"/>
  <w16cex:commentExtensible w16cex:durableId="0CDA4C37" w16cex:dateUtc="2026-06-25T15:43:00Z"/>
  <w16cex:commentExtensible w16cex:durableId="671E3F6B" w16cex:dateUtc="2026-06-25T15:45:00Z"/>
  <w16cex:commentExtensible w16cex:durableId="770F74AE" w16cex:dateUtc="2026-06-26T02:23:00Z"/>
  <w16cex:commentExtensible w16cex:durableId="45D2D7CC" w16cex:dateUtc="2026-06-25T19:56:00Z"/>
  <w16cex:commentExtensible w16cex:durableId="3023EFC0" w16cex:dateUtc="2026-06-25T14:10:00Z"/>
  <w16cex:commentExtensible w16cex:durableId="76905DFB" w16cex:dateUtc="2026-06-04T20:17:00Z"/>
  <w16cex:commentExtensible w16cex:durableId="10768614" w16cex:dateUtc="2026-06-22T15:26:00Z">
    <w16cex:extLst>
      <w16:ext w16:uri="{CE6994B0-6A32-4C9F-8C6B-6E91EDA988CE}">
        <cr:reactions xmlns:cr="http://schemas.microsoft.com/office/comments/2020/reactions">
          <cr:reaction reactionType="1">
            <cr:reactionInfo dateUtc="2026-06-25T12:32:06Z">
              <cr:user userId="S::bagweg@leidos.com::e2033084-6ed0-4a76-a7ff-4d115ffd771b" userProvider="AD" userName="Bagwe, Gaurav R. [US-IN]"/>
            </cr:reactionInfo>
          </cr:reaction>
        </cr:reactions>
      </w16:ext>
    </w16cex:extLst>
  </w16cex:commentExtensible>
  <w16cex:commentExtensible w16cex:durableId="1968CF2D" w16cex:dateUtc="2026-06-04T20:20:00Z"/>
  <w16cex:commentExtensible w16cex:durableId="3EAB9E65" w16cex:dateUtc="2026-06-22T15:18:00Z"/>
  <w16cex:commentExtensible w16cex:durableId="2BF91747" w16cex:dateUtc="2026-06-25T12:16:00Z"/>
  <w16cex:commentExtensible w16cex:durableId="1F2B5603" w16cex:dateUtc="2026-06-25T14:06:00Z"/>
  <w16cex:commentExtensible w16cex:durableId="74A501E2" w16cex:dateUtc="2026-06-22T15:28:00Z"/>
  <w16cex:commentExtensible w16cex:durableId="2901D780" w16cex:dateUtc="2026-06-26T14:10:00Z"/>
  <w16cex:commentExtensible w16cex:durableId="13AD1119" w16cex:dateUtc="2026-06-26T13:43:00Z"/>
  <w16cex:commentExtensible w16cex:durableId="1FD3466E" w16cex:dateUtc="2026-06-25T13:03:00Z">
    <w16cex:extLst>
      <w16:ext w16:uri="{CE6994B0-6A32-4C9F-8C6B-6E91EDA988CE}">
        <cr:reactions xmlns:cr="http://schemas.microsoft.com/office/comments/2020/reactions">
          <cr:reaction reactionType="1">
            <cr:reactionInfo dateUtc="2026-06-25T15:38:46Z">
              <cr:user userId="S::soleimans@leidos.com::38551a0e-de31-4f7d-a8f2-efe036e7050f" userProvider="AD" userName="Soleimaniamiri, Saeid [US-IR]"/>
            </cr:reactionInfo>
          </cr:reaction>
        </cr:reactions>
      </w16:ext>
    </w16cex:extLst>
  </w16cex:commentExtensible>
  <w16cex:commentExtensible w16cex:durableId="22523AA6" w16cex:dateUtc="2026-06-26T13:43:00Z"/>
  <w16cex:commentExtensible w16cex:durableId="4A66DCE3" w16cex:dateUtc="2026-06-26T13:58:00Z"/>
  <w16cex:commentExtensible w16cex:durableId="11E74AEC" w16cex:dateUtc="2026-06-25T22:44:00Z"/>
  <w16cex:commentExtensible w16cex:durableId="758573F2" w16cex:dateUtc="2026-06-25T13:51:00Z"/>
  <w16cex:commentExtensible w16cex:durableId="52397CF7" w16cex:dateUtc="2026-06-25T13:51:00Z"/>
  <w16cex:commentExtensible w16cex:durableId="466E627F" w16cex:dateUtc="2026-06-09T12:41:00Z"/>
  <w16cex:commentExtensible w16cex:durableId="1A4FBDE1" w16cex:dateUtc="2026-06-25T19:50:00Z"/>
  <w16cex:commentExtensible w16cex:durableId="7B2F07B2" w16cex:dateUtc="2026-06-25T23:12:00Z"/>
  <w16cex:commentExtensible w16cex:durableId="0F28432C" w16cex:dateUtc="2026-06-25T23:13:00Z"/>
  <w16cex:commentExtensible w16cex:durableId="45DB2695" w16cex:dateUtc="2026-06-25T22:48:00Z"/>
  <w16cex:commentExtensible w16cex:durableId="2E1B6CC5" w16cex:dateUtc="2026-06-25T23:04:00Z"/>
  <w16cex:commentExtensible w16cex:durableId="715FC723" w16cex:dateUtc="2026-06-25T22:55:00Z"/>
  <w16cex:commentExtensible w16cex:durableId="76DD0937" w16cex:dateUtc="2026-06-25T12:49:00Z"/>
  <w16cex:commentExtensible w16cex:durableId="69D4208B" w16cex:dateUtc="2026-06-25T22:57:00Z"/>
  <w16cex:commentExtensible w16cex:durableId="2CBFC342" w16cex:dateUtc="2026-06-25T23:08:00Z"/>
  <w16cex:commentExtensible w16cex:durableId="462B7CC4" w16cex:dateUtc="2026-06-26T13:38:00Z"/>
  <w16cex:commentExtensible w16cex:durableId="107BC253" w16cex:dateUtc="2026-06-26T13:39:00Z"/>
  <w16cex:commentExtensible w16cex:durableId="0C488760" w16cex:dateUtc="2026-06-25T14:12:00Z"/>
  <w16cex:commentExtensible w16cex:durableId="3310FF8B" w16cex:dateUtc="2026-06-25T12:58:00Z">
    <w16cex:extLst>
      <w16:ext w16:uri="{CE6994B0-6A32-4C9F-8C6B-6E91EDA988CE}">
        <cr:reactions xmlns:cr="http://schemas.microsoft.com/office/comments/2020/reactions">
          <cr:reaction reactionType="1">
            <cr:reactionInfo dateUtc="2026-06-25T15:39:58Z">
              <cr:user userId="S::soleimans@leidos.com::38551a0e-de31-4f7d-a8f2-efe036e7050f" userProvider="AD" userName="Soleimaniamiri, Saeid [US-IR]"/>
            </cr:reactionInfo>
          </cr:reaction>
        </cr:reactions>
      </w16:ext>
    </w16cex:extLst>
  </w16cex:commentExtensible>
  <w16cex:commentExtensible w16cex:durableId="48F18E53" w16cex:dateUtc="2026-06-25T15:40:00Z"/>
  <w16cex:commentExtensible w16cex:durableId="5E7110F2" w16cex:dateUtc="2026-06-25T23:07:00Z"/>
  <w16cex:commentExtensible w16cex:durableId="0C94A124" w16cex:dateUtc="2026-06-26T04:24:00Z"/>
  <w16cex:commentExtensible w16cex:durableId="3621B962" w16cex:dateUtc="2026-06-25T20:54:00Z"/>
  <w16cex:commentExtensible w16cex:durableId="738ED568" w16cex:dateUtc="2026-06-26T13:27:00Z"/>
  <w16cex:commentExtensible w16cex:durableId="5C029385" w16cex:dateUtc="2026-06-25T20:56:00Z"/>
  <w16cex:commentExtensible w16cex:durableId="66F92D42" w16cex:dateUtc="2026-06-25T20:59:00Z"/>
  <w16cex:commentExtensible w16cex:durableId="6BA78C02" w16cex:dateUtc="2026-06-24T15:02:00Z"/>
  <w16cex:commentExtensible w16cex:durableId="643063F5" w16cex:dateUtc="2026-06-25T15:42:00Z"/>
  <w16cex:commentExtensible w16cex:durableId="6EB8A218" w16cex:dateUtc="2026-06-25T21:00:00Z"/>
  <w16cex:commentExtensible w16cex:durableId="644F1530" w16cex:dateUtc="2026-06-25T21:04:00Z"/>
  <w16cex:commentExtensible w16cex:durableId="65B09A66" w16cex:dateUtc="2026-06-25T21:06:00Z"/>
  <w16cex:commentExtensible w16cex:durableId="6B117C8E" w16cex:dateUtc="2026-06-24T15:41:00Z">
    <w16cex:extLst>
      <w16:ext w16:uri="{CE6994B0-6A32-4C9F-8C6B-6E91EDA988CE}">
        <cr:reactions xmlns:cr="http://schemas.microsoft.com/office/comments/2020/reactions">
          <cr:reaction reactionType="1">
            <cr:reactionInfo dateUtc="2026-06-25T15:42:46Z">
              <cr:user userId="S::soleimans@leidos.com::38551a0e-de31-4f7d-a8f2-efe036e7050f" userProvider="AD" userName="Soleimaniamiri, Saeid [US-I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66D0C" w16cid:durableId="5551265C"/>
  <w16cid:commentId w16cid:paraId="42BFC6ED" w16cid:durableId="672C7BD1"/>
  <w16cid:commentId w16cid:paraId="65941ED4" w16cid:durableId="3659EBB2"/>
  <w16cid:commentId w16cid:paraId="28DD8393" w16cid:durableId="3F6E570E"/>
  <w16cid:commentId w16cid:paraId="65E37958" w16cid:durableId="7EAE1FA7"/>
  <w16cid:commentId w16cid:paraId="2E389BB4" w16cid:durableId="77A3DB3E"/>
  <w16cid:commentId w16cid:paraId="62C5306F" w16cid:durableId="2F8089EF"/>
  <w16cid:commentId w16cid:paraId="0C1D6BE2" w16cid:durableId="6E155D17"/>
  <w16cid:commentId w16cid:paraId="19544CC4" w16cid:durableId="268D2438"/>
  <w16cid:commentId w16cid:paraId="231AC46F" w16cid:durableId="24028547"/>
  <w16cid:commentId w16cid:paraId="714AE085" w16cid:durableId="22FB2740"/>
  <w16cid:commentId w16cid:paraId="672F9BAF" w16cid:durableId="0814368C"/>
  <w16cid:commentId w16cid:paraId="05E3503B" w16cid:durableId="6A5CB336"/>
  <w16cid:commentId w16cid:paraId="0CB7EC38" w16cid:durableId="7FD76F41"/>
  <w16cid:commentId w16cid:paraId="15E18428" w16cid:durableId="7482B12B"/>
  <w16cid:commentId w16cid:paraId="62536DD2" w16cid:durableId="0D349795"/>
  <w16cid:commentId w16cid:paraId="643002E6" w16cid:durableId="2A70ADA5"/>
  <w16cid:commentId w16cid:paraId="20D32BF1" w16cid:durableId="1D8A9953"/>
  <w16cid:commentId w16cid:paraId="3373BD6C" w16cid:durableId="6D9F7339"/>
  <w16cid:commentId w16cid:paraId="4BD40017" w16cid:durableId="48E8E0CD"/>
  <w16cid:commentId w16cid:paraId="727563BC" w16cid:durableId="556D110A"/>
  <w16cid:commentId w16cid:paraId="7551E094" w16cid:durableId="5A718C58"/>
  <w16cid:commentId w16cid:paraId="1DD9F6BD" w16cid:durableId="215C426B"/>
  <w16cid:commentId w16cid:paraId="02E31944" w16cid:durableId="5A1D457F"/>
  <w16cid:commentId w16cid:paraId="5142B80D" w16cid:durableId="431F5D84"/>
  <w16cid:commentId w16cid:paraId="28393300" w16cid:durableId="698EED1D"/>
  <w16cid:commentId w16cid:paraId="0E28A388" w16cid:durableId="52941942"/>
  <w16cid:commentId w16cid:paraId="44A8598B" w16cid:durableId="0ECB903B"/>
  <w16cid:commentId w16cid:paraId="630E8BA3" w16cid:durableId="1384E995"/>
  <w16cid:commentId w16cid:paraId="1F148605" w16cid:durableId="72A63014"/>
  <w16cid:commentId w16cid:paraId="33A2EA1F" w16cid:durableId="3D2AE5ED"/>
  <w16cid:commentId w16cid:paraId="0A40BF14" w16cid:durableId="2B5B93C6"/>
  <w16cid:commentId w16cid:paraId="1FB69060" w16cid:durableId="41EF4ABE"/>
  <w16cid:commentId w16cid:paraId="6A1AD81B" w16cid:durableId="13D45FBE"/>
  <w16cid:commentId w16cid:paraId="349B82D7" w16cid:durableId="167FA607"/>
  <w16cid:commentId w16cid:paraId="60F0F251" w16cid:durableId="0CDA4C37"/>
  <w16cid:commentId w16cid:paraId="45682B16" w16cid:durableId="671E3F6B"/>
  <w16cid:commentId w16cid:paraId="277D82A8" w16cid:durableId="770F74AE"/>
  <w16cid:commentId w16cid:paraId="3F8AEF05" w16cid:durableId="45D2D7CC"/>
  <w16cid:commentId w16cid:paraId="1667E13A" w16cid:durableId="3023EFC0"/>
  <w16cid:commentId w16cid:paraId="550F6AA0" w16cid:durableId="76905DFB"/>
  <w16cid:commentId w16cid:paraId="6DE12023" w16cid:durableId="10768614"/>
  <w16cid:commentId w16cid:paraId="20FF3542" w16cid:durableId="1968CF2D"/>
  <w16cid:commentId w16cid:paraId="5257C44E" w16cid:durableId="3EAB9E65"/>
  <w16cid:commentId w16cid:paraId="4160F65C" w16cid:durableId="2BF91747"/>
  <w16cid:commentId w16cid:paraId="74BAD861" w16cid:durableId="1F2B5603"/>
  <w16cid:commentId w16cid:paraId="1E9B4B64" w16cid:durableId="74A501E2"/>
  <w16cid:commentId w16cid:paraId="37A3D2DF" w16cid:durableId="2901D780"/>
  <w16cid:commentId w16cid:paraId="05954C0D" w16cid:durableId="13AD1119"/>
  <w16cid:commentId w16cid:paraId="5545C895" w16cid:durableId="1FD3466E"/>
  <w16cid:commentId w16cid:paraId="4DF4D164" w16cid:durableId="22523AA6"/>
  <w16cid:commentId w16cid:paraId="4660D1D4" w16cid:durableId="4A66DCE3"/>
  <w16cid:commentId w16cid:paraId="3C94EEC0" w16cid:durableId="11E74AEC"/>
  <w16cid:commentId w16cid:paraId="140D5267" w16cid:durableId="758573F2"/>
  <w16cid:commentId w16cid:paraId="62A44CDC" w16cid:durableId="52397CF7"/>
  <w16cid:commentId w16cid:paraId="6C09EBE8" w16cid:durableId="466E627F"/>
  <w16cid:commentId w16cid:paraId="68CA0648" w16cid:durableId="1A4FBDE1"/>
  <w16cid:commentId w16cid:paraId="7272EE2E" w16cid:durableId="7B2F07B2"/>
  <w16cid:commentId w16cid:paraId="543D5194" w16cid:durableId="0F28432C"/>
  <w16cid:commentId w16cid:paraId="22067F4A" w16cid:durableId="45DB2695"/>
  <w16cid:commentId w16cid:paraId="172FC48E" w16cid:durableId="2E1B6CC5"/>
  <w16cid:commentId w16cid:paraId="441D4275" w16cid:durableId="715FC723"/>
  <w16cid:commentId w16cid:paraId="4D35CB52" w16cid:durableId="76DD0937"/>
  <w16cid:commentId w16cid:paraId="2D418646" w16cid:durableId="69D4208B"/>
  <w16cid:commentId w16cid:paraId="0C8BCA9E" w16cid:durableId="2CBFC342"/>
  <w16cid:commentId w16cid:paraId="36608633" w16cid:durableId="462B7CC4"/>
  <w16cid:commentId w16cid:paraId="74EFFA53" w16cid:durableId="107BC253"/>
  <w16cid:commentId w16cid:paraId="18A33FFA" w16cid:durableId="0C488760"/>
  <w16cid:commentId w16cid:paraId="1FF82077" w16cid:durableId="3310FF8B"/>
  <w16cid:commentId w16cid:paraId="4C97D816" w16cid:durableId="48F18E53"/>
  <w16cid:commentId w16cid:paraId="59FF50E7" w16cid:durableId="5E7110F2"/>
  <w16cid:commentId w16cid:paraId="3ACB429E" w16cid:durableId="0C94A124"/>
  <w16cid:commentId w16cid:paraId="28F0C6DA" w16cid:durableId="3621B962"/>
  <w16cid:commentId w16cid:paraId="5F7FA02F" w16cid:durableId="738ED568"/>
  <w16cid:commentId w16cid:paraId="5DF51529" w16cid:durableId="5C029385"/>
  <w16cid:commentId w16cid:paraId="10630670" w16cid:durableId="66F92D42"/>
  <w16cid:commentId w16cid:paraId="7257EFDD" w16cid:durableId="6BA78C02"/>
  <w16cid:commentId w16cid:paraId="47078174" w16cid:durableId="643063F5"/>
  <w16cid:commentId w16cid:paraId="0AC581D5" w16cid:durableId="6EB8A218"/>
  <w16cid:commentId w16cid:paraId="2E1C6AAB" w16cid:durableId="644F1530"/>
  <w16cid:commentId w16cid:paraId="0C7BE7FF" w16cid:durableId="65B09A66"/>
  <w16cid:commentId w16cid:paraId="1B594AF5" w16cid:durableId="6B117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CB76" w14:textId="77777777" w:rsidR="00DA38EA" w:rsidRDefault="00DA38EA" w:rsidP="006640B0">
      <w:r>
        <w:separator/>
      </w:r>
    </w:p>
  </w:endnote>
  <w:endnote w:type="continuationSeparator" w:id="0">
    <w:p w14:paraId="78ECC5CA" w14:textId="77777777" w:rsidR="00DA38EA" w:rsidRDefault="00DA38EA" w:rsidP="0066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Times New Roman Bold Italic">
    <w:altName w:val="Times New Roman"/>
    <w:panose1 w:val="02020703060505090304"/>
    <w:charset w:val="00"/>
    <w:family w:val="auto"/>
    <w:pitch w:val="variable"/>
    <w:sig w:usb0="E0000AFF" w:usb1="00007843" w:usb2="00000001" w:usb3="00000000" w:csb0="000001BF" w:csb1="00000000"/>
  </w:font>
  <w:font w:name="Segoe UI Emoji">
    <w:panose1 w:val="020B0502040204020203"/>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2536" w14:textId="77777777" w:rsidR="00FF1BC1" w:rsidRPr="006640B0" w:rsidRDefault="00FF1BC1" w:rsidP="006640B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38050"/>
      <w:docPartObj>
        <w:docPartGallery w:val="Page Numbers (Bottom of Page)"/>
        <w:docPartUnique/>
      </w:docPartObj>
    </w:sdtPr>
    <w:sdtEndPr>
      <w:rPr>
        <w:noProof/>
      </w:rPr>
    </w:sdtEndPr>
    <w:sdtContent>
      <w:p w14:paraId="51AB57CC" w14:textId="77777777" w:rsidR="00FF1BC1" w:rsidRDefault="00FF1BC1">
        <w:pPr>
          <w:pStyle w:val="Footer"/>
          <w:jc w:val="center"/>
        </w:pPr>
        <w:r>
          <w:fldChar w:fldCharType="begin"/>
        </w:r>
        <w:r>
          <w:instrText xml:space="preserve"> PAGE   \* MERGEFORMAT </w:instrText>
        </w:r>
        <w:r>
          <w:fldChar w:fldCharType="separate"/>
        </w:r>
        <w:r w:rsidR="00537056">
          <w:rPr>
            <w:noProof/>
          </w:rPr>
          <w:t>vi</w:t>
        </w:r>
        <w:r>
          <w:rPr>
            <w:noProof/>
          </w:rPr>
          <w:fldChar w:fldCharType="end"/>
        </w:r>
      </w:p>
    </w:sdtContent>
  </w:sdt>
  <w:p w14:paraId="35541BA1" w14:textId="77777777" w:rsidR="00FF1BC1" w:rsidRPr="006640B0" w:rsidRDefault="00FF1BC1" w:rsidP="006640B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846252"/>
      <w:docPartObj>
        <w:docPartGallery w:val="Page Numbers (Bottom of Page)"/>
        <w:docPartUnique/>
      </w:docPartObj>
    </w:sdtPr>
    <w:sdtEndPr>
      <w:rPr>
        <w:noProof/>
      </w:rPr>
    </w:sdtEndPr>
    <w:sdtContent>
      <w:p w14:paraId="1026927E" w14:textId="77777777" w:rsidR="00FF1BC1" w:rsidRDefault="00FF1BC1">
        <w:pPr>
          <w:pStyle w:val="Footer"/>
          <w:jc w:val="center"/>
        </w:pPr>
        <w:r>
          <w:fldChar w:fldCharType="begin"/>
        </w:r>
        <w:r>
          <w:instrText xml:space="preserve"> PAGE   \* MERGEFORMAT </w:instrText>
        </w:r>
        <w:r>
          <w:fldChar w:fldCharType="separate"/>
        </w:r>
        <w:r w:rsidR="00537056">
          <w:rPr>
            <w:noProof/>
          </w:rPr>
          <w:t>2</w:t>
        </w:r>
        <w:r>
          <w:rPr>
            <w:noProof/>
          </w:rPr>
          <w:fldChar w:fldCharType="end"/>
        </w:r>
      </w:p>
    </w:sdtContent>
  </w:sdt>
  <w:p w14:paraId="32CEAE63" w14:textId="77777777" w:rsidR="00FF1BC1" w:rsidRPr="006640B0" w:rsidRDefault="00FF1BC1" w:rsidP="006640B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020554"/>
      <w:docPartObj>
        <w:docPartGallery w:val="Page Numbers (Bottom of Page)"/>
        <w:docPartUnique/>
      </w:docPartObj>
    </w:sdtPr>
    <w:sdtEndPr>
      <w:rPr>
        <w:noProof/>
      </w:rPr>
    </w:sdtEndPr>
    <w:sdtContent>
      <w:p w14:paraId="26942575" w14:textId="77777777" w:rsidR="00547C99" w:rsidRDefault="00547C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DCAA7" w14:textId="77777777" w:rsidR="00547C99" w:rsidRPr="006640B0" w:rsidRDefault="00547C99" w:rsidP="006640B0">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118775"/>
      <w:docPartObj>
        <w:docPartGallery w:val="Page Numbers (Bottom of Page)"/>
        <w:docPartUnique/>
      </w:docPartObj>
    </w:sdtPr>
    <w:sdtEndPr>
      <w:rPr>
        <w:noProof/>
      </w:rPr>
    </w:sdtEndPr>
    <w:sdtContent>
      <w:p w14:paraId="017D30A2" w14:textId="77777777" w:rsidR="00902F74" w:rsidRDefault="00902F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BF581F" w14:textId="77777777" w:rsidR="00902F74" w:rsidRPr="006640B0" w:rsidRDefault="00902F74" w:rsidP="006640B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752311"/>
      <w:docPartObj>
        <w:docPartGallery w:val="Page Numbers (Bottom of Page)"/>
        <w:docPartUnique/>
      </w:docPartObj>
    </w:sdtPr>
    <w:sdtEndPr>
      <w:rPr>
        <w:noProof/>
      </w:rPr>
    </w:sdtEndPr>
    <w:sdtContent>
      <w:p w14:paraId="311ACCBE" w14:textId="77777777" w:rsidR="008F7640" w:rsidRDefault="008F76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D666E" w14:textId="77777777" w:rsidR="008F7640" w:rsidRPr="006640B0" w:rsidRDefault="008F7640" w:rsidP="006640B0">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6409" w14:textId="77777777" w:rsidR="00FF1BC1" w:rsidRPr="006640B0" w:rsidRDefault="00FF1BC1" w:rsidP="006640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A7A5" w14:textId="77777777" w:rsidR="00DA38EA" w:rsidRDefault="00DA38EA" w:rsidP="006640B0">
      <w:r>
        <w:separator/>
      </w:r>
    </w:p>
  </w:footnote>
  <w:footnote w:type="continuationSeparator" w:id="0">
    <w:p w14:paraId="6F605571" w14:textId="77777777" w:rsidR="00DA38EA" w:rsidRDefault="00DA38EA" w:rsidP="00664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B28F7F4"/>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29D7B00"/>
    <w:multiLevelType w:val="multilevel"/>
    <w:tmpl w:val="9E605CDC"/>
    <w:lvl w:ilvl="0">
      <w:start w:val="1"/>
      <w:numFmt w:val="decimal"/>
      <w:lvlText w:val="%1."/>
      <w:lvlJc w:val="left"/>
      <w:pPr>
        <w:ind w:left="1080" w:hanging="72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1514BF"/>
    <w:multiLevelType w:val="hybridMultilevel"/>
    <w:tmpl w:val="F118AFF6"/>
    <w:lvl w:ilvl="0" w:tplc="90383FD6">
      <w:start w:val="1"/>
      <w:numFmt w:val="bullet"/>
      <w:pStyle w:val="FHWABulletDou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B6C1B"/>
    <w:multiLevelType w:val="multilevel"/>
    <w:tmpl w:val="061B6C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FB77A1"/>
    <w:multiLevelType w:val="hybridMultilevel"/>
    <w:tmpl w:val="63A08DF0"/>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23490"/>
    <w:multiLevelType w:val="hybridMultilevel"/>
    <w:tmpl w:val="74EE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E6857"/>
    <w:multiLevelType w:val="multilevel"/>
    <w:tmpl w:val="16DE6857"/>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8A46EB6"/>
    <w:multiLevelType w:val="multilevel"/>
    <w:tmpl w:val="18A46E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7B3EAF"/>
    <w:multiLevelType w:val="hybridMultilevel"/>
    <w:tmpl w:val="80ACC810"/>
    <w:lvl w:ilvl="0" w:tplc="FB58E8A4">
      <w:start w:val="1"/>
      <w:numFmt w:val="decimal"/>
      <w:pStyle w:val="FHWANumberedLis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C19F5"/>
    <w:multiLevelType w:val="hybridMultilevel"/>
    <w:tmpl w:val="2756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75EBC"/>
    <w:multiLevelType w:val="hybridMultilevel"/>
    <w:tmpl w:val="234A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10FF6"/>
    <w:multiLevelType w:val="multilevel"/>
    <w:tmpl w:val="23F10FF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9D345F7"/>
    <w:multiLevelType w:val="hybridMultilevel"/>
    <w:tmpl w:val="8FAC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768C1"/>
    <w:multiLevelType w:val="hybridMultilevel"/>
    <w:tmpl w:val="16DC4556"/>
    <w:lvl w:ilvl="0" w:tplc="45680A94">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F35996"/>
    <w:multiLevelType w:val="hybridMultilevel"/>
    <w:tmpl w:val="0E7E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B7BF9"/>
    <w:multiLevelType w:val="hybridMultilevel"/>
    <w:tmpl w:val="9BAA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26646"/>
    <w:multiLevelType w:val="hybridMultilevel"/>
    <w:tmpl w:val="BC26A8E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760CE"/>
    <w:multiLevelType w:val="multilevel"/>
    <w:tmpl w:val="5E60ECDA"/>
    <w:styleLink w:val="FHWANumberedList2"/>
    <w:lvl w:ilvl="0">
      <w:start w:val="1"/>
      <w:numFmt w:val="bullet"/>
      <w:lvlText w:val=""/>
      <w:lvlJc w:val="left"/>
      <w:pPr>
        <w:ind w:left="1080" w:hanging="720"/>
      </w:pPr>
      <w:rPr>
        <w:rFonts w:ascii="Symbol" w:hAnsi="Symbol" w:hint="default"/>
        <w:b w:val="0"/>
        <w:i w:val="0"/>
        <w:caps w:val="0"/>
        <w:smallCaps w:val="0"/>
        <w:strike w:val="0"/>
        <w:dstrike w:val="0"/>
        <w:vanish w:val="0"/>
        <w:color w:val="auto"/>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7ED3E1F"/>
    <w:multiLevelType w:val="hybridMultilevel"/>
    <w:tmpl w:val="84D8D6BC"/>
    <w:lvl w:ilvl="0" w:tplc="BB66C052">
      <w:start w:val="1"/>
      <w:numFmt w:val="bullet"/>
      <w:pStyle w:val="FHWABulletLast"/>
      <w:lvlText w:val=""/>
      <w:lvlJc w:val="left"/>
      <w:pPr>
        <w:ind w:left="720" w:hanging="360"/>
      </w:pPr>
      <w:rPr>
        <w:rFonts w:ascii="Symbol" w:hAnsi="Symbol" w:hint="default"/>
      </w:rPr>
    </w:lvl>
    <w:lvl w:ilvl="1" w:tplc="611E21EE">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AE58E9"/>
    <w:multiLevelType w:val="hybridMultilevel"/>
    <w:tmpl w:val="5E84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A9709F"/>
    <w:multiLevelType w:val="hybridMultilevel"/>
    <w:tmpl w:val="C0A4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25BA4"/>
    <w:multiLevelType w:val="hybridMultilevel"/>
    <w:tmpl w:val="F0187D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C603E3"/>
    <w:multiLevelType w:val="multilevel"/>
    <w:tmpl w:val="45C603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FA2D1B"/>
    <w:multiLevelType w:val="hybridMultilevel"/>
    <w:tmpl w:val="E5D0DF5E"/>
    <w:lvl w:ilvl="0" w:tplc="A370A694">
      <w:start w:val="1"/>
      <w:numFmt w:val="lowerLetter"/>
      <w:pStyle w:val="FHWALett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A017C"/>
    <w:multiLevelType w:val="multilevel"/>
    <w:tmpl w:val="4C8A017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14760A9"/>
    <w:multiLevelType w:val="hybridMultilevel"/>
    <w:tmpl w:val="EEBE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23ADE"/>
    <w:multiLevelType w:val="hybridMultilevel"/>
    <w:tmpl w:val="339E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CD37CA"/>
    <w:multiLevelType w:val="hybridMultilevel"/>
    <w:tmpl w:val="EE6E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10123"/>
    <w:multiLevelType w:val="hybridMultilevel"/>
    <w:tmpl w:val="9CE0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401019"/>
    <w:multiLevelType w:val="hybridMultilevel"/>
    <w:tmpl w:val="6844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47903"/>
    <w:multiLevelType w:val="hybridMultilevel"/>
    <w:tmpl w:val="75CEC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B3577"/>
    <w:multiLevelType w:val="hybridMultilevel"/>
    <w:tmpl w:val="FB5227AA"/>
    <w:lvl w:ilvl="0" w:tplc="6BECACA4">
      <w:start w:val="1"/>
      <w:numFmt w:val="bullet"/>
      <w:pStyle w:val="FHWABulletSingle"/>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D15A71"/>
    <w:multiLevelType w:val="multilevel"/>
    <w:tmpl w:val="61D15A7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024582"/>
    <w:multiLevelType w:val="hybridMultilevel"/>
    <w:tmpl w:val="C206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AE38F7"/>
    <w:multiLevelType w:val="hybridMultilevel"/>
    <w:tmpl w:val="1B481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B7661"/>
    <w:multiLevelType w:val="hybridMultilevel"/>
    <w:tmpl w:val="2416E6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D72D6C"/>
    <w:multiLevelType w:val="hybridMultilevel"/>
    <w:tmpl w:val="75BC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5A55C9"/>
    <w:multiLevelType w:val="hybridMultilevel"/>
    <w:tmpl w:val="7682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910E54"/>
    <w:multiLevelType w:val="multilevel"/>
    <w:tmpl w:val="75910E5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8907E8B"/>
    <w:multiLevelType w:val="hybridMultilevel"/>
    <w:tmpl w:val="E632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6B1BC8"/>
    <w:multiLevelType w:val="hybridMultilevel"/>
    <w:tmpl w:val="935479D8"/>
    <w:lvl w:ilvl="0" w:tplc="2F88F32C">
      <w:start w:val="1"/>
      <w:numFmt w:val="bullet"/>
      <w:pStyle w:val="FHWASubbullet"/>
      <w:lvlText w:val="o"/>
      <w:lvlJc w:val="left"/>
      <w:pPr>
        <w:ind w:left="108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49966352">
    <w:abstractNumId w:val="17"/>
  </w:num>
  <w:num w:numId="2" w16cid:durableId="1308046927">
    <w:abstractNumId w:val="0"/>
  </w:num>
  <w:num w:numId="3" w16cid:durableId="1262376369">
    <w:abstractNumId w:val="18"/>
  </w:num>
  <w:num w:numId="4" w16cid:durableId="53311811">
    <w:abstractNumId w:val="2"/>
  </w:num>
  <w:num w:numId="5" w16cid:durableId="2099055123">
    <w:abstractNumId w:val="31"/>
  </w:num>
  <w:num w:numId="6" w16cid:durableId="233515005">
    <w:abstractNumId w:val="23"/>
  </w:num>
  <w:num w:numId="7" w16cid:durableId="1863780593">
    <w:abstractNumId w:val="40"/>
  </w:num>
  <w:num w:numId="8" w16cid:durableId="1288123596">
    <w:abstractNumId w:val="9"/>
  </w:num>
  <w:num w:numId="9" w16cid:durableId="1767387126">
    <w:abstractNumId w:val="20"/>
  </w:num>
  <w:num w:numId="10" w16cid:durableId="1951233643">
    <w:abstractNumId w:val="19"/>
  </w:num>
  <w:num w:numId="11" w16cid:durableId="698897219">
    <w:abstractNumId w:val="36"/>
  </w:num>
  <w:num w:numId="12" w16cid:durableId="494152485">
    <w:abstractNumId w:val="34"/>
  </w:num>
  <w:num w:numId="13" w16cid:durableId="1081294321">
    <w:abstractNumId w:val="39"/>
  </w:num>
  <w:num w:numId="14" w16cid:durableId="646015508">
    <w:abstractNumId w:val="25"/>
  </w:num>
  <w:num w:numId="15" w16cid:durableId="808980877">
    <w:abstractNumId w:val="37"/>
  </w:num>
  <w:num w:numId="16" w16cid:durableId="656349443">
    <w:abstractNumId w:val="8"/>
    <w:lvlOverride w:ilvl="0">
      <w:startOverride w:val="1"/>
    </w:lvlOverride>
  </w:num>
  <w:num w:numId="17" w16cid:durableId="2054886102">
    <w:abstractNumId w:val="8"/>
  </w:num>
  <w:num w:numId="18" w16cid:durableId="1721243300">
    <w:abstractNumId w:val="29"/>
  </w:num>
  <w:num w:numId="19" w16cid:durableId="1420255925">
    <w:abstractNumId w:val="5"/>
  </w:num>
  <w:num w:numId="20" w16cid:durableId="1994481615">
    <w:abstractNumId w:val="3"/>
  </w:num>
  <w:num w:numId="21" w16cid:durableId="952595379">
    <w:abstractNumId w:val="4"/>
  </w:num>
  <w:num w:numId="22" w16cid:durableId="1987738359">
    <w:abstractNumId w:val="28"/>
  </w:num>
  <w:num w:numId="23" w16cid:durableId="1861122000">
    <w:abstractNumId w:val="16"/>
  </w:num>
  <w:num w:numId="24" w16cid:durableId="534930830">
    <w:abstractNumId w:val="7"/>
  </w:num>
  <w:num w:numId="25" w16cid:durableId="1006636900">
    <w:abstractNumId w:val="22"/>
  </w:num>
  <w:num w:numId="26" w16cid:durableId="808783988">
    <w:abstractNumId w:val="32"/>
  </w:num>
  <w:num w:numId="27" w16cid:durableId="1102337020">
    <w:abstractNumId w:val="6"/>
  </w:num>
  <w:num w:numId="28" w16cid:durableId="793906365">
    <w:abstractNumId w:val="38"/>
  </w:num>
  <w:num w:numId="29" w16cid:durableId="978538947">
    <w:abstractNumId w:val="1"/>
  </w:num>
  <w:num w:numId="30" w16cid:durableId="2136630616">
    <w:abstractNumId w:val="11"/>
  </w:num>
  <w:num w:numId="31" w16cid:durableId="1278951226">
    <w:abstractNumId w:val="24"/>
  </w:num>
  <w:num w:numId="32" w16cid:durableId="75328225">
    <w:abstractNumId w:val="35"/>
  </w:num>
  <w:num w:numId="33" w16cid:durableId="715660109">
    <w:abstractNumId w:val="26"/>
  </w:num>
  <w:num w:numId="34" w16cid:durableId="478501480">
    <w:abstractNumId w:val="33"/>
  </w:num>
  <w:num w:numId="35" w16cid:durableId="1202009684">
    <w:abstractNumId w:val="27"/>
  </w:num>
  <w:num w:numId="36" w16cid:durableId="880436072">
    <w:abstractNumId w:val="8"/>
    <w:lvlOverride w:ilvl="0">
      <w:startOverride w:val="1"/>
    </w:lvlOverride>
  </w:num>
  <w:num w:numId="37" w16cid:durableId="1538156316">
    <w:abstractNumId w:val="8"/>
    <w:lvlOverride w:ilvl="0">
      <w:startOverride w:val="1"/>
    </w:lvlOverride>
  </w:num>
  <w:num w:numId="38" w16cid:durableId="323239426">
    <w:abstractNumId w:val="8"/>
    <w:lvlOverride w:ilvl="0">
      <w:startOverride w:val="1"/>
    </w:lvlOverride>
  </w:num>
  <w:num w:numId="39" w16cid:durableId="1942371897">
    <w:abstractNumId w:val="8"/>
    <w:lvlOverride w:ilvl="0">
      <w:startOverride w:val="1"/>
    </w:lvlOverride>
  </w:num>
  <w:num w:numId="40" w16cid:durableId="36786007">
    <w:abstractNumId w:val="8"/>
    <w:lvlOverride w:ilvl="0">
      <w:startOverride w:val="1"/>
    </w:lvlOverride>
  </w:num>
  <w:num w:numId="41" w16cid:durableId="1117217755">
    <w:abstractNumId w:val="8"/>
    <w:lvlOverride w:ilvl="0">
      <w:startOverride w:val="1"/>
    </w:lvlOverride>
  </w:num>
  <w:num w:numId="42" w16cid:durableId="290746621">
    <w:abstractNumId w:val="8"/>
    <w:lvlOverride w:ilvl="0">
      <w:startOverride w:val="1"/>
    </w:lvlOverride>
  </w:num>
  <w:num w:numId="43" w16cid:durableId="958532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31849592">
    <w:abstractNumId w:val="8"/>
    <w:lvlOverride w:ilvl="0">
      <w:startOverride w:val="1"/>
    </w:lvlOverride>
  </w:num>
  <w:num w:numId="45" w16cid:durableId="1119452544">
    <w:abstractNumId w:val="8"/>
    <w:lvlOverride w:ilvl="0">
      <w:startOverride w:val="1"/>
    </w:lvlOverride>
  </w:num>
  <w:num w:numId="46" w16cid:durableId="1958753281">
    <w:abstractNumId w:val="10"/>
  </w:num>
  <w:num w:numId="47" w16cid:durableId="1122461509">
    <w:abstractNumId w:val="8"/>
    <w:lvlOverride w:ilvl="0">
      <w:startOverride w:val="1"/>
    </w:lvlOverride>
  </w:num>
  <w:num w:numId="48" w16cid:durableId="198858879">
    <w:abstractNumId w:val="8"/>
    <w:lvlOverride w:ilvl="0">
      <w:startOverride w:val="1"/>
    </w:lvlOverride>
  </w:num>
  <w:num w:numId="49" w16cid:durableId="2019649556">
    <w:abstractNumId w:val="12"/>
  </w:num>
  <w:num w:numId="50" w16cid:durableId="1794908827">
    <w:abstractNumId w:val="21"/>
  </w:num>
  <w:num w:numId="51" w16cid:durableId="119617961">
    <w:abstractNumId w:val="30"/>
  </w:num>
  <w:num w:numId="52" w16cid:durableId="1061834230">
    <w:abstractNumId w:val="14"/>
  </w:num>
  <w:num w:numId="53" w16cid:durableId="1866206583">
    <w:abstractNumId w:val="15"/>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dsole, Lisa K. [US-US]">
    <w15:presenceInfo w15:providerId="None" w15:userId="Bedsole, Lisa K. [US-US]"/>
  </w15:person>
  <w15:person w15:author="Soleimaniamiri, Saeid [US-IR]">
    <w15:presenceInfo w15:providerId="AD" w15:userId="S::soleimans@leidos.com::38551a0e-de31-4f7d-a8f2-efe036e7050f"/>
  </w15:person>
  <w15:person w15:author="Bagwe, Gaurav R. [US-IN]">
    <w15:presenceInfo w15:providerId="AD" w15:userId="S::bagweg@leidos.com::e2033084-6ed0-4a76-a7ff-4d115ffd771b"/>
  </w15:person>
  <w15:person w15:author="Karthika Balan, FNU [US-IN]">
    <w15:presenceInfo w15:providerId="AD" w15:userId="S::balank@leidos.com::5ee82a53-055b-4772-a07c-22808d608408"/>
  </w15:person>
  <w15:person w15:author="Leslie, Ed [US-US]">
    <w15:presenceInfo w15:providerId="AD" w15:userId="S::leslieem@leidos.com::f706e9bb-578a-411b-b5de-0032bebbcd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linkStyles/>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77"/>
    <w:rsid w:val="0000001D"/>
    <w:rsid w:val="0000039F"/>
    <w:rsid w:val="00000BD9"/>
    <w:rsid w:val="00000C78"/>
    <w:rsid w:val="000010EF"/>
    <w:rsid w:val="00001853"/>
    <w:rsid w:val="00001984"/>
    <w:rsid w:val="00002999"/>
    <w:rsid w:val="00002FB7"/>
    <w:rsid w:val="00003C06"/>
    <w:rsid w:val="00006186"/>
    <w:rsid w:val="0000667B"/>
    <w:rsid w:val="000067F4"/>
    <w:rsid w:val="00007710"/>
    <w:rsid w:val="00007A5D"/>
    <w:rsid w:val="00010005"/>
    <w:rsid w:val="0001030E"/>
    <w:rsid w:val="0001066F"/>
    <w:rsid w:val="00010E97"/>
    <w:rsid w:val="0001156F"/>
    <w:rsid w:val="000118BD"/>
    <w:rsid w:val="000126A7"/>
    <w:rsid w:val="00012926"/>
    <w:rsid w:val="00012B9E"/>
    <w:rsid w:val="00012EE0"/>
    <w:rsid w:val="00014FCD"/>
    <w:rsid w:val="00015931"/>
    <w:rsid w:val="0001617B"/>
    <w:rsid w:val="00016723"/>
    <w:rsid w:val="00016728"/>
    <w:rsid w:val="00017130"/>
    <w:rsid w:val="00020275"/>
    <w:rsid w:val="0002029B"/>
    <w:rsid w:val="00020954"/>
    <w:rsid w:val="00020BC9"/>
    <w:rsid w:val="0002199E"/>
    <w:rsid w:val="00022392"/>
    <w:rsid w:val="00023F3D"/>
    <w:rsid w:val="0002498F"/>
    <w:rsid w:val="00024A07"/>
    <w:rsid w:val="0002519C"/>
    <w:rsid w:val="0002535E"/>
    <w:rsid w:val="000259EE"/>
    <w:rsid w:val="00025A42"/>
    <w:rsid w:val="000273A1"/>
    <w:rsid w:val="000274E9"/>
    <w:rsid w:val="00027C13"/>
    <w:rsid w:val="00030454"/>
    <w:rsid w:val="00031258"/>
    <w:rsid w:val="00031548"/>
    <w:rsid w:val="00031CEF"/>
    <w:rsid w:val="00032276"/>
    <w:rsid w:val="000326B2"/>
    <w:rsid w:val="00032C18"/>
    <w:rsid w:val="00032F8D"/>
    <w:rsid w:val="00033F29"/>
    <w:rsid w:val="00033FD5"/>
    <w:rsid w:val="00034438"/>
    <w:rsid w:val="00034B07"/>
    <w:rsid w:val="00035459"/>
    <w:rsid w:val="00035967"/>
    <w:rsid w:val="00035A1F"/>
    <w:rsid w:val="00035BB8"/>
    <w:rsid w:val="00036409"/>
    <w:rsid w:val="00040C3F"/>
    <w:rsid w:val="00041553"/>
    <w:rsid w:val="0004173A"/>
    <w:rsid w:val="000418B6"/>
    <w:rsid w:val="0004195A"/>
    <w:rsid w:val="0004230E"/>
    <w:rsid w:val="000428D7"/>
    <w:rsid w:val="00043047"/>
    <w:rsid w:val="00043722"/>
    <w:rsid w:val="00043834"/>
    <w:rsid w:val="00043904"/>
    <w:rsid w:val="00043966"/>
    <w:rsid w:val="00043A8F"/>
    <w:rsid w:val="00045E2D"/>
    <w:rsid w:val="0004625C"/>
    <w:rsid w:val="00046352"/>
    <w:rsid w:val="000463B5"/>
    <w:rsid w:val="00046719"/>
    <w:rsid w:val="00046DD8"/>
    <w:rsid w:val="0004752B"/>
    <w:rsid w:val="00047568"/>
    <w:rsid w:val="00047DBD"/>
    <w:rsid w:val="00050B94"/>
    <w:rsid w:val="00050C54"/>
    <w:rsid w:val="000514BB"/>
    <w:rsid w:val="00051925"/>
    <w:rsid w:val="000521DC"/>
    <w:rsid w:val="000548D1"/>
    <w:rsid w:val="0005508E"/>
    <w:rsid w:val="00055851"/>
    <w:rsid w:val="0005597D"/>
    <w:rsid w:val="00055AD4"/>
    <w:rsid w:val="0005627F"/>
    <w:rsid w:val="0005736A"/>
    <w:rsid w:val="0005784B"/>
    <w:rsid w:val="00057AED"/>
    <w:rsid w:val="00057F66"/>
    <w:rsid w:val="00061135"/>
    <w:rsid w:val="00062517"/>
    <w:rsid w:val="000648E8"/>
    <w:rsid w:val="000649E7"/>
    <w:rsid w:val="00064AA2"/>
    <w:rsid w:val="00064B03"/>
    <w:rsid w:val="00064D64"/>
    <w:rsid w:val="00065670"/>
    <w:rsid w:val="00065A7A"/>
    <w:rsid w:val="000669D6"/>
    <w:rsid w:val="00066ADC"/>
    <w:rsid w:val="00066B0B"/>
    <w:rsid w:val="000674C0"/>
    <w:rsid w:val="000677EF"/>
    <w:rsid w:val="00067C97"/>
    <w:rsid w:val="00067F35"/>
    <w:rsid w:val="000706B3"/>
    <w:rsid w:val="00070AA0"/>
    <w:rsid w:val="000710BC"/>
    <w:rsid w:val="000713ED"/>
    <w:rsid w:val="000725B4"/>
    <w:rsid w:val="0007277E"/>
    <w:rsid w:val="0007279C"/>
    <w:rsid w:val="0007287A"/>
    <w:rsid w:val="00072BA0"/>
    <w:rsid w:val="00073B46"/>
    <w:rsid w:val="00073C37"/>
    <w:rsid w:val="0007415E"/>
    <w:rsid w:val="00074B0E"/>
    <w:rsid w:val="00075CA9"/>
    <w:rsid w:val="000775CD"/>
    <w:rsid w:val="00077FC9"/>
    <w:rsid w:val="0008037C"/>
    <w:rsid w:val="00080696"/>
    <w:rsid w:val="00080BD8"/>
    <w:rsid w:val="00080D5C"/>
    <w:rsid w:val="0008149F"/>
    <w:rsid w:val="000814FE"/>
    <w:rsid w:val="00081D15"/>
    <w:rsid w:val="000821A1"/>
    <w:rsid w:val="00082DBA"/>
    <w:rsid w:val="00083424"/>
    <w:rsid w:val="0008413A"/>
    <w:rsid w:val="0008464C"/>
    <w:rsid w:val="00084948"/>
    <w:rsid w:val="00085DA6"/>
    <w:rsid w:val="00085DC8"/>
    <w:rsid w:val="000860EF"/>
    <w:rsid w:val="00087CDD"/>
    <w:rsid w:val="000901DD"/>
    <w:rsid w:val="00090A50"/>
    <w:rsid w:val="000919E6"/>
    <w:rsid w:val="000919FE"/>
    <w:rsid w:val="00091EDD"/>
    <w:rsid w:val="00092517"/>
    <w:rsid w:val="000932F4"/>
    <w:rsid w:val="000935B4"/>
    <w:rsid w:val="00093D9C"/>
    <w:rsid w:val="00095638"/>
    <w:rsid w:val="00095D4E"/>
    <w:rsid w:val="0009657B"/>
    <w:rsid w:val="000965B3"/>
    <w:rsid w:val="000969C8"/>
    <w:rsid w:val="00096CF7"/>
    <w:rsid w:val="00097CBA"/>
    <w:rsid w:val="00097DC0"/>
    <w:rsid w:val="000A0952"/>
    <w:rsid w:val="000A152F"/>
    <w:rsid w:val="000A1E6C"/>
    <w:rsid w:val="000A32A7"/>
    <w:rsid w:val="000A33B9"/>
    <w:rsid w:val="000A38D7"/>
    <w:rsid w:val="000A42F2"/>
    <w:rsid w:val="000A47FF"/>
    <w:rsid w:val="000A5050"/>
    <w:rsid w:val="000A5524"/>
    <w:rsid w:val="000A55FF"/>
    <w:rsid w:val="000A5F00"/>
    <w:rsid w:val="000A69D4"/>
    <w:rsid w:val="000A6BE7"/>
    <w:rsid w:val="000A7102"/>
    <w:rsid w:val="000A7215"/>
    <w:rsid w:val="000B0ADB"/>
    <w:rsid w:val="000B1D2F"/>
    <w:rsid w:val="000B25DC"/>
    <w:rsid w:val="000B2818"/>
    <w:rsid w:val="000B2923"/>
    <w:rsid w:val="000B29D5"/>
    <w:rsid w:val="000B2B48"/>
    <w:rsid w:val="000B2EA1"/>
    <w:rsid w:val="000B3322"/>
    <w:rsid w:val="000B4312"/>
    <w:rsid w:val="000B448D"/>
    <w:rsid w:val="000B44BB"/>
    <w:rsid w:val="000B4CA6"/>
    <w:rsid w:val="000B51D2"/>
    <w:rsid w:val="000B5217"/>
    <w:rsid w:val="000B6A87"/>
    <w:rsid w:val="000C00CC"/>
    <w:rsid w:val="000C0639"/>
    <w:rsid w:val="000C072A"/>
    <w:rsid w:val="000C0D07"/>
    <w:rsid w:val="000C1170"/>
    <w:rsid w:val="000C1242"/>
    <w:rsid w:val="000C1470"/>
    <w:rsid w:val="000C1A2C"/>
    <w:rsid w:val="000C1B24"/>
    <w:rsid w:val="000C1E57"/>
    <w:rsid w:val="000C261A"/>
    <w:rsid w:val="000C3942"/>
    <w:rsid w:val="000C457F"/>
    <w:rsid w:val="000C4874"/>
    <w:rsid w:val="000C4CC8"/>
    <w:rsid w:val="000C5324"/>
    <w:rsid w:val="000C5669"/>
    <w:rsid w:val="000C7CDE"/>
    <w:rsid w:val="000C7EC4"/>
    <w:rsid w:val="000D098E"/>
    <w:rsid w:val="000D0FA9"/>
    <w:rsid w:val="000D2206"/>
    <w:rsid w:val="000D23AC"/>
    <w:rsid w:val="000D269E"/>
    <w:rsid w:val="000D2BA6"/>
    <w:rsid w:val="000D2D11"/>
    <w:rsid w:val="000D3167"/>
    <w:rsid w:val="000D3380"/>
    <w:rsid w:val="000D360D"/>
    <w:rsid w:val="000D4510"/>
    <w:rsid w:val="000D4545"/>
    <w:rsid w:val="000D4988"/>
    <w:rsid w:val="000D50C5"/>
    <w:rsid w:val="000D5DDA"/>
    <w:rsid w:val="000D5FDE"/>
    <w:rsid w:val="000D6918"/>
    <w:rsid w:val="000D6E27"/>
    <w:rsid w:val="000D72DD"/>
    <w:rsid w:val="000D7705"/>
    <w:rsid w:val="000D7954"/>
    <w:rsid w:val="000D7C6C"/>
    <w:rsid w:val="000E03A3"/>
    <w:rsid w:val="000E0A0B"/>
    <w:rsid w:val="000E0C79"/>
    <w:rsid w:val="000E0DB9"/>
    <w:rsid w:val="000E12ED"/>
    <w:rsid w:val="000E1341"/>
    <w:rsid w:val="000E196B"/>
    <w:rsid w:val="000E1D60"/>
    <w:rsid w:val="000E1F75"/>
    <w:rsid w:val="000E22F6"/>
    <w:rsid w:val="000E331E"/>
    <w:rsid w:val="000E3E06"/>
    <w:rsid w:val="000E3E63"/>
    <w:rsid w:val="000E4319"/>
    <w:rsid w:val="000E5733"/>
    <w:rsid w:val="000E5F31"/>
    <w:rsid w:val="000E619B"/>
    <w:rsid w:val="000E7849"/>
    <w:rsid w:val="000F058F"/>
    <w:rsid w:val="000F0D3E"/>
    <w:rsid w:val="000F14E8"/>
    <w:rsid w:val="000F2E6F"/>
    <w:rsid w:val="000F3018"/>
    <w:rsid w:val="000F3D35"/>
    <w:rsid w:val="000F4421"/>
    <w:rsid w:val="000F4AD0"/>
    <w:rsid w:val="000F4FE2"/>
    <w:rsid w:val="000F52A8"/>
    <w:rsid w:val="000F5E67"/>
    <w:rsid w:val="000F6162"/>
    <w:rsid w:val="000F64C9"/>
    <w:rsid w:val="000F7CC9"/>
    <w:rsid w:val="000F7F35"/>
    <w:rsid w:val="001003BB"/>
    <w:rsid w:val="001003EC"/>
    <w:rsid w:val="00100CD1"/>
    <w:rsid w:val="00100EF7"/>
    <w:rsid w:val="0010108E"/>
    <w:rsid w:val="00101508"/>
    <w:rsid w:val="00101A91"/>
    <w:rsid w:val="00101F57"/>
    <w:rsid w:val="00102511"/>
    <w:rsid w:val="0010308A"/>
    <w:rsid w:val="00104BAC"/>
    <w:rsid w:val="00105BEE"/>
    <w:rsid w:val="00106C11"/>
    <w:rsid w:val="00106D1C"/>
    <w:rsid w:val="0011097E"/>
    <w:rsid w:val="00110C61"/>
    <w:rsid w:val="001114AE"/>
    <w:rsid w:val="00111EA5"/>
    <w:rsid w:val="00111F1E"/>
    <w:rsid w:val="0011215A"/>
    <w:rsid w:val="00112487"/>
    <w:rsid w:val="0011259D"/>
    <w:rsid w:val="001132C5"/>
    <w:rsid w:val="00114104"/>
    <w:rsid w:val="001146A9"/>
    <w:rsid w:val="001147B5"/>
    <w:rsid w:val="00114BA2"/>
    <w:rsid w:val="00115E14"/>
    <w:rsid w:val="0011612A"/>
    <w:rsid w:val="001164C7"/>
    <w:rsid w:val="001166FC"/>
    <w:rsid w:val="001167FB"/>
    <w:rsid w:val="0011691E"/>
    <w:rsid w:val="00117237"/>
    <w:rsid w:val="00117479"/>
    <w:rsid w:val="00117976"/>
    <w:rsid w:val="00117EAB"/>
    <w:rsid w:val="00120987"/>
    <w:rsid w:val="00121411"/>
    <w:rsid w:val="00121720"/>
    <w:rsid w:val="00122357"/>
    <w:rsid w:val="0012350B"/>
    <w:rsid w:val="001246B0"/>
    <w:rsid w:val="00125247"/>
    <w:rsid w:val="00125852"/>
    <w:rsid w:val="00125DFC"/>
    <w:rsid w:val="00126363"/>
    <w:rsid w:val="00126782"/>
    <w:rsid w:val="00127432"/>
    <w:rsid w:val="001274E2"/>
    <w:rsid w:val="00127E26"/>
    <w:rsid w:val="00130971"/>
    <w:rsid w:val="00130CBA"/>
    <w:rsid w:val="00130DA6"/>
    <w:rsid w:val="00130DAD"/>
    <w:rsid w:val="00130FAA"/>
    <w:rsid w:val="00131E02"/>
    <w:rsid w:val="001323D3"/>
    <w:rsid w:val="00132750"/>
    <w:rsid w:val="0013415C"/>
    <w:rsid w:val="0013455F"/>
    <w:rsid w:val="001345FB"/>
    <w:rsid w:val="00134DDD"/>
    <w:rsid w:val="00135333"/>
    <w:rsid w:val="001359D9"/>
    <w:rsid w:val="00135CC2"/>
    <w:rsid w:val="00135D9E"/>
    <w:rsid w:val="00136179"/>
    <w:rsid w:val="0013652C"/>
    <w:rsid w:val="0013693F"/>
    <w:rsid w:val="001370E1"/>
    <w:rsid w:val="0013748A"/>
    <w:rsid w:val="001376D7"/>
    <w:rsid w:val="0013773D"/>
    <w:rsid w:val="00137AE5"/>
    <w:rsid w:val="00137E59"/>
    <w:rsid w:val="00140344"/>
    <w:rsid w:val="0014099E"/>
    <w:rsid w:val="00140ADC"/>
    <w:rsid w:val="0014135E"/>
    <w:rsid w:val="00141A62"/>
    <w:rsid w:val="001436EF"/>
    <w:rsid w:val="00143723"/>
    <w:rsid w:val="0014379E"/>
    <w:rsid w:val="00143B76"/>
    <w:rsid w:val="00143E3A"/>
    <w:rsid w:val="00143F0D"/>
    <w:rsid w:val="001443E1"/>
    <w:rsid w:val="00145182"/>
    <w:rsid w:val="00146231"/>
    <w:rsid w:val="00146299"/>
    <w:rsid w:val="001463DB"/>
    <w:rsid w:val="00146482"/>
    <w:rsid w:val="00146C4E"/>
    <w:rsid w:val="00147670"/>
    <w:rsid w:val="001477E1"/>
    <w:rsid w:val="00147FDF"/>
    <w:rsid w:val="00150742"/>
    <w:rsid w:val="00150B9C"/>
    <w:rsid w:val="00150CAD"/>
    <w:rsid w:val="00150DED"/>
    <w:rsid w:val="00150E65"/>
    <w:rsid w:val="00150FB6"/>
    <w:rsid w:val="001516FF"/>
    <w:rsid w:val="00152132"/>
    <w:rsid w:val="0015300D"/>
    <w:rsid w:val="001533F9"/>
    <w:rsid w:val="00154939"/>
    <w:rsid w:val="001549C3"/>
    <w:rsid w:val="00154BE5"/>
    <w:rsid w:val="0015506A"/>
    <w:rsid w:val="00155E07"/>
    <w:rsid w:val="00156550"/>
    <w:rsid w:val="00156AE7"/>
    <w:rsid w:val="001572AD"/>
    <w:rsid w:val="001572B4"/>
    <w:rsid w:val="001576A7"/>
    <w:rsid w:val="00157A10"/>
    <w:rsid w:val="00157AC8"/>
    <w:rsid w:val="00157E96"/>
    <w:rsid w:val="00157F78"/>
    <w:rsid w:val="001604A7"/>
    <w:rsid w:val="00160A98"/>
    <w:rsid w:val="00160F9B"/>
    <w:rsid w:val="0016228C"/>
    <w:rsid w:val="00163D20"/>
    <w:rsid w:val="0016413F"/>
    <w:rsid w:val="0016466A"/>
    <w:rsid w:val="00165615"/>
    <w:rsid w:val="00165BF5"/>
    <w:rsid w:val="00166635"/>
    <w:rsid w:val="00166808"/>
    <w:rsid w:val="00166918"/>
    <w:rsid w:val="00166C7A"/>
    <w:rsid w:val="00167412"/>
    <w:rsid w:val="00167932"/>
    <w:rsid w:val="0017068E"/>
    <w:rsid w:val="00170A7C"/>
    <w:rsid w:val="00170C9D"/>
    <w:rsid w:val="001712E8"/>
    <w:rsid w:val="001723E4"/>
    <w:rsid w:val="00172727"/>
    <w:rsid w:val="00172AB4"/>
    <w:rsid w:val="00172C8F"/>
    <w:rsid w:val="00173AAF"/>
    <w:rsid w:val="0017404E"/>
    <w:rsid w:val="0017487C"/>
    <w:rsid w:val="001754CC"/>
    <w:rsid w:val="001756E1"/>
    <w:rsid w:val="001767F2"/>
    <w:rsid w:val="00176D5F"/>
    <w:rsid w:val="00177BF5"/>
    <w:rsid w:val="0018012E"/>
    <w:rsid w:val="00180724"/>
    <w:rsid w:val="00180EFC"/>
    <w:rsid w:val="001825F6"/>
    <w:rsid w:val="001827AD"/>
    <w:rsid w:val="00182A70"/>
    <w:rsid w:val="00182A97"/>
    <w:rsid w:val="00183472"/>
    <w:rsid w:val="0018472B"/>
    <w:rsid w:val="00185BE5"/>
    <w:rsid w:val="00186074"/>
    <w:rsid w:val="00186460"/>
    <w:rsid w:val="00186FE3"/>
    <w:rsid w:val="00187798"/>
    <w:rsid w:val="00187925"/>
    <w:rsid w:val="00187A55"/>
    <w:rsid w:val="00187C2C"/>
    <w:rsid w:val="00187D93"/>
    <w:rsid w:val="00190AE7"/>
    <w:rsid w:val="00190E07"/>
    <w:rsid w:val="00191541"/>
    <w:rsid w:val="00192099"/>
    <w:rsid w:val="0019312F"/>
    <w:rsid w:val="00193223"/>
    <w:rsid w:val="00194021"/>
    <w:rsid w:val="00194F35"/>
    <w:rsid w:val="00194F52"/>
    <w:rsid w:val="001950A5"/>
    <w:rsid w:val="00195678"/>
    <w:rsid w:val="00195A4F"/>
    <w:rsid w:val="00195CAC"/>
    <w:rsid w:val="00196171"/>
    <w:rsid w:val="00196503"/>
    <w:rsid w:val="00197C0A"/>
    <w:rsid w:val="00197E3F"/>
    <w:rsid w:val="001A000E"/>
    <w:rsid w:val="001A0574"/>
    <w:rsid w:val="001A2472"/>
    <w:rsid w:val="001A3112"/>
    <w:rsid w:val="001A3B59"/>
    <w:rsid w:val="001A3B8B"/>
    <w:rsid w:val="001A3DC8"/>
    <w:rsid w:val="001A5049"/>
    <w:rsid w:val="001A5948"/>
    <w:rsid w:val="001A6021"/>
    <w:rsid w:val="001A606C"/>
    <w:rsid w:val="001A6335"/>
    <w:rsid w:val="001A6FCC"/>
    <w:rsid w:val="001A7D1E"/>
    <w:rsid w:val="001B00C1"/>
    <w:rsid w:val="001B0369"/>
    <w:rsid w:val="001B08BF"/>
    <w:rsid w:val="001B0E64"/>
    <w:rsid w:val="001B11D4"/>
    <w:rsid w:val="001B12E6"/>
    <w:rsid w:val="001B15B7"/>
    <w:rsid w:val="001B1BF9"/>
    <w:rsid w:val="001B1E7C"/>
    <w:rsid w:val="001B31C1"/>
    <w:rsid w:val="001B32F5"/>
    <w:rsid w:val="001B3542"/>
    <w:rsid w:val="001B3A14"/>
    <w:rsid w:val="001B3F35"/>
    <w:rsid w:val="001B4C2F"/>
    <w:rsid w:val="001B584B"/>
    <w:rsid w:val="001B58F3"/>
    <w:rsid w:val="001B64A9"/>
    <w:rsid w:val="001B6C87"/>
    <w:rsid w:val="001C00EB"/>
    <w:rsid w:val="001C016B"/>
    <w:rsid w:val="001C08A5"/>
    <w:rsid w:val="001C1679"/>
    <w:rsid w:val="001C231C"/>
    <w:rsid w:val="001C3699"/>
    <w:rsid w:val="001C3759"/>
    <w:rsid w:val="001C4B10"/>
    <w:rsid w:val="001C4DCE"/>
    <w:rsid w:val="001C515A"/>
    <w:rsid w:val="001C6160"/>
    <w:rsid w:val="001C6301"/>
    <w:rsid w:val="001C65CA"/>
    <w:rsid w:val="001C7405"/>
    <w:rsid w:val="001D0048"/>
    <w:rsid w:val="001D0B6E"/>
    <w:rsid w:val="001D0BEF"/>
    <w:rsid w:val="001D0EE9"/>
    <w:rsid w:val="001D1521"/>
    <w:rsid w:val="001D1AC1"/>
    <w:rsid w:val="001D1C28"/>
    <w:rsid w:val="001D1E22"/>
    <w:rsid w:val="001D3A2D"/>
    <w:rsid w:val="001D4197"/>
    <w:rsid w:val="001D444F"/>
    <w:rsid w:val="001D48DA"/>
    <w:rsid w:val="001D48DF"/>
    <w:rsid w:val="001D4A4C"/>
    <w:rsid w:val="001D4DF4"/>
    <w:rsid w:val="001D54A8"/>
    <w:rsid w:val="001D5F14"/>
    <w:rsid w:val="001D62F6"/>
    <w:rsid w:val="001E04E4"/>
    <w:rsid w:val="001E0914"/>
    <w:rsid w:val="001E0D6F"/>
    <w:rsid w:val="001E10C8"/>
    <w:rsid w:val="001E13C0"/>
    <w:rsid w:val="001E1507"/>
    <w:rsid w:val="001E21E8"/>
    <w:rsid w:val="001E2812"/>
    <w:rsid w:val="001E2A12"/>
    <w:rsid w:val="001E2BE7"/>
    <w:rsid w:val="001E46AD"/>
    <w:rsid w:val="001E5CD4"/>
    <w:rsid w:val="001E6386"/>
    <w:rsid w:val="001E6678"/>
    <w:rsid w:val="001E6782"/>
    <w:rsid w:val="001E6ED3"/>
    <w:rsid w:val="001E6F23"/>
    <w:rsid w:val="001E7ECC"/>
    <w:rsid w:val="001E7F0C"/>
    <w:rsid w:val="001F11BD"/>
    <w:rsid w:val="001F12DD"/>
    <w:rsid w:val="001F276F"/>
    <w:rsid w:val="001F29EE"/>
    <w:rsid w:val="001F2C52"/>
    <w:rsid w:val="001F334D"/>
    <w:rsid w:val="001F3558"/>
    <w:rsid w:val="001F4652"/>
    <w:rsid w:val="001F59DD"/>
    <w:rsid w:val="001F5BF4"/>
    <w:rsid w:val="001F5CE0"/>
    <w:rsid w:val="001F6034"/>
    <w:rsid w:val="001F66F3"/>
    <w:rsid w:val="001F7B58"/>
    <w:rsid w:val="0020028D"/>
    <w:rsid w:val="00200A29"/>
    <w:rsid w:val="00200A42"/>
    <w:rsid w:val="00200CCD"/>
    <w:rsid w:val="00200E1F"/>
    <w:rsid w:val="002010AC"/>
    <w:rsid w:val="002010F9"/>
    <w:rsid w:val="002014F0"/>
    <w:rsid w:val="002036EE"/>
    <w:rsid w:val="002037C8"/>
    <w:rsid w:val="002042F6"/>
    <w:rsid w:val="0020444A"/>
    <w:rsid w:val="00204B08"/>
    <w:rsid w:val="00204C5B"/>
    <w:rsid w:val="00204FA9"/>
    <w:rsid w:val="0020521A"/>
    <w:rsid w:val="00205411"/>
    <w:rsid w:val="00205502"/>
    <w:rsid w:val="0020550D"/>
    <w:rsid w:val="0020570D"/>
    <w:rsid w:val="00206129"/>
    <w:rsid w:val="00207453"/>
    <w:rsid w:val="0021042D"/>
    <w:rsid w:val="002123AD"/>
    <w:rsid w:val="00213A12"/>
    <w:rsid w:val="00214304"/>
    <w:rsid w:val="002149AB"/>
    <w:rsid w:val="00215286"/>
    <w:rsid w:val="0021566A"/>
    <w:rsid w:val="002158C9"/>
    <w:rsid w:val="002159E8"/>
    <w:rsid w:val="00215A77"/>
    <w:rsid w:val="00215F14"/>
    <w:rsid w:val="00220159"/>
    <w:rsid w:val="00220681"/>
    <w:rsid w:val="00221521"/>
    <w:rsid w:val="00221634"/>
    <w:rsid w:val="002229DF"/>
    <w:rsid w:val="002237C5"/>
    <w:rsid w:val="002238B2"/>
    <w:rsid w:val="002238C9"/>
    <w:rsid w:val="00223CDD"/>
    <w:rsid w:val="0022470F"/>
    <w:rsid w:val="00224846"/>
    <w:rsid w:val="00224F0D"/>
    <w:rsid w:val="00225427"/>
    <w:rsid w:val="00225485"/>
    <w:rsid w:val="002255A6"/>
    <w:rsid w:val="00225A1B"/>
    <w:rsid w:val="00226135"/>
    <w:rsid w:val="002263F3"/>
    <w:rsid w:val="00226780"/>
    <w:rsid w:val="002269EB"/>
    <w:rsid w:val="00226B38"/>
    <w:rsid w:val="00227033"/>
    <w:rsid w:val="00227659"/>
    <w:rsid w:val="00227B34"/>
    <w:rsid w:val="0023010C"/>
    <w:rsid w:val="002305AA"/>
    <w:rsid w:val="0023078B"/>
    <w:rsid w:val="002311CA"/>
    <w:rsid w:val="002319F9"/>
    <w:rsid w:val="0023204A"/>
    <w:rsid w:val="0023206E"/>
    <w:rsid w:val="00232B4B"/>
    <w:rsid w:val="00234828"/>
    <w:rsid w:val="00234C68"/>
    <w:rsid w:val="00235DC3"/>
    <w:rsid w:val="0023603A"/>
    <w:rsid w:val="002360EC"/>
    <w:rsid w:val="00236310"/>
    <w:rsid w:val="00236C0F"/>
    <w:rsid w:val="002379C2"/>
    <w:rsid w:val="00240348"/>
    <w:rsid w:val="002405D2"/>
    <w:rsid w:val="00240669"/>
    <w:rsid w:val="00241293"/>
    <w:rsid w:val="00241C30"/>
    <w:rsid w:val="0024250D"/>
    <w:rsid w:val="00242D81"/>
    <w:rsid w:val="00243341"/>
    <w:rsid w:val="0024351A"/>
    <w:rsid w:val="0024360D"/>
    <w:rsid w:val="0024416E"/>
    <w:rsid w:val="0024436D"/>
    <w:rsid w:val="002445B1"/>
    <w:rsid w:val="00244709"/>
    <w:rsid w:val="00245374"/>
    <w:rsid w:val="002466F8"/>
    <w:rsid w:val="002468C1"/>
    <w:rsid w:val="00246A6A"/>
    <w:rsid w:val="00246C52"/>
    <w:rsid w:val="00246CDC"/>
    <w:rsid w:val="00247435"/>
    <w:rsid w:val="00247494"/>
    <w:rsid w:val="002475D2"/>
    <w:rsid w:val="00250100"/>
    <w:rsid w:val="002506D9"/>
    <w:rsid w:val="00250B88"/>
    <w:rsid w:val="00250F82"/>
    <w:rsid w:val="002529AA"/>
    <w:rsid w:val="00253385"/>
    <w:rsid w:val="00253409"/>
    <w:rsid w:val="00253465"/>
    <w:rsid w:val="00253710"/>
    <w:rsid w:val="00253744"/>
    <w:rsid w:val="0025381C"/>
    <w:rsid w:val="00253CC1"/>
    <w:rsid w:val="002542AB"/>
    <w:rsid w:val="002543FD"/>
    <w:rsid w:val="00254FE5"/>
    <w:rsid w:val="002550D3"/>
    <w:rsid w:val="00255372"/>
    <w:rsid w:val="0025565F"/>
    <w:rsid w:val="00256140"/>
    <w:rsid w:val="0025641E"/>
    <w:rsid w:val="00256918"/>
    <w:rsid w:val="00256ACE"/>
    <w:rsid w:val="00257C18"/>
    <w:rsid w:val="0026048C"/>
    <w:rsid w:val="0026205F"/>
    <w:rsid w:val="00262767"/>
    <w:rsid w:val="002628E5"/>
    <w:rsid w:val="0026292B"/>
    <w:rsid w:val="002639DA"/>
    <w:rsid w:val="002641B1"/>
    <w:rsid w:val="0026477A"/>
    <w:rsid w:val="00264A19"/>
    <w:rsid w:val="00264F5B"/>
    <w:rsid w:val="002652C9"/>
    <w:rsid w:val="002652CB"/>
    <w:rsid w:val="002654E6"/>
    <w:rsid w:val="00265C82"/>
    <w:rsid w:val="002664AE"/>
    <w:rsid w:val="00267053"/>
    <w:rsid w:val="00267864"/>
    <w:rsid w:val="00267ECA"/>
    <w:rsid w:val="002718CB"/>
    <w:rsid w:val="00271DF9"/>
    <w:rsid w:val="00271FA7"/>
    <w:rsid w:val="0027269D"/>
    <w:rsid w:val="00272937"/>
    <w:rsid w:val="00272D7B"/>
    <w:rsid w:val="00273314"/>
    <w:rsid w:val="00273A53"/>
    <w:rsid w:val="002743B6"/>
    <w:rsid w:val="00276050"/>
    <w:rsid w:val="00276234"/>
    <w:rsid w:val="00277A72"/>
    <w:rsid w:val="00277CAD"/>
    <w:rsid w:val="00277E96"/>
    <w:rsid w:val="00280103"/>
    <w:rsid w:val="00280FC7"/>
    <w:rsid w:val="0028104A"/>
    <w:rsid w:val="00282754"/>
    <w:rsid w:val="00282977"/>
    <w:rsid w:val="002831B9"/>
    <w:rsid w:val="00283BDE"/>
    <w:rsid w:val="00284289"/>
    <w:rsid w:val="0028491D"/>
    <w:rsid w:val="002849A2"/>
    <w:rsid w:val="00284DE8"/>
    <w:rsid w:val="00287E12"/>
    <w:rsid w:val="00287F12"/>
    <w:rsid w:val="0029070C"/>
    <w:rsid w:val="0029118E"/>
    <w:rsid w:val="0029225A"/>
    <w:rsid w:val="002926EF"/>
    <w:rsid w:val="00292718"/>
    <w:rsid w:val="002929EB"/>
    <w:rsid w:val="00293A5D"/>
    <w:rsid w:val="00293E47"/>
    <w:rsid w:val="002948FE"/>
    <w:rsid w:val="00296819"/>
    <w:rsid w:val="00296D8B"/>
    <w:rsid w:val="00296EA5"/>
    <w:rsid w:val="002A0507"/>
    <w:rsid w:val="002A06A8"/>
    <w:rsid w:val="002A0A7C"/>
    <w:rsid w:val="002A0DDC"/>
    <w:rsid w:val="002A13B0"/>
    <w:rsid w:val="002A15D5"/>
    <w:rsid w:val="002A2EAA"/>
    <w:rsid w:val="002A3578"/>
    <w:rsid w:val="002A3D44"/>
    <w:rsid w:val="002A4F3A"/>
    <w:rsid w:val="002A57B9"/>
    <w:rsid w:val="002A5884"/>
    <w:rsid w:val="002A5C3D"/>
    <w:rsid w:val="002A6688"/>
    <w:rsid w:val="002A7038"/>
    <w:rsid w:val="002A7FBE"/>
    <w:rsid w:val="002B0435"/>
    <w:rsid w:val="002B14C7"/>
    <w:rsid w:val="002B1F2A"/>
    <w:rsid w:val="002B1F7F"/>
    <w:rsid w:val="002B247E"/>
    <w:rsid w:val="002B2531"/>
    <w:rsid w:val="002B28AD"/>
    <w:rsid w:val="002B2ECB"/>
    <w:rsid w:val="002B363A"/>
    <w:rsid w:val="002B3B7D"/>
    <w:rsid w:val="002B3C19"/>
    <w:rsid w:val="002B3D15"/>
    <w:rsid w:val="002B3FEE"/>
    <w:rsid w:val="002B4039"/>
    <w:rsid w:val="002B4146"/>
    <w:rsid w:val="002B54BA"/>
    <w:rsid w:val="002B5CEB"/>
    <w:rsid w:val="002B6768"/>
    <w:rsid w:val="002B6BBD"/>
    <w:rsid w:val="002B76CC"/>
    <w:rsid w:val="002B795B"/>
    <w:rsid w:val="002B7C31"/>
    <w:rsid w:val="002C0BD5"/>
    <w:rsid w:val="002C0DE3"/>
    <w:rsid w:val="002C1E92"/>
    <w:rsid w:val="002C29AD"/>
    <w:rsid w:val="002C2BE5"/>
    <w:rsid w:val="002C30E6"/>
    <w:rsid w:val="002C31D0"/>
    <w:rsid w:val="002C376D"/>
    <w:rsid w:val="002C3AB6"/>
    <w:rsid w:val="002C3BB1"/>
    <w:rsid w:val="002C3CF1"/>
    <w:rsid w:val="002C4158"/>
    <w:rsid w:val="002C48CD"/>
    <w:rsid w:val="002C4A48"/>
    <w:rsid w:val="002C4DA9"/>
    <w:rsid w:val="002C4EA3"/>
    <w:rsid w:val="002C6DB9"/>
    <w:rsid w:val="002C7274"/>
    <w:rsid w:val="002C7314"/>
    <w:rsid w:val="002C7BCD"/>
    <w:rsid w:val="002C7EDC"/>
    <w:rsid w:val="002D038D"/>
    <w:rsid w:val="002D0602"/>
    <w:rsid w:val="002D0DDF"/>
    <w:rsid w:val="002D0F58"/>
    <w:rsid w:val="002D0F64"/>
    <w:rsid w:val="002D17C4"/>
    <w:rsid w:val="002D1EDE"/>
    <w:rsid w:val="002D24DA"/>
    <w:rsid w:val="002D27E5"/>
    <w:rsid w:val="002D32B5"/>
    <w:rsid w:val="002D33DF"/>
    <w:rsid w:val="002D35C3"/>
    <w:rsid w:val="002D389B"/>
    <w:rsid w:val="002D3F81"/>
    <w:rsid w:val="002D4566"/>
    <w:rsid w:val="002D494C"/>
    <w:rsid w:val="002D5B76"/>
    <w:rsid w:val="002D6719"/>
    <w:rsid w:val="002D6A1B"/>
    <w:rsid w:val="002D720E"/>
    <w:rsid w:val="002E0865"/>
    <w:rsid w:val="002E0989"/>
    <w:rsid w:val="002E0D4A"/>
    <w:rsid w:val="002E20FF"/>
    <w:rsid w:val="002E297F"/>
    <w:rsid w:val="002E4850"/>
    <w:rsid w:val="002E4C6D"/>
    <w:rsid w:val="002E4E37"/>
    <w:rsid w:val="002E561F"/>
    <w:rsid w:val="002E59F1"/>
    <w:rsid w:val="002E5DCC"/>
    <w:rsid w:val="002E5E75"/>
    <w:rsid w:val="002E7156"/>
    <w:rsid w:val="002E773F"/>
    <w:rsid w:val="002E7826"/>
    <w:rsid w:val="002E7B6F"/>
    <w:rsid w:val="002E7BFC"/>
    <w:rsid w:val="002F0065"/>
    <w:rsid w:val="002F0786"/>
    <w:rsid w:val="002F0FAC"/>
    <w:rsid w:val="002F1291"/>
    <w:rsid w:val="002F1B79"/>
    <w:rsid w:val="002F1EF8"/>
    <w:rsid w:val="002F33CD"/>
    <w:rsid w:val="002F3C65"/>
    <w:rsid w:val="002F44EA"/>
    <w:rsid w:val="002F54B7"/>
    <w:rsid w:val="002F58DC"/>
    <w:rsid w:val="002F5C1C"/>
    <w:rsid w:val="002F664A"/>
    <w:rsid w:val="002F7323"/>
    <w:rsid w:val="0030015A"/>
    <w:rsid w:val="00300FBC"/>
    <w:rsid w:val="003016FB"/>
    <w:rsid w:val="00301D5B"/>
    <w:rsid w:val="00301DFA"/>
    <w:rsid w:val="00303BE5"/>
    <w:rsid w:val="00303CAE"/>
    <w:rsid w:val="00304129"/>
    <w:rsid w:val="003048A3"/>
    <w:rsid w:val="0030497B"/>
    <w:rsid w:val="00305521"/>
    <w:rsid w:val="00306977"/>
    <w:rsid w:val="003073B8"/>
    <w:rsid w:val="0030772B"/>
    <w:rsid w:val="00310AF2"/>
    <w:rsid w:val="0031102A"/>
    <w:rsid w:val="00311BF1"/>
    <w:rsid w:val="00311D0B"/>
    <w:rsid w:val="00312EB3"/>
    <w:rsid w:val="003133AC"/>
    <w:rsid w:val="00313FF3"/>
    <w:rsid w:val="00314345"/>
    <w:rsid w:val="00314F41"/>
    <w:rsid w:val="00314FEF"/>
    <w:rsid w:val="003150BF"/>
    <w:rsid w:val="00315FAB"/>
    <w:rsid w:val="00316010"/>
    <w:rsid w:val="003166A9"/>
    <w:rsid w:val="00316788"/>
    <w:rsid w:val="00316C4E"/>
    <w:rsid w:val="00316C82"/>
    <w:rsid w:val="00317B03"/>
    <w:rsid w:val="00320B50"/>
    <w:rsid w:val="00321784"/>
    <w:rsid w:val="00322004"/>
    <w:rsid w:val="0032255B"/>
    <w:rsid w:val="0032376F"/>
    <w:rsid w:val="00324070"/>
    <w:rsid w:val="003249B8"/>
    <w:rsid w:val="00324AD5"/>
    <w:rsid w:val="0032603E"/>
    <w:rsid w:val="00326977"/>
    <w:rsid w:val="00326DF6"/>
    <w:rsid w:val="00327B72"/>
    <w:rsid w:val="003304BE"/>
    <w:rsid w:val="00330CF4"/>
    <w:rsid w:val="00331056"/>
    <w:rsid w:val="003315FD"/>
    <w:rsid w:val="00331ABF"/>
    <w:rsid w:val="00331DFD"/>
    <w:rsid w:val="003323FA"/>
    <w:rsid w:val="0033303C"/>
    <w:rsid w:val="00333D1C"/>
    <w:rsid w:val="00334AF6"/>
    <w:rsid w:val="00334B57"/>
    <w:rsid w:val="00335456"/>
    <w:rsid w:val="003358D7"/>
    <w:rsid w:val="00335E99"/>
    <w:rsid w:val="0033643E"/>
    <w:rsid w:val="003365BB"/>
    <w:rsid w:val="003377FD"/>
    <w:rsid w:val="00337A5C"/>
    <w:rsid w:val="003403E8"/>
    <w:rsid w:val="00340EBD"/>
    <w:rsid w:val="00341BA2"/>
    <w:rsid w:val="00341CBE"/>
    <w:rsid w:val="00341CDE"/>
    <w:rsid w:val="00341FD9"/>
    <w:rsid w:val="00342985"/>
    <w:rsid w:val="00342E78"/>
    <w:rsid w:val="0034314C"/>
    <w:rsid w:val="003448EC"/>
    <w:rsid w:val="00344984"/>
    <w:rsid w:val="00344B4B"/>
    <w:rsid w:val="00345003"/>
    <w:rsid w:val="00345175"/>
    <w:rsid w:val="00347058"/>
    <w:rsid w:val="003470CD"/>
    <w:rsid w:val="00347153"/>
    <w:rsid w:val="0034793C"/>
    <w:rsid w:val="00350252"/>
    <w:rsid w:val="00350387"/>
    <w:rsid w:val="00351285"/>
    <w:rsid w:val="0035149E"/>
    <w:rsid w:val="00352377"/>
    <w:rsid w:val="00353349"/>
    <w:rsid w:val="00354604"/>
    <w:rsid w:val="00355567"/>
    <w:rsid w:val="00355AFB"/>
    <w:rsid w:val="00355EBE"/>
    <w:rsid w:val="00356CB4"/>
    <w:rsid w:val="0035780D"/>
    <w:rsid w:val="00357A77"/>
    <w:rsid w:val="00357C75"/>
    <w:rsid w:val="0036000C"/>
    <w:rsid w:val="003603C0"/>
    <w:rsid w:val="003610B3"/>
    <w:rsid w:val="0036110D"/>
    <w:rsid w:val="00361241"/>
    <w:rsid w:val="00361311"/>
    <w:rsid w:val="00362755"/>
    <w:rsid w:val="00363750"/>
    <w:rsid w:val="00363C4B"/>
    <w:rsid w:val="0036409B"/>
    <w:rsid w:val="003646D0"/>
    <w:rsid w:val="00365431"/>
    <w:rsid w:val="00365490"/>
    <w:rsid w:val="00365846"/>
    <w:rsid w:val="00365B92"/>
    <w:rsid w:val="00366759"/>
    <w:rsid w:val="003673E7"/>
    <w:rsid w:val="00367EBC"/>
    <w:rsid w:val="003707EC"/>
    <w:rsid w:val="00371492"/>
    <w:rsid w:val="003714E7"/>
    <w:rsid w:val="0037199F"/>
    <w:rsid w:val="0037209B"/>
    <w:rsid w:val="00372F94"/>
    <w:rsid w:val="00373D1D"/>
    <w:rsid w:val="00374458"/>
    <w:rsid w:val="00375052"/>
    <w:rsid w:val="003754D3"/>
    <w:rsid w:val="00375953"/>
    <w:rsid w:val="003759A1"/>
    <w:rsid w:val="003759EB"/>
    <w:rsid w:val="0037609B"/>
    <w:rsid w:val="003779A1"/>
    <w:rsid w:val="00377E96"/>
    <w:rsid w:val="0038047A"/>
    <w:rsid w:val="0038064B"/>
    <w:rsid w:val="00380BE1"/>
    <w:rsid w:val="00380D10"/>
    <w:rsid w:val="003811E9"/>
    <w:rsid w:val="0038124F"/>
    <w:rsid w:val="0038211D"/>
    <w:rsid w:val="003827F3"/>
    <w:rsid w:val="003829B6"/>
    <w:rsid w:val="00382EF0"/>
    <w:rsid w:val="00383D7C"/>
    <w:rsid w:val="00384124"/>
    <w:rsid w:val="00384145"/>
    <w:rsid w:val="00384825"/>
    <w:rsid w:val="00384E8D"/>
    <w:rsid w:val="00385943"/>
    <w:rsid w:val="0038691E"/>
    <w:rsid w:val="00386B6C"/>
    <w:rsid w:val="00387039"/>
    <w:rsid w:val="00387559"/>
    <w:rsid w:val="00387A2C"/>
    <w:rsid w:val="00390265"/>
    <w:rsid w:val="003910AE"/>
    <w:rsid w:val="00391406"/>
    <w:rsid w:val="0039225D"/>
    <w:rsid w:val="003928B0"/>
    <w:rsid w:val="00392CF0"/>
    <w:rsid w:val="00392EC2"/>
    <w:rsid w:val="0039338F"/>
    <w:rsid w:val="00393ED2"/>
    <w:rsid w:val="0039541C"/>
    <w:rsid w:val="00395498"/>
    <w:rsid w:val="00395F54"/>
    <w:rsid w:val="00396B2E"/>
    <w:rsid w:val="00397F7A"/>
    <w:rsid w:val="003A03A0"/>
    <w:rsid w:val="003A05B0"/>
    <w:rsid w:val="003A0848"/>
    <w:rsid w:val="003A2252"/>
    <w:rsid w:val="003A22B3"/>
    <w:rsid w:val="003A27BB"/>
    <w:rsid w:val="003A287E"/>
    <w:rsid w:val="003A29BA"/>
    <w:rsid w:val="003A3449"/>
    <w:rsid w:val="003A35DE"/>
    <w:rsid w:val="003A499F"/>
    <w:rsid w:val="003A4BB4"/>
    <w:rsid w:val="003A5135"/>
    <w:rsid w:val="003A580A"/>
    <w:rsid w:val="003A6A06"/>
    <w:rsid w:val="003A6ADE"/>
    <w:rsid w:val="003A7CD6"/>
    <w:rsid w:val="003B00D3"/>
    <w:rsid w:val="003B044A"/>
    <w:rsid w:val="003B0614"/>
    <w:rsid w:val="003B0973"/>
    <w:rsid w:val="003B1211"/>
    <w:rsid w:val="003B1D51"/>
    <w:rsid w:val="003B218F"/>
    <w:rsid w:val="003B354A"/>
    <w:rsid w:val="003B3692"/>
    <w:rsid w:val="003B38C8"/>
    <w:rsid w:val="003B3E1B"/>
    <w:rsid w:val="003B48CC"/>
    <w:rsid w:val="003B5248"/>
    <w:rsid w:val="003B5CDF"/>
    <w:rsid w:val="003B62BF"/>
    <w:rsid w:val="003B6659"/>
    <w:rsid w:val="003B76E2"/>
    <w:rsid w:val="003B7CAD"/>
    <w:rsid w:val="003B7E74"/>
    <w:rsid w:val="003C0413"/>
    <w:rsid w:val="003C080C"/>
    <w:rsid w:val="003C0D6B"/>
    <w:rsid w:val="003C0E1B"/>
    <w:rsid w:val="003C10D0"/>
    <w:rsid w:val="003C1A4A"/>
    <w:rsid w:val="003C2903"/>
    <w:rsid w:val="003C2E82"/>
    <w:rsid w:val="003C2F11"/>
    <w:rsid w:val="003C3F17"/>
    <w:rsid w:val="003C4250"/>
    <w:rsid w:val="003C431D"/>
    <w:rsid w:val="003C4659"/>
    <w:rsid w:val="003C570C"/>
    <w:rsid w:val="003C580B"/>
    <w:rsid w:val="003C61A2"/>
    <w:rsid w:val="003C625F"/>
    <w:rsid w:val="003C6428"/>
    <w:rsid w:val="003C6539"/>
    <w:rsid w:val="003C76BD"/>
    <w:rsid w:val="003C7B2F"/>
    <w:rsid w:val="003D10C6"/>
    <w:rsid w:val="003D1727"/>
    <w:rsid w:val="003D2C23"/>
    <w:rsid w:val="003D34AE"/>
    <w:rsid w:val="003D48F3"/>
    <w:rsid w:val="003D5422"/>
    <w:rsid w:val="003D5A29"/>
    <w:rsid w:val="003D62EA"/>
    <w:rsid w:val="003D6CC4"/>
    <w:rsid w:val="003D6E3D"/>
    <w:rsid w:val="003D725B"/>
    <w:rsid w:val="003D769F"/>
    <w:rsid w:val="003D772F"/>
    <w:rsid w:val="003D7987"/>
    <w:rsid w:val="003D7A2C"/>
    <w:rsid w:val="003D7A92"/>
    <w:rsid w:val="003E0571"/>
    <w:rsid w:val="003E290A"/>
    <w:rsid w:val="003E2D61"/>
    <w:rsid w:val="003E40B0"/>
    <w:rsid w:val="003E4897"/>
    <w:rsid w:val="003E49A7"/>
    <w:rsid w:val="003E52C9"/>
    <w:rsid w:val="003E56ED"/>
    <w:rsid w:val="003E68E8"/>
    <w:rsid w:val="003E6941"/>
    <w:rsid w:val="003E6BAF"/>
    <w:rsid w:val="003E6F99"/>
    <w:rsid w:val="003E74AB"/>
    <w:rsid w:val="003E7D3C"/>
    <w:rsid w:val="003F0098"/>
    <w:rsid w:val="003F12C7"/>
    <w:rsid w:val="003F13DD"/>
    <w:rsid w:val="003F171A"/>
    <w:rsid w:val="003F1F52"/>
    <w:rsid w:val="003F20C7"/>
    <w:rsid w:val="003F24F7"/>
    <w:rsid w:val="003F367F"/>
    <w:rsid w:val="003F4A53"/>
    <w:rsid w:val="003F4D4C"/>
    <w:rsid w:val="003F4EEB"/>
    <w:rsid w:val="003F4F12"/>
    <w:rsid w:val="003F548A"/>
    <w:rsid w:val="003F58D5"/>
    <w:rsid w:val="003F5D44"/>
    <w:rsid w:val="003F630F"/>
    <w:rsid w:val="003F6930"/>
    <w:rsid w:val="003F6B06"/>
    <w:rsid w:val="003F70DE"/>
    <w:rsid w:val="003F723C"/>
    <w:rsid w:val="004017BB"/>
    <w:rsid w:val="00401839"/>
    <w:rsid w:val="00401A12"/>
    <w:rsid w:val="00401C2C"/>
    <w:rsid w:val="00402101"/>
    <w:rsid w:val="00402232"/>
    <w:rsid w:val="00402886"/>
    <w:rsid w:val="00402905"/>
    <w:rsid w:val="00402F19"/>
    <w:rsid w:val="0040313F"/>
    <w:rsid w:val="004032B2"/>
    <w:rsid w:val="00403415"/>
    <w:rsid w:val="00403B5C"/>
    <w:rsid w:val="00403D84"/>
    <w:rsid w:val="00404098"/>
    <w:rsid w:val="00404A2F"/>
    <w:rsid w:val="00406BB7"/>
    <w:rsid w:val="00406DC1"/>
    <w:rsid w:val="00407650"/>
    <w:rsid w:val="00407788"/>
    <w:rsid w:val="00407A0E"/>
    <w:rsid w:val="00407D93"/>
    <w:rsid w:val="00410C4A"/>
    <w:rsid w:val="00410C52"/>
    <w:rsid w:val="00410E47"/>
    <w:rsid w:val="004117AB"/>
    <w:rsid w:val="00412222"/>
    <w:rsid w:val="004127D9"/>
    <w:rsid w:val="00412CAE"/>
    <w:rsid w:val="0041312F"/>
    <w:rsid w:val="00414A08"/>
    <w:rsid w:val="0041584D"/>
    <w:rsid w:val="004165A5"/>
    <w:rsid w:val="00416764"/>
    <w:rsid w:val="004167B3"/>
    <w:rsid w:val="00416823"/>
    <w:rsid w:val="00416836"/>
    <w:rsid w:val="00416CC5"/>
    <w:rsid w:val="0041760F"/>
    <w:rsid w:val="00420782"/>
    <w:rsid w:val="004208B7"/>
    <w:rsid w:val="004211D4"/>
    <w:rsid w:val="004220B3"/>
    <w:rsid w:val="00422543"/>
    <w:rsid w:val="00422B7C"/>
    <w:rsid w:val="00422C68"/>
    <w:rsid w:val="00423663"/>
    <w:rsid w:val="00423D5B"/>
    <w:rsid w:val="004246F9"/>
    <w:rsid w:val="00424744"/>
    <w:rsid w:val="00424ED2"/>
    <w:rsid w:val="0042510E"/>
    <w:rsid w:val="0042642E"/>
    <w:rsid w:val="00426616"/>
    <w:rsid w:val="00426621"/>
    <w:rsid w:val="00426BE8"/>
    <w:rsid w:val="00426F4D"/>
    <w:rsid w:val="00427B48"/>
    <w:rsid w:val="00427DDA"/>
    <w:rsid w:val="00427E81"/>
    <w:rsid w:val="00427FA7"/>
    <w:rsid w:val="0043162B"/>
    <w:rsid w:val="00431D38"/>
    <w:rsid w:val="004320EE"/>
    <w:rsid w:val="004321EF"/>
    <w:rsid w:val="00432A75"/>
    <w:rsid w:val="00432B1D"/>
    <w:rsid w:val="00432F47"/>
    <w:rsid w:val="00433627"/>
    <w:rsid w:val="00433F09"/>
    <w:rsid w:val="00434E21"/>
    <w:rsid w:val="00435288"/>
    <w:rsid w:val="004369CD"/>
    <w:rsid w:val="00436B7E"/>
    <w:rsid w:val="00436E0B"/>
    <w:rsid w:val="00440A77"/>
    <w:rsid w:val="0044150C"/>
    <w:rsid w:val="00441914"/>
    <w:rsid w:val="0044226D"/>
    <w:rsid w:val="00442551"/>
    <w:rsid w:val="00442E57"/>
    <w:rsid w:val="004432D4"/>
    <w:rsid w:val="004434FB"/>
    <w:rsid w:val="004439FB"/>
    <w:rsid w:val="00444D49"/>
    <w:rsid w:val="00445A65"/>
    <w:rsid w:val="0044602E"/>
    <w:rsid w:val="004460C3"/>
    <w:rsid w:val="00446884"/>
    <w:rsid w:val="004469B8"/>
    <w:rsid w:val="00446CC1"/>
    <w:rsid w:val="00447D3C"/>
    <w:rsid w:val="00447F48"/>
    <w:rsid w:val="004502C8"/>
    <w:rsid w:val="004502FA"/>
    <w:rsid w:val="00450463"/>
    <w:rsid w:val="00450655"/>
    <w:rsid w:val="00450B33"/>
    <w:rsid w:val="00451442"/>
    <w:rsid w:val="00451A97"/>
    <w:rsid w:val="00452458"/>
    <w:rsid w:val="00452BA0"/>
    <w:rsid w:val="004530BF"/>
    <w:rsid w:val="0045401D"/>
    <w:rsid w:val="00454175"/>
    <w:rsid w:val="00454195"/>
    <w:rsid w:val="00454303"/>
    <w:rsid w:val="0045457F"/>
    <w:rsid w:val="00454FB2"/>
    <w:rsid w:val="00455B1C"/>
    <w:rsid w:val="00455FA1"/>
    <w:rsid w:val="0045655D"/>
    <w:rsid w:val="0045713C"/>
    <w:rsid w:val="00457570"/>
    <w:rsid w:val="004579C1"/>
    <w:rsid w:val="00457F65"/>
    <w:rsid w:val="00460D97"/>
    <w:rsid w:val="0046162A"/>
    <w:rsid w:val="00462E1C"/>
    <w:rsid w:val="0046346D"/>
    <w:rsid w:val="00463696"/>
    <w:rsid w:val="004638B9"/>
    <w:rsid w:val="00463E94"/>
    <w:rsid w:val="004644D5"/>
    <w:rsid w:val="004648D3"/>
    <w:rsid w:val="00464B29"/>
    <w:rsid w:val="0046524B"/>
    <w:rsid w:val="0046569F"/>
    <w:rsid w:val="00465B40"/>
    <w:rsid w:val="00466064"/>
    <w:rsid w:val="00466521"/>
    <w:rsid w:val="00466890"/>
    <w:rsid w:val="0046695B"/>
    <w:rsid w:val="00470352"/>
    <w:rsid w:val="004707DF"/>
    <w:rsid w:val="00470A75"/>
    <w:rsid w:val="004715C5"/>
    <w:rsid w:val="00472E76"/>
    <w:rsid w:val="00473526"/>
    <w:rsid w:val="00473782"/>
    <w:rsid w:val="00473BFB"/>
    <w:rsid w:val="004742AF"/>
    <w:rsid w:val="00474DD2"/>
    <w:rsid w:val="0047549E"/>
    <w:rsid w:val="00476028"/>
    <w:rsid w:val="004761C7"/>
    <w:rsid w:val="004764E4"/>
    <w:rsid w:val="00476620"/>
    <w:rsid w:val="004767A0"/>
    <w:rsid w:val="00476A88"/>
    <w:rsid w:val="00476F02"/>
    <w:rsid w:val="00476F7E"/>
    <w:rsid w:val="004777EA"/>
    <w:rsid w:val="0047780A"/>
    <w:rsid w:val="00477B06"/>
    <w:rsid w:val="00480073"/>
    <w:rsid w:val="004803B4"/>
    <w:rsid w:val="00480812"/>
    <w:rsid w:val="00481103"/>
    <w:rsid w:val="0048127D"/>
    <w:rsid w:val="004812F5"/>
    <w:rsid w:val="00482498"/>
    <w:rsid w:val="00482620"/>
    <w:rsid w:val="004827F4"/>
    <w:rsid w:val="004838E6"/>
    <w:rsid w:val="00483A0E"/>
    <w:rsid w:val="0048466D"/>
    <w:rsid w:val="00485198"/>
    <w:rsid w:val="00486566"/>
    <w:rsid w:val="00486A15"/>
    <w:rsid w:val="00487199"/>
    <w:rsid w:val="004872BB"/>
    <w:rsid w:val="0049012A"/>
    <w:rsid w:val="00490298"/>
    <w:rsid w:val="00490473"/>
    <w:rsid w:val="004908B4"/>
    <w:rsid w:val="0049148B"/>
    <w:rsid w:val="00491BBF"/>
    <w:rsid w:val="00491C54"/>
    <w:rsid w:val="00492ABD"/>
    <w:rsid w:val="00492AE4"/>
    <w:rsid w:val="004933C5"/>
    <w:rsid w:val="004935C6"/>
    <w:rsid w:val="00493FF4"/>
    <w:rsid w:val="004943DD"/>
    <w:rsid w:val="004948D1"/>
    <w:rsid w:val="004958D0"/>
    <w:rsid w:val="00495986"/>
    <w:rsid w:val="004959AB"/>
    <w:rsid w:val="00495F6E"/>
    <w:rsid w:val="0049619D"/>
    <w:rsid w:val="00496338"/>
    <w:rsid w:val="00496C1D"/>
    <w:rsid w:val="004A00BE"/>
    <w:rsid w:val="004A0E65"/>
    <w:rsid w:val="004A1DBF"/>
    <w:rsid w:val="004A2C69"/>
    <w:rsid w:val="004A2C80"/>
    <w:rsid w:val="004A3F9C"/>
    <w:rsid w:val="004A4D1B"/>
    <w:rsid w:val="004A4FE5"/>
    <w:rsid w:val="004A59A1"/>
    <w:rsid w:val="004A6083"/>
    <w:rsid w:val="004A6A37"/>
    <w:rsid w:val="004A7731"/>
    <w:rsid w:val="004A7990"/>
    <w:rsid w:val="004B0ED0"/>
    <w:rsid w:val="004B1319"/>
    <w:rsid w:val="004B1E45"/>
    <w:rsid w:val="004B2019"/>
    <w:rsid w:val="004B20B9"/>
    <w:rsid w:val="004B2A5B"/>
    <w:rsid w:val="004B2F92"/>
    <w:rsid w:val="004B3769"/>
    <w:rsid w:val="004B3DA4"/>
    <w:rsid w:val="004B4E58"/>
    <w:rsid w:val="004B5016"/>
    <w:rsid w:val="004B537A"/>
    <w:rsid w:val="004B5D97"/>
    <w:rsid w:val="004B6062"/>
    <w:rsid w:val="004B66BD"/>
    <w:rsid w:val="004B6FD9"/>
    <w:rsid w:val="004B7D63"/>
    <w:rsid w:val="004B7E22"/>
    <w:rsid w:val="004C0593"/>
    <w:rsid w:val="004C087D"/>
    <w:rsid w:val="004C17E6"/>
    <w:rsid w:val="004C1D84"/>
    <w:rsid w:val="004C2131"/>
    <w:rsid w:val="004C23E4"/>
    <w:rsid w:val="004C29A7"/>
    <w:rsid w:val="004C2BAD"/>
    <w:rsid w:val="004C2C72"/>
    <w:rsid w:val="004C3287"/>
    <w:rsid w:val="004C4336"/>
    <w:rsid w:val="004C537A"/>
    <w:rsid w:val="004C5618"/>
    <w:rsid w:val="004C6BDA"/>
    <w:rsid w:val="004C7DAD"/>
    <w:rsid w:val="004D0801"/>
    <w:rsid w:val="004D0D44"/>
    <w:rsid w:val="004D1230"/>
    <w:rsid w:val="004D1A50"/>
    <w:rsid w:val="004D1E55"/>
    <w:rsid w:val="004D22A9"/>
    <w:rsid w:val="004D29BC"/>
    <w:rsid w:val="004D3B7D"/>
    <w:rsid w:val="004D4620"/>
    <w:rsid w:val="004D53F6"/>
    <w:rsid w:val="004D597C"/>
    <w:rsid w:val="004D5CFE"/>
    <w:rsid w:val="004D677A"/>
    <w:rsid w:val="004D6FD2"/>
    <w:rsid w:val="004D744B"/>
    <w:rsid w:val="004D7E39"/>
    <w:rsid w:val="004E02A8"/>
    <w:rsid w:val="004E0564"/>
    <w:rsid w:val="004E06CB"/>
    <w:rsid w:val="004E1167"/>
    <w:rsid w:val="004E1491"/>
    <w:rsid w:val="004E36F0"/>
    <w:rsid w:val="004E3C6B"/>
    <w:rsid w:val="004E40A6"/>
    <w:rsid w:val="004E4E43"/>
    <w:rsid w:val="004E55CF"/>
    <w:rsid w:val="004E6AEA"/>
    <w:rsid w:val="004E72B4"/>
    <w:rsid w:val="004F0095"/>
    <w:rsid w:val="004F04A6"/>
    <w:rsid w:val="004F07AE"/>
    <w:rsid w:val="004F182E"/>
    <w:rsid w:val="004F23CF"/>
    <w:rsid w:val="004F2412"/>
    <w:rsid w:val="004F2894"/>
    <w:rsid w:val="004F2D1B"/>
    <w:rsid w:val="004F2E55"/>
    <w:rsid w:val="004F339E"/>
    <w:rsid w:val="004F366A"/>
    <w:rsid w:val="004F373B"/>
    <w:rsid w:val="004F3C1D"/>
    <w:rsid w:val="004F3DCE"/>
    <w:rsid w:val="004F4F2D"/>
    <w:rsid w:val="004F5AD0"/>
    <w:rsid w:val="004F5CF5"/>
    <w:rsid w:val="004F5F11"/>
    <w:rsid w:val="004F617E"/>
    <w:rsid w:val="004F6624"/>
    <w:rsid w:val="004F7E41"/>
    <w:rsid w:val="004F7E97"/>
    <w:rsid w:val="005009BB"/>
    <w:rsid w:val="0050120B"/>
    <w:rsid w:val="005018D3"/>
    <w:rsid w:val="00501A78"/>
    <w:rsid w:val="0050238E"/>
    <w:rsid w:val="005025EB"/>
    <w:rsid w:val="00502946"/>
    <w:rsid w:val="00502A54"/>
    <w:rsid w:val="005031E9"/>
    <w:rsid w:val="00503D1D"/>
    <w:rsid w:val="0050477D"/>
    <w:rsid w:val="00504AF1"/>
    <w:rsid w:val="005053D8"/>
    <w:rsid w:val="00505A5E"/>
    <w:rsid w:val="00505C34"/>
    <w:rsid w:val="00506385"/>
    <w:rsid w:val="005073C2"/>
    <w:rsid w:val="005079E9"/>
    <w:rsid w:val="00507D06"/>
    <w:rsid w:val="005102BD"/>
    <w:rsid w:val="005106C0"/>
    <w:rsid w:val="00511E34"/>
    <w:rsid w:val="00513843"/>
    <w:rsid w:val="00513F84"/>
    <w:rsid w:val="005143C5"/>
    <w:rsid w:val="00514E6D"/>
    <w:rsid w:val="00514EB6"/>
    <w:rsid w:val="005154EB"/>
    <w:rsid w:val="005165F9"/>
    <w:rsid w:val="00516850"/>
    <w:rsid w:val="00516960"/>
    <w:rsid w:val="00517B29"/>
    <w:rsid w:val="00520334"/>
    <w:rsid w:val="005205D6"/>
    <w:rsid w:val="00521FE8"/>
    <w:rsid w:val="0052295C"/>
    <w:rsid w:val="00522FDB"/>
    <w:rsid w:val="00523DD8"/>
    <w:rsid w:val="005253D4"/>
    <w:rsid w:val="00525C58"/>
    <w:rsid w:val="00526615"/>
    <w:rsid w:val="00526B53"/>
    <w:rsid w:val="00526BA2"/>
    <w:rsid w:val="0052740E"/>
    <w:rsid w:val="0052742B"/>
    <w:rsid w:val="005300B1"/>
    <w:rsid w:val="00531290"/>
    <w:rsid w:val="00532563"/>
    <w:rsid w:val="00532859"/>
    <w:rsid w:val="00533C67"/>
    <w:rsid w:val="00533CE9"/>
    <w:rsid w:val="00534063"/>
    <w:rsid w:val="00534359"/>
    <w:rsid w:val="00535235"/>
    <w:rsid w:val="005354B6"/>
    <w:rsid w:val="00535A6C"/>
    <w:rsid w:val="00535BAB"/>
    <w:rsid w:val="00535EC6"/>
    <w:rsid w:val="00535F9D"/>
    <w:rsid w:val="00536144"/>
    <w:rsid w:val="005361F2"/>
    <w:rsid w:val="00537056"/>
    <w:rsid w:val="00537971"/>
    <w:rsid w:val="0053797B"/>
    <w:rsid w:val="00537F6D"/>
    <w:rsid w:val="0054063E"/>
    <w:rsid w:val="005408E9"/>
    <w:rsid w:val="00541583"/>
    <w:rsid w:val="0054276D"/>
    <w:rsid w:val="00542E5D"/>
    <w:rsid w:val="00543564"/>
    <w:rsid w:val="00543DB4"/>
    <w:rsid w:val="00543F85"/>
    <w:rsid w:val="0054440E"/>
    <w:rsid w:val="0054677E"/>
    <w:rsid w:val="00546A66"/>
    <w:rsid w:val="00546D2E"/>
    <w:rsid w:val="00547C99"/>
    <w:rsid w:val="00550CBA"/>
    <w:rsid w:val="00550D8F"/>
    <w:rsid w:val="005518AF"/>
    <w:rsid w:val="00551A0F"/>
    <w:rsid w:val="0055283A"/>
    <w:rsid w:val="005529AB"/>
    <w:rsid w:val="00552AAC"/>
    <w:rsid w:val="00553933"/>
    <w:rsid w:val="00555F13"/>
    <w:rsid w:val="005578E9"/>
    <w:rsid w:val="00557C0B"/>
    <w:rsid w:val="0056146F"/>
    <w:rsid w:val="0056160A"/>
    <w:rsid w:val="005619B2"/>
    <w:rsid w:val="00562BED"/>
    <w:rsid w:val="00563F15"/>
    <w:rsid w:val="0056461A"/>
    <w:rsid w:val="00564DF0"/>
    <w:rsid w:val="00565884"/>
    <w:rsid w:val="005663CE"/>
    <w:rsid w:val="00567E64"/>
    <w:rsid w:val="00567EF7"/>
    <w:rsid w:val="00571AC4"/>
    <w:rsid w:val="00571B6C"/>
    <w:rsid w:val="005721F1"/>
    <w:rsid w:val="0057271B"/>
    <w:rsid w:val="0057466D"/>
    <w:rsid w:val="005746A5"/>
    <w:rsid w:val="005746F5"/>
    <w:rsid w:val="0057512A"/>
    <w:rsid w:val="0057533F"/>
    <w:rsid w:val="005756CC"/>
    <w:rsid w:val="00575D96"/>
    <w:rsid w:val="005770CE"/>
    <w:rsid w:val="005770E8"/>
    <w:rsid w:val="0057772A"/>
    <w:rsid w:val="005778A9"/>
    <w:rsid w:val="00577B47"/>
    <w:rsid w:val="00577FF5"/>
    <w:rsid w:val="00580417"/>
    <w:rsid w:val="00580B53"/>
    <w:rsid w:val="00580FFF"/>
    <w:rsid w:val="00581089"/>
    <w:rsid w:val="00581E07"/>
    <w:rsid w:val="005826B9"/>
    <w:rsid w:val="00582E1B"/>
    <w:rsid w:val="00582EFC"/>
    <w:rsid w:val="00584CB9"/>
    <w:rsid w:val="0058506B"/>
    <w:rsid w:val="005855BD"/>
    <w:rsid w:val="00585C33"/>
    <w:rsid w:val="00585D62"/>
    <w:rsid w:val="005862E8"/>
    <w:rsid w:val="00586E8E"/>
    <w:rsid w:val="005871B4"/>
    <w:rsid w:val="0058739A"/>
    <w:rsid w:val="005876D7"/>
    <w:rsid w:val="00587CDF"/>
    <w:rsid w:val="0059093A"/>
    <w:rsid w:val="00590C4C"/>
    <w:rsid w:val="00591128"/>
    <w:rsid w:val="005914FF"/>
    <w:rsid w:val="00591AD8"/>
    <w:rsid w:val="00591CD6"/>
    <w:rsid w:val="00591D16"/>
    <w:rsid w:val="0059334B"/>
    <w:rsid w:val="00594F73"/>
    <w:rsid w:val="005952C4"/>
    <w:rsid w:val="00595620"/>
    <w:rsid w:val="005960D7"/>
    <w:rsid w:val="00596148"/>
    <w:rsid w:val="005964CE"/>
    <w:rsid w:val="00597244"/>
    <w:rsid w:val="00597492"/>
    <w:rsid w:val="00597ADE"/>
    <w:rsid w:val="00597AF5"/>
    <w:rsid w:val="005A1551"/>
    <w:rsid w:val="005A1CBB"/>
    <w:rsid w:val="005A1F62"/>
    <w:rsid w:val="005A234A"/>
    <w:rsid w:val="005A2D17"/>
    <w:rsid w:val="005A3E0D"/>
    <w:rsid w:val="005A3EB4"/>
    <w:rsid w:val="005A41D7"/>
    <w:rsid w:val="005A42D8"/>
    <w:rsid w:val="005A496E"/>
    <w:rsid w:val="005A4C31"/>
    <w:rsid w:val="005A5EA2"/>
    <w:rsid w:val="005A6273"/>
    <w:rsid w:val="005A7327"/>
    <w:rsid w:val="005A7707"/>
    <w:rsid w:val="005A7AA0"/>
    <w:rsid w:val="005A7EA8"/>
    <w:rsid w:val="005B04B7"/>
    <w:rsid w:val="005B0603"/>
    <w:rsid w:val="005B094E"/>
    <w:rsid w:val="005B0B2A"/>
    <w:rsid w:val="005B182B"/>
    <w:rsid w:val="005B192C"/>
    <w:rsid w:val="005B1932"/>
    <w:rsid w:val="005B20DC"/>
    <w:rsid w:val="005B301C"/>
    <w:rsid w:val="005B4494"/>
    <w:rsid w:val="005B4720"/>
    <w:rsid w:val="005B4831"/>
    <w:rsid w:val="005B49C7"/>
    <w:rsid w:val="005B4B0C"/>
    <w:rsid w:val="005B4E4A"/>
    <w:rsid w:val="005B5680"/>
    <w:rsid w:val="005B5C38"/>
    <w:rsid w:val="005B6E79"/>
    <w:rsid w:val="005B7105"/>
    <w:rsid w:val="005B7434"/>
    <w:rsid w:val="005B7CE5"/>
    <w:rsid w:val="005C00C1"/>
    <w:rsid w:val="005C154E"/>
    <w:rsid w:val="005C23BC"/>
    <w:rsid w:val="005C2763"/>
    <w:rsid w:val="005C2D2B"/>
    <w:rsid w:val="005C2FE5"/>
    <w:rsid w:val="005C33D4"/>
    <w:rsid w:val="005C39F1"/>
    <w:rsid w:val="005C40A3"/>
    <w:rsid w:val="005C42B3"/>
    <w:rsid w:val="005C4AEA"/>
    <w:rsid w:val="005C4C8B"/>
    <w:rsid w:val="005C5A12"/>
    <w:rsid w:val="005C5A96"/>
    <w:rsid w:val="005C64B5"/>
    <w:rsid w:val="005C6DCC"/>
    <w:rsid w:val="005C70B1"/>
    <w:rsid w:val="005C79CC"/>
    <w:rsid w:val="005C7AE4"/>
    <w:rsid w:val="005D00ED"/>
    <w:rsid w:val="005D0498"/>
    <w:rsid w:val="005D0B19"/>
    <w:rsid w:val="005D0C10"/>
    <w:rsid w:val="005D13D7"/>
    <w:rsid w:val="005D1707"/>
    <w:rsid w:val="005D24C0"/>
    <w:rsid w:val="005D2D11"/>
    <w:rsid w:val="005D350C"/>
    <w:rsid w:val="005D3B59"/>
    <w:rsid w:val="005D3C21"/>
    <w:rsid w:val="005D4358"/>
    <w:rsid w:val="005D45C2"/>
    <w:rsid w:val="005D4852"/>
    <w:rsid w:val="005D4E01"/>
    <w:rsid w:val="005D5254"/>
    <w:rsid w:val="005D5946"/>
    <w:rsid w:val="005D681C"/>
    <w:rsid w:val="005D731E"/>
    <w:rsid w:val="005E0463"/>
    <w:rsid w:val="005E07F9"/>
    <w:rsid w:val="005E0E1D"/>
    <w:rsid w:val="005E1594"/>
    <w:rsid w:val="005E2353"/>
    <w:rsid w:val="005E2749"/>
    <w:rsid w:val="005E2865"/>
    <w:rsid w:val="005E30C7"/>
    <w:rsid w:val="005E30D8"/>
    <w:rsid w:val="005E3330"/>
    <w:rsid w:val="005E34FD"/>
    <w:rsid w:val="005E465F"/>
    <w:rsid w:val="005E4C22"/>
    <w:rsid w:val="005E7099"/>
    <w:rsid w:val="005E730F"/>
    <w:rsid w:val="005E7F77"/>
    <w:rsid w:val="005F0077"/>
    <w:rsid w:val="005F084B"/>
    <w:rsid w:val="005F08B9"/>
    <w:rsid w:val="005F0917"/>
    <w:rsid w:val="005F0935"/>
    <w:rsid w:val="005F094B"/>
    <w:rsid w:val="005F0A96"/>
    <w:rsid w:val="005F10EF"/>
    <w:rsid w:val="005F1E7B"/>
    <w:rsid w:val="005F212B"/>
    <w:rsid w:val="005F2698"/>
    <w:rsid w:val="005F360B"/>
    <w:rsid w:val="005F440D"/>
    <w:rsid w:val="005F4436"/>
    <w:rsid w:val="005F4D39"/>
    <w:rsid w:val="005F5D60"/>
    <w:rsid w:val="005F5D9B"/>
    <w:rsid w:val="005F60F0"/>
    <w:rsid w:val="005F61F5"/>
    <w:rsid w:val="005F6C4D"/>
    <w:rsid w:val="005F7ABE"/>
    <w:rsid w:val="006000EC"/>
    <w:rsid w:val="00600E20"/>
    <w:rsid w:val="00601645"/>
    <w:rsid w:val="00601910"/>
    <w:rsid w:val="00601AB5"/>
    <w:rsid w:val="00601C20"/>
    <w:rsid w:val="00602BF3"/>
    <w:rsid w:val="006033F9"/>
    <w:rsid w:val="00603A3A"/>
    <w:rsid w:val="00604CAD"/>
    <w:rsid w:val="006055C9"/>
    <w:rsid w:val="00605E24"/>
    <w:rsid w:val="00606717"/>
    <w:rsid w:val="0061001A"/>
    <w:rsid w:val="0061317D"/>
    <w:rsid w:val="0061325D"/>
    <w:rsid w:val="006144E3"/>
    <w:rsid w:val="00614520"/>
    <w:rsid w:val="006148C5"/>
    <w:rsid w:val="00614B73"/>
    <w:rsid w:val="00615469"/>
    <w:rsid w:val="00615AD6"/>
    <w:rsid w:val="00615F8C"/>
    <w:rsid w:val="00616EE3"/>
    <w:rsid w:val="00616F7A"/>
    <w:rsid w:val="006171AF"/>
    <w:rsid w:val="0061772B"/>
    <w:rsid w:val="006179BF"/>
    <w:rsid w:val="00617C80"/>
    <w:rsid w:val="006201BD"/>
    <w:rsid w:val="00620F8B"/>
    <w:rsid w:val="006215C8"/>
    <w:rsid w:val="0062160D"/>
    <w:rsid w:val="006216A8"/>
    <w:rsid w:val="00622134"/>
    <w:rsid w:val="00622A33"/>
    <w:rsid w:val="006237F1"/>
    <w:rsid w:val="00624290"/>
    <w:rsid w:val="00625396"/>
    <w:rsid w:val="00625C4F"/>
    <w:rsid w:val="00626AB7"/>
    <w:rsid w:val="0062740E"/>
    <w:rsid w:val="006302E5"/>
    <w:rsid w:val="00632161"/>
    <w:rsid w:val="00632C7D"/>
    <w:rsid w:val="00632F0B"/>
    <w:rsid w:val="006336D1"/>
    <w:rsid w:val="006354B1"/>
    <w:rsid w:val="00635E85"/>
    <w:rsid w:val="00637169"/>
    <w:rsid w:val="00637670"/>
    <w:rsid w:val="00640BCC"/>
    <w:rsid w:val="006413A9"/>
    <w:rsid w:val="00642431"/>
    <w:rsid w:val="00642FD5"/>
    <w:rsid w:val="00644EB4"/>
    <w:rsid w:val="00645D46"/>
    <w:rsid w:val="00645F6A"/>
    <w:rsid w:val="006469F5"/>
    <w:rsid w:val="00647335"/>
    <w:rsid w:val="00647D91"/>
    <w:rsid w:val="00647DBE"/>
    <w:rsid w:val="00650559"/>
    <w:rsid w:val="00650889"/>
    <w:rsid w:val="00650E17"/>
    <w:rsid w:val="00651067"/>
    <w:rsid w:val="006517CD"/>
    <w:rsid w:val="006517E2"/>
    <w:rsid w:val="006518F0"/>
    <w:rsid w:val="00652EFB"/>
    <w:rsid w:val="0065331C"/>
    <w:rsid w:val="00653BAC"/>
    <w:rsid w:val="00653D5E"/>
    <w:rsid w:val="00653E5F"/>
    <w:rsid w:val="00655F40"/>
    <w:rsid w:val="00656330"/>
    <w:rsid w:val="00656DD1"/>
    <w:rsid w:val="006577B6"/>
    <w:rsid w:val="00657B62"/>
    <w:rsid w:val="00657CA5"/>
    <w:rsid w:val="00660B57"/>
    <w:rsid w:val="006610BF"/>
    <w:rsid w:val="0066160F"/>
    <w:rsid w:val="00661807"/>
    <w:rsid w:val="00661818"/>
    <w:rsid w:val="00661A07"/>
    <w:rsid w:val="00661D49"/>
    <w:rsid w:val="00662DF2"/>
    <w:rsid w:val="00663F1B"/>
    <w:rsid w:val="006640B0"/>
    <w:rsid w:val="0066434D"/>
    <w:rsid w:val="006644EE"/>
    <w:rsid w:val="00664BF5"/>
    <w:rsid w:val="00665758"/>
    <w:rsid w:val="00666298"/>
    <w:rsid w:val="006666A3"/>
    <w:rsid w:val="00667364"/>
    <w:rsid w:val="00667A0F"/>
    <w:rsid w:val="006701FF"/>
    <w:rsid w:val="0067040C"/>
    <w:rsid w:val="00670427"/>
    <w:rsid w:val="00670B2C"/>
    <w:rsid w:val="00671589"/>
    <w:rsid w:val="00671B3E"/>
    <w:rsid w:val="006727CC"/>
    <w:rsid w:val="00672D50"/>
    <w:rsid w:val="00673170"/>
    <w:rsid w:val="00673857"/>
    <w:rsid w:val="00673C58"/>
    <w:rsid w:val="006752AB"/>
    <w:rsid w:val="006753C5"/>
    <w:rsid w:val="00675699"/>
    <w:rsid w:val="006762B2"/>
    <w:rsid w:val="006762EC"/>
    <w:rsid w:val="00676480"/>
    <w:rsid w:val="0067661D"/>
    <w:rsid w:val="00676701"/>
    <w:rsid w:val="00676ABA"/>
    <w:rsid w:val="00680167"/>
    <w:rsid w:val="0068094A"/>
    <w:rsid w:val="00682866"/>
    <w:rsid w:val="006835A1"/>
    <w:rsid w:val="00683B63"/>
    <w:rsid w:val="00683CF3"/>
    <w:rsid w:val="00683DCB"/>
    <w:rsid w:val="006842F2"/>
    <w:rsid w:val="0068437F"/>
    <w:rsid w:val="00684AB9"/>
    <w:rsid w:val="0068559A"/>
    <w:rsid w:val="00685D02"/>
    <w:rsid w:val="006862B2"/>
    <w:rsid w:val="00687FF1"/>
    <w:rsid w:val="006909C0"/>
    <w:rsid w:val="00690A56"/>
    <w:rsid w:val="00692040"/>
    <w:rsid w:val="00692344"/>
    <w:rsid w:val="00692FFB"/>
    <w:rsid w:val="006932F9"/>
    <w:rsid w:val="0069372B"/>
    <w:rsid w:val="00694082"/>
    <w:rsid w:val="006941B1"/>
    <w:rsid w:val="00695609"/>
    <w:rsid w:val="006962D5"/>
    <w:rsid w:val="0069735F"/>
    <w:rsid w:val="00697556"/>
    <w:rsid w:val="006A06E0"/>
    <w:rsid w:val="006A09EB"/>
    <w:rsid w:val="006A16C5"/>
    <w:rsid w:val="006A1E99"/>
    <w:rsid w:val="006A2DCD"/>
    <w:rsid w:val="006A2F5B"/>
    <w:rsid w:val="006A303E"/>
    <w:rsid w:val="006A3219"/>
    <w:rsid w:val="006A3293"/>
    <w:rsid w:val="006A3F07"/>
    <w:rsid w:val="006A3FE4"/>
    <w:rsid w:val="006A4736"/>
    <w:rsid w:val="006A4F76"/>
    <w:rsid w:val="006A4FC3"/>
    <w:rsid w:val="006A518D"/>
    <w:rsid w:val="006A5847"/>
    <w:rsid w:val="006A62A1"/>
    <w:rsid w:val="006A6719"/>
    <w:rsid w:val="006A6832"/>
    <w:rsid w:val="006A6B3A"/>
    <w:rsid w:val="006A798F"/>
    <w:rsid w:val="006B0380"/>
    <w:rsid w:val="006B06B8"/>
    <w:rsid w:val="006B0ACE"/>
    <w:rsid w:val="006B19CD"/>
    <w:rsid w:val="006B1AF9"/>
    <w:rsid w:val="006B1E00"/>
    <w:rsid w:val="006B2D30"/>
    <w:rsid w:val="006B3345"/>
    <w:rsid w:val="006B3754"/>
    <w:rsid w:val="006B4171"/>
    <w:rsid w:val="006B49A4"/>
    <w:rsid w:val="006B52DE"/>
    <w:rsid w:val="006B5F51"/>
    <w:rsid w:val="006B6D5D"/>
    <w:rsid w:val="006B7332"/>
    <w:rsid w:val="006B7C44"/>
    <w:rsid w:val="006C07D3"/>
    <w:rsid w:val="006C0A60"/>
    <w:rsid w:val="006C1641"/>
    <w:rsid w:val="006C19BF"/>
    <w:rsid w:val="006C1D89"/>
    <w:rsid w:val="006C20A1"/>
    <w:rsid w:val="006C2749"/>
    <w:rsid w:val="006C2757"/>
    <w:rsid w:val="006C288D"/>
    <w:rsid w:val="006C31B3"/>
    <w:rsid w:val="006C34FB"/>
    <w:rsid w:val="006C3941"/>
    <w:rsid w:val="006C3A82"/>
    <w:rsid w:val="006C3AA8"/>
    <w:rsid w:val="006C6218"/>
    <w:rsid w:val="006C63F1"/>
    <w:rsid w:val="006C7C89"/>
    <w:rsid w:val="006D0AC4"/>
    <w:rsid w:val="006D0C67"/>
    <w:rsid w:val="006D14DF"/>
    <w:rsid w:val="006D2519"/>
    <w:rsid w:val="006D2764"/>
    <w:rsid w:val="006D2FC1"/>
    <w:rsid w:val="006D4126"/>
    <w:rsid w:val="006D4739"/>
    <w:rsid w:val="006D4F1B"/>
    <w:rsid w:val="006D529E"/>
    <w:rsid w:val="006D52D1"/>
    <w:rsid w:val="006D5F7E"/>
    <w:rsid w:val="006D681D"/>
    <w:rsid w:val="006D72DA"/>
    <w:rsid w:val="006D781B"/>
    <w:rsid w:val="006E0601"/>
    <w:rsid w:val="006E09B5"/>
    <w:rsid w:val="006E10BB"/>
    <w:rsid w:val="006E1378"/>
    <w:rsid w:val="006E1B54"/>
    <w:rsid w:val="006E1C85"/>
    <w:rsid w:val="006E1D8A"/>
    <w:rsid w:val="006E290A"/>
    <w:rsid w:val="006E290E"/>
    <w:rsid w:val="006E2F80"/>
    <w:rsid w:val="006E3BE1"/>
    <w:rsid w:val="006E3D58"/>
    <w:rsid w:val="006E4757"/>
    <w:rsid w:val="006E4979"/>
    <w:rsid w:val="006E4C7A"/>
    <w:rsid w:val="006E4D32"/>
    <w:rsid w:val="006E526E"/>
    <w:rsid w:val="006E5FE3"/>
    <w:rsid w:val="006E6702"/>
    <w:rsid w:val="006E7389"/>
    <w:rsid w:val="006F0201"/>
    <w:rsid w:val="006F04E2"/>
    <w:rsid w:val="006F05E0"/>
    <w:rsid w:val="006F06D8"/>
    <w:rsid w:val="006F09C2"/>
    <w:rsid w:val="006F1A41"/>
    <w:rsid w:val="006F2100"/>
    <w:rsid w:val="006F23D7"/>
    <w:rsid w:val="006F3ABE"/>
    <w:rsid w:val="006F3D46"/>
    <w:rsid w:val="006F48C7"/>
    <w:rsid w:val="006F4A43"/>
    <w:rsid w:val="006F4EE8"/>
    <w:rsid w:val="006F54D9"/>
    <w:rsid w:val="006F6CDC"/>
    <w:rsid w:val="006F79A9"/>
    <w:rsid w:val="006F7C90"/>
    <w:rsid w:val="0070210B"/>
    <w:rsid w:val="007023AC"/>
    <w:rsid w:val="00702830"/>
    <w:rsid w:val="0070292C"/>
    <w:rsid w:val="00702FDF"/>
    <w:rsid w:val="00703138"/>
    <w:rsid w:val="00703261"/>
    <w:rsid w:val="00704BBD"/>
    <w:rsid w:val="00705949"/>
    <w:rsid w:val="00705A05"/>
    <w:rsid w:val="0070689D"/>
    <w:rsid w:val="00706C7A"/>
    <w:rsid w:val="00707759"/>
    <w:rsid w:val="00707CB4"/>
    <w:rsid w:val="007108FF"/>
    <w:rsid w:val="00710994"/>
    <w:rsid w:val="00710C35"/>
    <w:rsid w:val="00712363"/>
    <w:rsid w:val="00712B90"/>
    <w:rsid w:val="007130AF"/>
    <w:rsid w:val="0071445A"/>
    <w:rsid w:val="007146FA"/>
    <w:rsid w:val="00714D43"/>
    <w:rsid w:val="00714FAB"/>
    <w:rsid w:val="00715450"/>
    <w:rsid w:val="00715846"/>
    <w:rsid w:val="0071596F"/>
    <w:rsid w:val="00716401"/>
    <w:rsid w:val="00716E08"/>
    <w:rsid w:val="00717D55"/>
    <w:rsid w:val="00720442"/>
    <w:rsid w:val="00720C30"/>
    <w:rsid w:val="00721050"/>
    <w:rsid w:val="007215F3"/>
    <w:rsid w:val="00721CF4"/>
    <w:rsid w:val="00721E7C"/>
    <w:rsid w:val="0072258F"/>
    <w:rsid w:val="00722A5B"/>
    <w:rsid w:val="00723647"/>
    <w:rsid w:val="0072383B"/>
    <w:rsid w:val="0072397D"/>
    <w:rsid w:val="00724418"/>
    <w:rsid w:val="007244BB"/>
    <w:rsid w:val="00724A5D"/>
    <w:rsid w:val="00726B3B"/>
    <w:rsid w:val="00726CD2"/>
    <w:rsid w:val="00726F8A"/>
    <w:rsid w:val="00727642"/>
    <w:rsid w:val="00730417"/>
    <w:rsid w:val="00730CDA"/>
    <w:rsid w:val="00731845"/>
    <w:rsid w:val="00731B47"/>
    <w:rsid w:val="007327E0"/>
    <w:rsid w:val="007343C8"/>
    <w:rsid w:val="00734840"/>
    <w:rsid w:val="00734A9C"/>
    <w:rsid w:val="00735FCC"/>
    <w:rsid w:val="007369DC"/>
    <w:rsid w:val="007379D2"/>
    <w:rsid w:val="00737B43"/>
    <w:rsid w:val="00737F97"/>
    <w:rsid w:val="0074017D"/>
    <w:rsid w:val="007403DF"/>
    <w:rsid w:val="00740631"/>
    <w:rsid w:val="0074065B"/>
    <w:rsid w:val="00741224"/>
    <w:rsid w:val="00741D0E"/>
    <w:rsid w:val="00741F08"/>
    <w:rsid w:val="00742513"/>
    <w:rsid w:val="00742FF0"/>
    <w:rsid w:val="0074373C"/>
    <w:rsid w:val="00744162"/>
    <w:rsid w:val="007441EC"/>
    <w:rsid w:val="007442D3"/>
    <w:rsid w:val="00744957"/>
    <w:rsid w:val="00745717"/>
    <w:rsid w:val="00745BC3"/>
    <w:rsid w:val="007468F7"/>
    <w:rsid w:val="007478A4"/>
    <w:rsid w:val="0075006F"/>
    <w:rsid w:val="0075142D"/>
    <w:rsid w:val="0075144D"/>
    <w:rsid w:val="007531A4"/>
    <w:rsid w:val="0075343B"/>
    <w:rsid w:val="00753F50"/>
    <w:rsid w:val="00754028"/>
    <w:rsid w:val="00754B27"/>
    <w:rsid w:val="0075502B"/>
    <w:rsid w:val="0075534E"/>
    <w:rsid w:val="00755716"/>
    <w:rsid w:val="00755D5E"/>
    <w:rsid w:val="00756BFA"/>
    <w:rsid w:val="00756EC7"/>
    <w:rsid w:val="00757471"/>
    <w:rsid w:val="00760E64"/>
    <w:rsid w:val="00761031"/>
    <w:rsid w:val="00761344"/>
    <w:rsid w:val="00761641"/>
    <w:rsid w:val="007618FF"/>
    <w:rsid w:val="00761DD7"/>
    <w:rsid w:val="00762D05"/>
    <w:rsid w:val="00763124"/>
    <w:rsid w:val="00763549"/>
    <w:rsid w:val="00763632"/>
    <w:rsid w:val="00763844"/>
    <w:rsid w:val="00764249"/>
    <w:rsid w:val="007642BE"/>
    <w:rsid w:val="00764785"/>
    <w:rsid w:val="00765140"/>
    <w:rsid w:val="00765162"/>
    <w:rsid w:val="007655BC"/>
    <w:rsid w:val="00765FB0"/>
    <w:rsid w:val="00766B3E"/>
    <w:rsid w:val="00766DA5"/>
    <w:rsid w:val="00766F15"/>
    <w:rsid w:val="0076793E"/>
    <w:rsid w:val="00767999"/>
    <w:rsid w:val="00767D48"/>
    <w:rsid w:val="007708B5"/>
    <w:rsid w:val="00771525"/>
    <w:rsid w:val="00771624"/>
    <w:rsid w:val="00771DCD"/>
    <w:rsid w:val="0077201C"/>
    <w:rsid w:val="007720B2"/>
    <w:rsid w:val="00772FFC"/>
    <w:rsid w:val="00773534"/>
    <w:rsid w:val="0077491B"/>
    <w:rsid w:val="00775C16"/>
    <w:rsid w:val="00776CC2"/>
    <w:rsid w:val="00776D1F"/>
    <w:rsid w:val="00777615"/>
    <w:rsid w:val="00777FAF"/>
    <w:rsid w:val="007805E3"/>
    <w:rsid w:val="00780F87"/>
    <w:rsid w:val="00781269"/>
    <w:rsid w:val="007812CC"/>
    <w:rsid w:val="007812E2"/>
    <w:rsid w:val="00781D21"/>
    <w:rsid w:val="00781EE6"/>
    <w:rsid w:val="007820A5"/>
    <w:rsid w:val="00782AAA"/>
    <w:rsid w:val="00782C70"/>
    <w:rsid w:val="00782C72"/>
    <w:rsid w:val="00782D57"/>
    <w:rsid w:val="00784624"/>
    <w:rsid w:val="00784C45"/>
    <w:rsid w:val="0078518C"/>
    <w:rsid w:val="00785473"/>
    <w:rsid w:val="00785E3D"/>
    <w:rsid w:val="00785E3F"/>
    <w:rsid w:val="00786698"/>
    <w:rsid w:val="007867D3"/>
    <w:rsid w:val="00790502"/>
    <w:rsid w:val="007907FB"/>
    <w:rsid w:val="007910D8"/>
    <w:rsid w:val="007911FF"/>
    <w:rsid w:val="00791538"/>
    <w:rsid w:val="007917BF"/>
    <w:rsid w:val="00792D48"/>
    <w:rsid w:val="00793239"/>
    <w:rsid w:val="0079331B"/>
    <w:rsid w:val="00794FEE"/>
    <w:rsid w:val="007952FC"/>
    <w:rsid w:val="007953A2"/>
    <w:rsid w:val="00795797"/>
    <w:rsid w:val="00795E26"/>
    <w:rsid w:val="0079635B"/>
    <w:rsid w:val="00796495"/>
    <w:rsid w:val="00796CA7"/>
    <w:rsid w:val="007A0A05"/>
    <w:rsid w:val="007A0C2A"/>
    <w:rsid w:val="007A291F"/>
    <w:rsid w:val="007A296B"/>
    <w:rsid w:val="007A36B6"/>
    <w:rsid w:val="007A3C70"/>
    <w:rsid w:val="007A4A4D"/>
    <w:rsid w:val="007A4BBF"/>
    <w:rsid w:val="007A504C"/>
    <w:rsid w:val="007A5789"/>
    <w:rsid w:val="007A5839"/>
    <w:rsid w:val="007A58A9"/>
    <w:rsid w:val="007A59CD"/>
    <w:rsid w:val="007A5B44"/>
    <w:rsid w:val="007A6076"/>
    <w:rsid w:val="007A64B6"/>
    <w:rsid w:val="007A6919"/>
    <w:rsid w:val="007A6A6C"/>
    <w:rsid w:val="007A7BAA"/>
    <w:rsid w:val="007B0C5C"/>
    <w:rsid w:val="007B0F75"/>
    <w:rsid w:val="007B1817"/>
    <w:rsid w:val="007B2017"/>
    <w:rsid w:val="007B348D"/>
    <w:rsid w:val="007B36CD"/>
    <w:rsid w:val="007B3924"/>
    <w:rsid w:val="007B4E7A"/>
    <w:rsid w:val="007B6858"/>
    <w:rsid w:val="007B7134"/>
    <w:rsid w:val="007B72B1"/>
    <w:rsid w:val="007B7378"/>
    <w:rsid w:val="007B7847"/>
    <w:rsid w:val="007B7DE6"/>
    <w:rsid w:val="007B7F97"/>
    <w:rsid w:val="007C015E"/>
    <w:rsid w:val="007C05DB"/>
    <w:rsid w:val="007C09C1"/>
    <w:rsid w:val="007C12BC"/>
    <w:rsid w:val="007C19A9"/>
    <w:rsid w:val="007C2A0D"/>
    <w:rsid w:val="007C4422"/>
    <w:rsid w:val="007C4B1B"/>
    <w:rsid w:val="007C4BF1"/>
    <w:rsid w:val="007C50CA"/>
    <w:rsid w:val="007C5CCE"/>
    <w:rsid w:val="007C6A6D"/>
    <w:rsid w:val="007C6B55"/>
    <w:rsid w:val="007C7766"/>
    <w:rsid w:val="007D0373"/>
    <w:rsid w:val="007D0D8F"/>
    <w:rsid w:val="007D14EE"/>
    <w:rsid w:val="007D32B4"/>
    <w:rsid w:val="007D3341"/>
    <w:rsid w:val="007D3694"/>
    <w:rsid w:val="007D457B"/>
    <w:rsid w:val="007D46A0"/>
    <w:rsid w:val="007D4A6C"/>
    <w:rsid w:val="007D4C93"/>
    <w:rsid w:val="007D4D5A"/>
    <w:rsid w:val="007D4F9C"/>
    <w:rsid w:val="007D59D5"/>
    <w:rsid w:val="007D5E5A"/>
    <w:rsid w:val="007D5EFC"/>
    <w:rsid w:val="007D6073"/>
    <w:rsid w:val="007D6178"/>
    <w:rsid w:val="007D6BD7"/>
    <w:rsid w:val="007D6E1F"/>
    <w:rsid w:val="007D7043"/>
    <w:rsid w:val="007D7856"/>
    <w:rsid w:val="007D7C48"/>
    <w:rsid w:val="007D7E03"/>
    <w:rsid w:val="007D7FF4"/>
    <w:rsid w:val="007E11E1"/>
    <w:rsid w:val="007E17F9"/>
    <w:rsid w:val="007E21EA"/>
    <w:rsid w:val="007E2B9A"/>
    <w:rsid w:val="007E2E46"/>
    <w:rsid w:val="007E425E"/>
    <w:rsid w:val="007E519A"/>
    <w:rsid w:val="007E51BD"/>
    <w:rsid w:val="007E54AA"/>
    <w:rsid w:val="007E5D9D"/>
    <w:rsid w:val="007E6003"/>
    <w:rsid w:val="007E60D4"/>
    <w:rsid w:val="007E66F0"/>
    <w:rsid w:val="007E683A"/>
    <w:rsid w:val="007E69E7"/>
    <w:rsid w:val="007E6DB1"/>
    <w:rsid w:val="007E70A1"/>
    <w:rsid w:val="007E76CD"/>
    <w:rsid w:val="007E7C24"/>
    <w:rsid w:val="007F0A2B"/>
    <w:rsid w:val="007F1120"/>
    <w:rsid w:val="007F15E6"/>
    <w:rsid w:val="007F16B2"/>
    <w:rsid w:val="007F23C1"/>
    <w:rsid w:val="007F2B1B"/>
    <w:rsid w:val="007F2B2A"/>
    <w:rsid w:val="007F36E3"/>
    <w:rsid w:val="007F3BBB"/>
    <w:rsid w:val="007F3FBC"/>
    <w:rsid w:val="007F410B"/>
    <w:rsid w:val="007F462E"/>
    <w:rsid w:val="007F5990"/>
    <w:rsid w:val="007F59E2"/>
    <w:rsid w:val="007F5D38"/>
    <w:rsid w:val="007F62D9"/>
    <w:rsid w:val="007F6394"/>
    <w:rsid w:val="007F7C29"/>
    <w:rsid w:val="007F7F56"/>
    <w:rsid w:val="00800193"/>
    <w:rsid w:val="008002AE"/>
    <w:rsid w:val="00800306"/>
    <w:rsid w:val="0080071F"/>
    <w:rsid w:val="00800A4D"/>
    <w:rsid w:val="00800A75"/>
    <w:rsid w:val="00801242"/>
    <w:rsid w:val="00801592"/>
    <w:rsid w:val="008021DB"/>
    <w:rsid w:val="00802409"/>
    <w:rsid w:val="008025F0"/>
    <w:rsid w:val="00803269"/>
    <w:rsid w:val="00803B14"/>
    <w:rsid w:val="00804F90"/>
    <w:rsid w:val="008054B5"/>
    <w:rsid w:val="00805B4E"/>
    <w:rsid w:val="008063BA"/>
    <w:rsid w:val="00806C1D"/>
    <w:rsid w:val="0080708F"/>
    <w:rsid w:val="008075B6"/>
    <w:rsid w:val="00807E21"/>
    <w:rsid w:val="008109DB"/>
    <w:rsid w:val="00810ADE"/>
    <w:rsid w:val="00810B90"/>
    <w:rsid w:val="008116FE"/>
    <w:rsid w:val="00813873"/>
    <w:rsid w:val="00814AF4"/>
    <w:rsid w:val="008150BD"/>
    <w:rsid w:val="00815AD6"/>
    <w:rsid w:val="00815EBF"/>
    <w:rsid w:val="008162E3"/>
    <w:rsid w:val="00816347"/>
    <w:rsid w:val="00816CB7"/>
    <w:rsid w:val="00816E34"/>
    <w:rsid w:val="008208B1"/>
    <w:rsid w:val="00820A7D"/>
    <w:rsid w:val="00820D01"/>
    <w:rsid w:val="00820E78"/>
    <w:rsid w:val="008211A1"/>
    <w:rsid w:val="0082126C"/>
    <w:rsid w:val="008214FE"/>
    <w:rsid w:val="00821D1D"/>
    <w:rsid w:val="008232FB"/>
    <w:rsid w:val="008238C6"/>
    <w:rsid w:val="00823947"/>
    <w:rsid w:val="00823B52"/>
    <w:rsid w:val="00823F2D"/>
    <w:rsid w:val="0082403A"/>
    <w:rsid w:val="008242AA"/>
    <w:rsid w:val="008246A4"/>
    <w:rsid w:val="0082476D"/>
    <w:rsid w:val="0082517B"/>
    <w:rsid w:val="00826A49"/>
    <w:rsid w:val="00827810"/>
    <w:rsid w:val="00830673"/>
    <w:rsid w:val="008313E8"/>
    <w:rsid w:val="008316F0"/>
    <w:rsid w:val="0083256E"/>
    <w:rsid w:val="008329B8"/>
    <w:rsid w:val="00832DC7"/>
    <w:rsid w:val="008331F1"/>
    <w:rsid w:val="008348E1"/>
    <w:rsid w:val="0083569F"/>
    <w:rsid w:val="008370FD"/>
    <w:rsid w:val="00837712"/>
    <w:rsid w:val="00837D67"/>
    <w:rsid w:val="00837ECB"/>
    <w:rsid w:val="008404B8"/>
    <w:rsid w:val="0084060D"/>
    <w:rsid w:val="0084076B"/>
    <w:rsid w:val="00840A22"/>
    <w:rsid w:val="00840BB8"/>
    <w:rsid w:val="00840E61"/>
    <w:rsid w:val="0084135F"/>
    <w:rsid w:val="00841A16"/>
    <w:rsid w:val="008429CC"/>
    <w:rsid w:val="00843243"/>
    <w:rsid w:val="008433F9"/>
    <w:rsid w:val="0084449B"/>
    <w:rsid w:val="008450B4"/>
    <w:rsid w:val="0084542A"/>
    <w:rsid w:val="00845CA2"/>
    <w:rsid w:val="00845F3D"/>
    <w:rsid w:val="008464F6"/>
    <w:rsid w:val="00846AAD"/>
    <w:rsid w:val="00851008"/>
    <w:rsid w:val="00851AD7"/>
    <w:rsid w:val="0085217A"/>
    <w:rsid w:val="00852A2A"/>
    <w:rsid w:val="00853159"/>
    <w:rsid w:val="00855AE1"/>
    <w:rsid w:val="00855DE7"/>
    <w:rsid w:val="0085658E"/>
    <w:rsid w:val="00856AB5"/>
    <w:rsid w:val="00856C2F"/>
    <w:rsid w:val="0085713B"/>
    <w:rsid w:val="00861A80"/>
    <w:rsid w:val="00862046"/>
    <w:rsid w:val="00862345"/>
    <w:rsid w:val="00862A87"/>
    <w:rsid w:val="00864087"/>
    <w:rsid w:val="008641CF"/>
    <w:rsid w:val="008642BD"/>
    <w:rsid w:val="00864812"/>
    <w:rsid w:val="0086538B"/>
    <w:rsid w:val="0086570A"/>
    <w:rsid w:val="00866A85"/>
    <w:rsid w:val="00866CEE"/>
    <w:rsid w:val="00866EB3"/>
    <w:rsid w:val="00867631"/>
    <w:rsid w:val="00867DC7"/>
    <w:rsid w:val="00867ED7"/>
    <w:rsid w:val="00870992"/>
    <w:rsid w:val="00870BE8"/>
    <w:rsid w:val="00871479"/>
    <w:rsid w:val="00872E4F"/>
    <w:rsid w:val="0087309E"/>
    <w:rsid w:val="008733FF"/>
    <w:rsid w:val="00873E64"/>
    <w:rsid w:val="00874EBC"/>
    <w:rsid w:val="0087601A"/>
    <w:rsid w:val="0087739A"/>
    <w:rsid w:val="008802A7"/>
    <w:rsid w:val="00880BC7"/>
    <w:rsid w:val="00881FEB"/>
    <w:rsid w:val="008828A9"/>
    <w:rsid w:val="0088340C"/>
    <w:rsid w:val="00884043"/>
    <w:rsid w:val="0088429E"/>
    <w:rsid w:val="0088446A"/>
    <w:rsid w:val="008844EA"/>
    <w:rsid w:val="008846C9"/>
    <w:rsid w:val="00885B20"/>
    <w:rsid w:val="00886416"/>
    <w:rsid w:val="008865AF"/>
    <w:rsid w:val="0088663B"/>
    <w:rsid w:val="00887524"/>
    <w:rsid w:val="008906B1"/>
    <w:rsid w:val="00891050"/>
    <w:rsid w:val="00891499"/>
    <w:rsid w:val="0089214D"/>
    <w:rsid w:val="008926FB"/>
    <w:rsid w:val="0089282E"/>
    <w:rsid w:val="00892CB2"/>
    <w:rsid w:val="0089307D"/>
    <w:rsid w:val="00893DE8"/>
    <w:rsid w:val="00893F51"/>
    <w:rsid w:val="0089551C"/>
    <w:rsid w:val="0089551F"/>
    <w:rsid w:val="00895C9C"/>
    <w:rsid w:val="00895E2D"/>
    <w:rsid w:val="00895EF9"/>
    <w:rsid w:val="00896B95"/>
    <w:rsid w:val="00896E60"/>
    <w:rsid w:val="0089701C"/>
    <w:rsid w:val="0089750B"/>
    <w:rsid w:val="008A05CD"/>
    <w:rsid w:val="008A0ACD"/>
    <w:rsid w:val="008A1F60"/>
    <w:rsid w:val="008A26D0"/>
    <w:rsid w:val="008A331B"/>
    <w:rsid w:val="008A34AB"/>
    <w:rsid w:val="008A407D"/>
    <w:rsid w:val="008A408F"/>
    <w:rsid w:val="008A50DC"/>
    <w:rsid w:val="008A5BE2"/>
    <w:rsid w:val="008A5D2F"/>
    <w:rsid w:val="008A72D5"/>
    <w:rsid w:val="008A7E05"/>
    <w:rsid w:val="008B0A4F"/>
    <w:rsid w:val="008B0B7A"/>
    <w:rsid w:val="008B1224"/>
    <w:rsid w:val="008B151C"/>
    <w:rsid w:val="008B1C2D"/>
    <w:rsid w:val="008B21B3"/>
    <w:rsid w:val="008B22D8"/>
    <w:rsid w:val="008B2982"/>
    <w:rsid w:val="008B2D7E"/>
    <w:rsid w:val="008B2F8A"/>
    <w:rsid w:val="008B33D8"/>
    <w:rsid w:val="008B41DA"/>
    <w:rsid w:val="008B4646"/>
    <w:rsid w:val="008B4CC1"/>
    <w:rsid w:val="008B51C4"/>
    <w:rsid w:val="008B65DF"/>
    <w:rsid w:val="008B660B"/>
    <w:rsid w:val="008B6784"/>
    <w:rsid w:val="008B6AE6"/>
    <w:rsid w:val="008C0DA7"/>
    <w:rsid w:val="008C0DE8"/>
    <w:rsid w:val="008C1E82"/>
    <w:rsid w:val="008C1EB1"/>
    <w:rsid w:val="008C2117"/>
    <w:rsid w:val="008C2497"/>
    <w:rsid w:val="008C29CA"/>
    <w:rsid w:val="008C2D8B"/>
    <w:rsid w:val="008C2FD2"/>
    <w:rsid w:val="008C39F1"/>
    <w:rsid w:val="008C3F93"/>
    <w:rsid w:val="008C4325"/>
    <w:rsid w:val="008C459B"/>
    <w:rsid w:val="008C476B"/>
    <w:rsid w:val="008C5086"/>
    <w:rsid w:val="008C5A2B"/>
    <w:rsid w:val="008C5F6B"/>
    <w:rsid w:val="008C6ADE"/>
    <w:rsid w:val="008C7186"/>
    <w:rsid w:val="008C7B88"/>
    <w:rsid w:val="008C7C87"/>
    <w:rsid w:val="008C7E20"/>
    <w:rsid w:val="008D0133"/>
    <w:rsid w:val="008D0B46"/>
    <w:rsid w:val="008D1242"/>
    <w:rsid w:val="008D176E"/>
    <w:rsid w:val="008D1B9B"/>
    <w:rsid w:val="008D291E"/>
    <w:rsid w:val="008D3466"/>
    <w:rsid w:val="008D348F"/>
    <w:rsid w:val="008D41CE"/>
    <w:rsid w:val="008D51EA"/>
    <w:rsid w:val="008D54E9"/>
    <w:rsid w:val="008D5E87"/>
    <w:rsid w:val="008D67E2"/>
    <w:rsid w:val="008D70FD"/>
    <w:rsid w:val="008E046A"/>
    <w:rsid w:val="008E0DE1"/>
    <w:rsid w:val="008E22F3"/>
    <w:rsid w:val="008E2695"/>
    <w:rsid w:val="008E2ABA"/>
    <w:rsid w:val="008E3566"/>
    <w:rsid w:val="008E4202"/>
    <w:rsid w:val="008E55F1"/>
    <w:rsid w:val="008E57BD"/>
    <w:rsid w:val="008E5F9D"/>
    <w:rsid w:val="008E63FB"/>
    <w:rsid w:val="008E6DCC"/>
    <w:rsid w:val="008E75FD"/>
    <w:rsid w:val="008F04AF"/>
    <w:rsid w:val="008F0AB2"/>
    <w:rsid w:val="008F1A80"/>
    <w:rsid w:val="008F249B"/>
    <w:rsid w:val="008F2EDD"/>
    <w:rsid w:val="008F3C6E"/>
    <w:rsid w:val="008F42A6"/>
    <w:rsid w:val="008F6092"/>
    <w:rsid w:val="008F6288"/>
    <w:rsid w:val="008F7640"/>
    <w:rsid w:val="008F7DD4"/>
    <w:rsid w:val="008F7ED4"/>
    <w:rsid w:val="00900442"/>
    <w:rsid w:val="00900C50"/>
    <w:rsid w:val="0090131A"/>
    <w:rsid w:val="0090157B"/>
    <w:rsid w:val="00901632"/>
    <w:rsid w:val="0090181D"/>
    <w:rsid w:val="00902221"/>
    <w:rsid w:val="00902F74"/>
    <w:rsid w:val="009032B1"/>
    <w:rsid w:val="009037C8"/>
    <w:rsid w:val="00903B60"/>
    <w:rsid w:val="00904909"/>
    <w:rsid w:val="009056C1"/>
    <w:rsid w:val="00905999"/>
    <w:rsid w:val="00906708"/>
    <w:rsid w:val="00906C68"/>
    <w:rsid w:val="00906D71"/>
    <w:rsid w:val="00907AB3"/>
    <w:rsid w:val="00907F13"/>
    <w:rsid w:val="00907F94"/>
    <w:rsid w:val="00910498"/>
    <w:rsid w:val="00910E5E"/>
    <w:rsid w:val="009112D9"/>
    <w:rsid w:val="00911368"/>
    <w:rsid w:val="009115D6"/>
    <w:rsid w:val="009115E5"/>
    <w:rsid w:val="009118B2"/>
    <w:rsid w:val="009119D1"/>
    <w:rsid w:val="009127F8"/>
    <w:rsid w:val="00912A5A"/>
    <w:rsid w:val="00912C01"/>
    <w:rsid w:val="00913453"/>
    <w:rsid w:val="0091346D"/>
    <w:rsid w:val="0091450E"/>
    <w:rsid w:val="00914A0F"/>
    <w:rsid w:val="00914CFD"/>
    <w:rsid w:val="00914E96"/>
    <w:rsid w:val="00914F5B"/>
    <w:rsid w:val="009157F1"/>
    <w:rsid w:val="00915DBA"/>
    <w:rsid w:val="00916006"/>
    <w:rsid w:val="009165E8"/>
    <w:rsid w:val="009166C8"/>
    <w:rsid w:val="009169CA"/>
    <w:rsid w:val="00917A5D"/>
    <w:rsid w:val="009208D5"/>
    <w:rsid w:val="00920F87"/>
    <w:rsid w:val="009211F4"/>
    <w:rsid w:val="0092135E"/>
    <w:rsid w:val="009213A6"/>
    <w:rsid w:val="0092181B"/>
    <w:rsid w:val="00921D08"/>
    <w:rsid w:val="009220EA"/>
    <w:rsid w:val="00922472"/>
    <w:rsid w:val="0092259C"/>
    <w:rsid w:val="0092287E"/>
    <w:rsid w:val="00922930"/>
    <w:rsid w:val="00922D1A"/>
    <w:rsid w:val="00922F30"/>
    <w:rsid w:val="00925486"/>
    <w:rsid w:val="009262C1"/>
    <w:rsid w:val="009274D6"/>
    <w:rsid w:val="00927929"/>
    <w:rsid w:val="00930408"/>
    <w:rsid w:val="009315D4"/>
    <w:rsid w:val="009316E9"/>
    <w:rsid w:val="00931A65"/>
    <w:rsid w:val="009328FB"/>
    <w:rsid w:val="00932D1F"/>
    <w:rsid w:val="009335D5"/>
    <w:rsid w:val="00933797"/>
    <w:rsid w:val="00933B7D"/>
    <w:rsid w:val="00933BBE"/>
    <w:rsid w:val="00934388"/>
    <w:rsid w:val="009354A0"/>
    <w:rsid w:val="00935E56"/>
    <w:rsid w:val="009360FE"/>
    <w:rsid w:val="0093794F"/>
    <w:rsid w:val="009405F0"/>
    <w:rsid w:val="00940C90"/>
    <w:rsid w:val="009412CA"/>
    <w:rsid w:val="009422B5"/>
    <w:rsid w:val="00942528"/>
    <w:rsid w:val="00944445"/>
    <w:rsid w:val="00944E35"/>
    <w:rsid w:val="00945EA1"/>
    <w:rsid w:val="00946BA8"/>
    <w:rsid w:val="00946F37"/>
    <w:rsid w:val="00947479"/>
    <w:rsid w:val="00947ED0"/>
    <w:rsid w:val="009503F5"/>
    <w:rsid w:val="009506CB"/>
    <w:rsid w:val="00951EE1"/>
    <w:rsid w:val="009527DB"/>
    <w:rsid w:val="0095332E"/>
    <w:rsid w:val="009537CF"/>
    <w:rsid w:val="00953D61"/>
    <w:rsid w:val="00955C2A"/>
    <w:rsid w:val="00955EB0"/>
    <w:rsid w:val="00956888"/>
    <w:rsid w:val="00957088"/>
    <w:rsid w:val="00957E17"/>
    <w:rsid w:val="00957ED4"/>
    <w:rsid w:val="009626B8"/>
    <w:rsid w:val="00962D18"/>
    <w:rsid w:val="00962E1F"/>
    <w:rsid w:val="009653FF"/>
    <w:rsid w:val="00965516"/>
    <w:rsid w:val="00966C2B"/>
    <w:rsid w:val="009670AC"/>
    <w:rsid w:val="009674E7"/>
    <w:rsid w:val="00970670"/>
    <w:rsid w:val="00970E0B"/>
    <w:rsid w:val="009710AF"/>
    <w:rsid w:val="009718B3"/>
    <w:rsid w:val="00971C01"/>
    <w:rsid w:val="009726CE"/>
    <w:rsid w:val="00972A0A"/>
    <w:rsid w:val="009732E6"/>
    <w:rsid w:val="00973936"/>
    <w:rsid w:val="00973954"/>
    <w:rsid w:val="009740C9"/>
    <w:rsid w:val="00974489"/>
    <w:rsid w:val="00975261"/>
    <w:rsid w:val="009753CE"/>
    <w:rsid w:val="0097582E"/>
    <w:rsid w:val="00976E85"/>
    <w:rsid w:val="00980390"/>
    <w:rsid w:val="00980D3B"/>
    <w:rsid w:val="00981295"/>
    <w:rsid w:val="00981CDF"/>
    <w:rsid w:val="00982588"/>
    <w:rsid w:val="00982AAB"/>
    <w:rsid w:val="00983193"/>
    <w:rsid w:val="00983989"/>
    <w:rsid w:val="00983991"/>
    <w:rsid w:val="00983AFA"/>
    <w:rsid w:val="009841D8"/>
    <w:rsid w:val="009847C5"/>
    <w:rsid w:val="00984DF1"/>
    <w:rsid w:val="00985434"/>
    <w:rsid w:val="0098634C"/>
    <w:rsid w:val="009867BA"/>
    <w:rsid w:val="00986EAF"/>
    <w:rsid w:val="0098705F"/>
    <w:rsid w:val="0099026C"/>
    <w:rsid w:val="009903E3"/>
    <w:rsid w:val="00990515"/>
    <w:rsid w:val="0099067E"/>
    <w:rsid w:val="0099080E"/>
    <w:rsid w:val="00991C23"/>
    <w:rsid w:val="00992439"/>
    <w:rsid w:val="009925C2"/>
    <w:rsid w:val="00992889"/>
    <w:rsid w:val="009928C4"/>
    <w:rsid w:val="0099302B"/>
    <w:rsid w:val="00993680"/>
    <w:rsid w:val="00994DBB"/>
    <w:rsid w:val="009957E6"/>
    <w:rsid w:val="00996384"/>
    <w:rsid w:val="00996574"/>
    <w:rsid w:val="00996B30"/>
    <w:rsid w:val="00996C33"/>
    <w:rsid w:val="0099773D"/>
    <w:rsid w:val="0099780A"/>
    <w:rsid w:val="009A03F0"/>
    <w:rsid w:val="009A07CE"/>
    <w:rsid w:val="009A0989"/>
    <w:rsid w:val="009A0B01"/>
    <w:rsid w:val="009A1C9F"/>
    <w:rsid w:val="009A2692"/>
    <w:rsid w:val="009A2795"/>
    <w:rsid w:val="009A3AEA"/>
    <w:rsid w:val="009A44F7"/>
    <w:rsid w:val="009A46AD"/>
    <w:rsid w:val="009A46C0"/>
    <w:rsid w:val="009A4DD5"/>
    <w:rsid w:val="009A4E8D"/>
    <w:rsid w:val="009A56C3"/>
    <w:rsid w:val="009A5BCD"/>
    <w:rsid w:val="009A6879"/>
    <w:rsid w:val="009A7EDE"/>
    <w:rsid w:val="009B0535"/>
    <w:rsid w:val="009B0750"/>
    <w:rsid w:val="009B0B27"/>
    <w:rsid w:val="009B13E4"/>
    <w:rsid w:val="009B1650"/>
    <w:rsid w:val="009B23E5"/>
    <w:rsid w:val="009B2BC4"/>
    <w:rsid w:val="009B3082"/>
    <w:rsid w:val="009B3B2F"/>
    <w:rsid w:val="009B3B60"/>
    <w:rsid w:val="009B3D5B"/>
    <w:rsid w:val="009B40A9"/>
    <w:rsid w:val="009B44A3"/>
    <w:rsid w:val="009B54A0"/>
    <w:rsid w:val="009B54DB"/>
    <w:rsid w:val="009B5542"/>
    <w:rsid w:val="009B6432"/>
    <w:rsid w:val="009B7F31"/>
    <w:rsid w:val="009C055A"/>
    <w:rsid w:val="009C11F5"/>
    <w:rsid w:val="009C1483"/>
    <w:rsid w:val="009C1F06"/>
    <w:rsid w:val="009C2461"/>
    <w:rsid w:val="009C2C2B"/>
    <w:rsid w:val="009C358C"/>
    <w:rsid w:val="009C5C22"/>
    <w:rsid w:val="009C618E"/>
    <w:rsid w:val="009C659F"/>
    <w:rsid w:val="009C7860"/>
    <w:rsid w:val="009D089E"/>
    <w:rsid w:val="009D0C72"/>
    <w:rsid w:val="009D1693"/>
    <w:rsid w:val="009D18EB"/>
    <w:rsid w:val="009D19ED"/>
    <w:rsid w:val="009D1B7B"/>
    <w:rsid w:val="009D2191"/>
    <w:rsid w:val="009D29E3"/>
    <w:rsid w:val="009D336D"/>
    <w:rsid w:val="009D3983"/>
    <w:rsid w:val="009D3FAE"/>
    <w:rsid w:val="009D4E23"/>
    <w:rsid w:val="009D568D"/>
    <w:rsid w:val="009D5757"/>
    <w:rsid w:val="009D57F9"/>
    <w:rsid w:val="009D5E92"/>
    <w:rsid w:val="009D7006"/>
    <w:rsid w:val="009D7A3A"/>
    <w:rsid w:val="009E0B05"/>
    <w:rsid w:val="009E0D6D"/>
    <w:rsid w:val="009E1CD4"/>
    <w:rsid w:val="009E24D3"/>
    <w:rsid w:val="009E2BDD"/>
    <w:rsid w:val="009E2D99"/>
    <w:rsid w:val="009E3834"/>
    <w:rsid w:val="009E4018"/>
    <w:rsid w:val="009E4565"/>
    <w:rsid w:val="009E4A75"/>
    <w:rsid w:val="009E4DC4"/>
    <w:rsid w:val="009E4F46"/>
    <w:rsid w:val="009E50BD"/>
    <w:rsid w:val="009E54E5"/>
    <w:rsid w:val="009E5675"/>
    <w:rsid w:val="009E5A72"/>
    <w:rsid w:val="009E5ACC"/>
    <w:rsid w:val="009E5F81"/>
    <w:rsid w:val="009E625E"/>
    <w:rsid w:val="009E654F"/>
    <w:rsid w:val="009E6671"/>
    <w:rsid w:val="009E7798"/>
    <w:rsid w:val="009F02AF"/>
    <w:rsid w:val="009F0DF0"/>
    <w:rsid w:val="009F0F92"/>
    <w:rsid w:val="009F1211"/>
    <w:rsid w:val="009F132B"/>
    <w:rsid w:val="009F2052"/>
    <w:rsid w:val="009F2555"/>
    <w:rsid w:val="009F28A7"/>
    <w:rsid w:val="009F2A9D"/>
    <w:rsid w:val="009F3C5B"/>
    <w:rsid w:val="009F40B9"/>
    <w:rsid w:val="009F4986"/>
    <w:rsid w:val="009F4A37"/>
    <w:rsid w:val="009F5047"/>
    <w:rsid w:val="009F5658"/>
    <w:rsid w:val="009F5E71"/>
    <w:rsid w:val="009F5EB2"/>
    <w:rsid w:val="009F5FBE"/>
    <w:rsid w:val="009F6599"/>
    <w:rsid w:val="009F6E1E"/>
    <w:rsid w:val="009F7549"/>
    <w:rsid w:val="009F7C18"/>
    <w:rsid w:val="009F7EDE"/>
    <w:rsid w:val="00A004B1"/>
    <w:rsid w:val="00A00718"/>
    <w:rsid w:val="00A0156F"/>
    <w:rsid w:val="00A01ADA"/>
    <w:rsid w:val="00A02867"/>
    <w:rsid w:val="00A02EC7"/>
    <w:rsid w:val="00A03158"/>
    <w:rsid w:val="00A03796"/>
    <w:rsid w:val="00A038B2"/>
    <w:rsid w:val="00A03A24"/>
    <w:rsid w:val="00A042F1"/>
    <w:rsid w:val="00A04396"/>
    <w:rsid w:val="00A04E7A"/>
    <w:rsid w:val="00A05593"/>
    <w:rsid w:val="00A0574C"/>
    <w:rsid w:val="00A05FB1"/>
    <w:rsid w:val="00A060E3"/>
    <w:rsid w:val="00A074F8"/>
    <w:rsid w:val="00A10072"/>
    <w:rsid w:val="00A10CE8"/>
    <w:rsid w:val="00A11B8B"/>
    <w:rsid w:val="00A126A7"/>
    <w:rsid w:val="00A12868"/>
    <w:rsid w:val="00A1310A"/>
    <w:rsid w:val="00A13188"/>
    <w:rsid w:val="00A13B39"/>
    <w:rsid w:val="00A144CD"/>
    <w:rsid w:val="00A15263"/>
    <w:rsid w:val="00A15317"/>
    <w:rsid w:val="00A15EB2"/>
    <w:rsid w:val="00A16A92"/>
    <w:rsid w:val="00A16AF5"/>
    <w:rsid w:val="00A16CB6"/>
    <w:rsid w:val="00A1765D"/>
    <w:rsid w:val="00A17765"/>
    <w:rsid w:val="00A17C8C"/>
    <w:rsid w:val="00A20063"/>
    <w:rsid w:val="00A22167"/>
    <w:rsid w:val="00A224B9"/>
    <w:rsid w:val="00A22C4C"/>
    <w:rsid w:val="00A2412F"/>
    <w:rsid w:val="00A2445E"/>
    <w:rsid w:val="00A24FE8"/>
    <w:rsid w:val="00A25366"/>
    <w:rsid w:val="00A254A9"/>
    <w:rsid w:val="00A258DC"/>
    <w:rsid w:val="00A2626F"/>
    <w:rsid w:val="00A266B7"/>
    <w:rsid w:val="00A26B17"/>
    <w:rsid w:val="00A26DA2"/>
    <w:rsid w:val="00A26F6B"/>
    <w:rsid w:val="00A2734B"/>
    <w:rsid w:val="00A27466"/>
    <w:rsid w:val="00A2790B"/>
    <w:rsid w:val="00A30824"/>
    <w:rsid w:val="00A30B60"/>
    <w:rsid w:val="00A30C62"/>
    <w:rsid w:val="00A31533"/>
    <w:rsid w:val="00A319F1"/>
    <w:rsid w:val="00A3247C"/>
    <w:rsid w:val="00A326FB"/>
    <w:rsid w:val="00A3282B"/>
    <w:rsid w:val="00A32833"/>
    <w:rsid w:val="00A3295C"/>
    <w:rsid w:val="00A33879"/>
    <w:rsid w:val="00A33988"/>
    <w:rsid w:val="00A34964"/>
    <w:rsid w:val="00A34A56"/>
    <w:rsid w:val="00A34BD2"/>
    <w:rsid w:val="00A352E0"/>
    <w:rsid w:val="00A35B6B"/>
    <w:rsid w:val="00A35B70"/>
    <w:rsid w:val="00A37824"/>
    <w:rsid w:val="00A37B28"/>
    <w:rsid w:val="00A404A1"/>
    <w:rsid w:val="00A407E2"/>
    <w:rsid w:val="00A41069"/>
    <w:rsid w:val="00A43BD6"/>
    <w:rsid w:val="00A43EDA"/>
    <w:rsid w:val="00A44BA7"/>
    <w:rsid w:val="00A44E5D"/>
    <w:rsid w:val="00A45508"/>
    <w:rsid w:val="00A4599C"/>
    <w:rsid w:val="00A46B45"/>
    <w:rsid w:val="00A46E05"/>
    <w:rsid w:val="00A46E3F"/>
    <w:rsid w:val="00A47106"/>
    <w:rsid w:val="00A503C5"/>
    <w:rsid w:val="00A50BEA"/>
    <w:rsid w:val="00A51373"/>
    <w:rsid w:val="00A5151B"/>
    <w:rsid w:val="00A51D00"/>
    <w:rsid w:val="00A51E81"/>
    <w:rsid w:val="00A52791"/>
    <w:rsid w:val="00A528F4"/>
    <w:rsid w:val="00A52F1B"/>
    <w:rsid w:val="00A537FB"/>
    <w:rsid w:val="00A53F7B"/>
    <w:rsid w:val="00A5459C"/>
    <w:rsid w:val="00A549D3"/>
    <w:rsid w:val="00A55035"/>
    <w:rsid w:val="00A5580D"/>
    <w:rsid w:val="00A559B3"/>
    <w:rsid w:val="00A55C02"/>
    <w:rsid w:val="00A55CED"/>
    <w:rsid w:val="00A5611A"/>
    <w:rsid w:val="00A56164"/>
    <w:rsid w:val="00A56347"/>
    <w:rsid w:val="00A56C57"/>
    <w:rsid w:val="00A570A9"/>
    <w:rsid w:val="00A57382"/>
    <w:rsid w:val="00A57408"/>
    <w:rsid w:val="00A57D16"/>
    <w:rsid w:val="00A60562"/>
    <w:rsid w:val="00A605A9"/>
    <w:rsid w:val="00A607C7"/>
    <w:rsid w:val="00A61A4C"/>
    <w:rsid w:val="00A61EEC"/>
    <w:rsid w:val="00A625BD"/>
    <w:rsid w:val="00A635B2"/>
    <w:rsid w:val="00A64A24"/>
    <w:rsid w:val="00A64CAB"/>
    <w:rsid w:val="00A654D6"/>
    <w:rsid w:val="00A66C5A"/>
    <w:rsid w:val="00A66DE0"/>
    <w:rsid w:val="00A708C8"/>
    <w:rsid w:val="00A7132A"/>
    <w:rsid w:val="00A71547"/>
    <w:rsid w:val="00A71686"/>
    <w:rsid w:val="00A717D3"/>
    <w:rsid w:val="00A72946"/>
    <w:rsid w:val="00A74220"/>
    <w:rsid w:val="00A74432"/>
    <w:rsid w:val="00A74B10"/>
    <w:rsid w:val="00A754E0"/>
    <w:rsid w:val="00A75A5F"/>
    <w:rsid w:val="00A766FF"/>
    <w:rsid w:val="00A76A08"/>
    <w:rsid w:val="00A76A81"/>
    <w:rsid w:val="00A77C7C"/>
    <w:rsid w:val="00A77E76"/>
    <w:rsid w:val="00A8039E"/>
    <w:rsid w:val="00A8069E"/>
    <w:rsid w:val="00A81343"/>
    <w:rsid w:val="00A8147E"/>
    <w:rsid w:val="00A82A6F"/>
    <w:rsid w:val="00A830D7"/>
    <w:rsid w:val="00A831F3"/>
    <w:rsid w:val="00A8326E"/>
    <w:rsid w:val="00A841AC"/>
    <w:rsid w:val="00A8426C"/>
    <w:rsid w:val="00A843E0"/>
    <w:rsid w:val="00A85502"/>
    <w:rsid w:val="00A855F8"/>
    <w:rsid w:val="00A857BE"/>
    <w:rsid w:val="00A857F5"/>
    <w:rsid w:val="00A860FD"/>
    <w:rsid w:val="00A87093"/>
    <w:rsid w:val="00A87667"/>
    <w:rsid w:val="00A900AC"/>
    <w:rsid w:val="00A90A8C"/>
    <w:rsid w:val="00A90AC3"/>
    <w:rsid w:val="00A91E57"/>
    <w:rsid w:val="00A91EF7"/>
    <w:rsid w:val="00A92105"/>
    <w:rsid w:val="00A9212F"/>
    <w:rsid w:val="00A9298F"/>
    <w:rsid w:val="00A92F81"/>
    <w:rsid w:val="00A93139"/>
    <w:rsid w:val="00A93EB3"/>
    <w:rsid w:val="00A945A7"/>
    <w:rsid w:val="00A94A36"/>
    <w:rsid w:val="00A94A5B"/>
    <w:rsid w:val="00A94BA9"/>
    <w:rsid w:val="00A95948"/>
    <w:rsid w:val="00A9664E"/>
    <w:rsid w:val="00A96F90"/>
    <w:rsid w:val="00A9799A"/>
    <w:rsid w:val="00AA02E1"/>
    <w:rsid w:val="00AA19C8"/>
    <w:rsid w:val="00AA1FEC"/>
    <w:rsid w:val="00AA20D0"/>
    <w:rsid w:val="00AA2252"/>
    <w:rsid w:val="00AA2A11"/>
    <w:rsid w:val="00AA2C7B"/>
    <w:rsid w:val="00AA42E1"/>
    <w:rsid w:val="00AA451A"/>
    <w:rsid w:val="00AA4846"/>
    <w:rsid w:val="00AA4BDF"/>
    <w:rsid w:val="00AA5FED"/>
    <w:rsid w:val="00AA60B2"/>
    <w:rsid w:val="00AA70AC"/>
    <w:rsid w:val="00AA7483"/>
    <w:rsid w:val="00AA7747"/>
    <w:rsid w:val="00AA7D8E"/>
    <w:rsid w:val="00AB0820"/>
    <w:rsid w:val="00AB0BB1"/>
    <w:rsid w:val="00AB115C"/>
    <w:rsid w:val="00AB15FF"/>
    <w:rsid w:val="00AB1943"/>
    <w:rsid w:val="00AB1E91"/>
    <w:rsid w:val="00AB258A"/>
    <w:rsid w:val="00AB35ED"/>
    <w:rsid w:val="00AB48DF"/>
    <w:rsid w:val="00AB5020"/>
    <w:rsid w:val="00AB52AF"/>
    <w:rsid w:val="00AB532F"/>
    <w:rsid w:val="00AB53C9"/>
    <w:rsid w:val="00AB585A"/>
    <w:rsid w:val="00AB6057"/>
    <w:rsid w:val="00AC0E70"/>
    <w:rsid w:val="00AC10A6"/>
    <w:rsid w:val="00AC1151"/>
    <w:rsid w:val="00AC123C"/>
    <w:rsid w:val="00AC1253"/>
    <w:rsid w:val="00AC174C"/>
    <w:rsid w:val="00AC19CA"/>
    <w:rsid w:val="00AC2110"/>
    <w:rsid w:val="00AC24BC"/>
    <w:rsid w:val="00AC336E"/>
    <w:rsid w:val="00AC3A47"/>
    <w:rsid w:val="00AC3CFE"/>
    <w:rsid w:val="00AC4A9A"/>
    <w:rsid w:val="00AC4C08"/>
    <w:rsid w:val="00AC563C"/>
    <w:rsid w:val="00AC567B"/>
    <w:rsid w:val="00AC5868"/>
    <w:rsid w:val="00AC59E5"/>
    <w:rsid w:val="00AC5ECD"/>
    <w:rsid w:val="00AC60DD"/>
    <w:rsid w:val="00AC64F6"/>
    <w:rsid w:val="00AC6603"/>
    <w:rsid w:val="00AC673C"/>
    <w:rsid w:val="00AC69E5"/>
    <w:rsid w:val="00AC70EE"/>
    <w:rsid w:val="00AC7466"/>
    <w:rsid w:val="00AC783F"/>
    <w:rsid w:val="00AC7A16"/>
    <w:rsid w:val="00AD1800"/>
    <w:rsid w:val="00AD1CAB"/>
    <w:rsid w:val="00AD1D6B"/>
    <w:rsid w:val="00AD1FA6"/>
    <w:rsid w:val="00AD1FDE"/>
    <w:rsid w:val="00AD22CF"/>
    <w:rsid w:val="00AD2421"/>
    <w:rsid w:val="00AD28A7"/>
    <w:rsid w:val="00AD2C05"/>
    <w:rsid w:val="00AD2C9C"/>
    <w:rsid w:val="00AD3497"/>
    <w:rsid w:val="00AD3D08"/>
    <w:rsid w:val="00AD4512"/>
    <w:rsid w:val="00AD51E4"/>
    <w:rsid w:val="00AD52D6"/>
    <w:rsid w:val="00AD67A0"/>
    <w:rsid w:val="00AD6E2B"/>
    <w:rsid w:val="00AD7221"/>
    <w:rsid w:val="00AE01A3"/>
    <w:rsid w:val="00AE0951"/>
    <w:rsid w:val="00AE1C08"/>
    <w:rsid w:val="00AE1D4B"/>
    <w:rsid w:val="00AE408A"/>
    <w:rsid w:val="00AE4646"/>
    <w:rsid w:val="00AE4AD9"/>
    <w:rsid w:val="00AE676D"/>
    <w:rsid w:val="00AE7069"/>
    <w:rsid w:val="00AE7434"/>
    <w:rsid w:val="00AE7943"/>
    <w:rsid w:val="00AE7B41"/>
    <w:rsid w:val="00AE7C6B"/>
    <w:rsid w:val="00AF1E97"/>
    <w:rsid w:val="00AF2C6A"/>
    <w:rsid w:val="00AF34A3"/>
    <w:rsid w:val="00AF3A15"/>
    <w:rsid w:val="00AF4471"/>
    <w:rsid w:val="00AF4559"/>
    <w:rsid w:val="00AF4D09"/>
    <w:rsid w:val="00AF4F19"/>
    <w:rsid w:val="00AF542A"/>
    <w:rsid w:val="00AF58E0"/>
    <w:rsid w:val="00AF5D2D"/>
    <w:rsid w:val="00AF5DA8"/>
    <w:rsid w:val="00AF6281"/>
    <w:rsid w:val="00AF702B"/>
    <w:rsid w:val="00AF72CA"/>
    <w:rsid w:val="00AF733C"/>
    <w:rsid w:val="00AF7F12"/>
    <w:rsid w:val="00B00071"/>
    <w:rsid w:val="00B007F7"/>
    <w:rsid w:val="00B025B1"/>
    <w:rsid w:val="00B02832"/>
    <w:rsid w:val="00B02B30"/>
    <w:rsid w:val="00B02C42"/>
    <w:rsid w:val="00B052D8"/>
    <w:rsid w:val="00B06C32"/>
    <w:rsid w:val="00B06D3D"/>
    <w:rsid w:val="00B0720E"/>
    <w:rsid w:val="00B07FF7"/>
    <w:rsid w:val="00B11635"/>
    <w:rsid w:val="00B11F4D"/>
    <w:rsid w:val="00B120D1"/>
    <w:rsid w:val="00B12423"/>
    <w:rsid w:val="00B12562"/>
    <w:rsid w:val="00B12E88"/>
    <w:rsid w:val="00B13AA9"/>
    <w:rsid w:val="00B13CF5"/>
    <w:rsid w:val="00B154F5"/>
    <w:rsid w:val="00B15EA3"/>
    <w:rsid w:val="00B1602B"/>
    <w:rsid w:val="00B16031"/>
    <w:rsid w:val="00B17270"/>
    <w:rsid w:val="00B175C4"/>
    <w:rsid w:val="00B178F7"/>
    <w:rsid w:val="00B233E8"/>
    <w:rsid w:val="00B24054"/>
    <w:rsid w:val="00B241F7"/>
    <w:rsid w:val="00B25555"/>
    <w:rsid w:val="00B260CC"/>
    <w:rsid w:val="00B2632D"/>
    <w:rsid w:val="00B2665C"/>
    <w:rsid w:val="00B302E1"/>
    <w:rsid w:val="00B305E0"/>
    <w:rsid w:val="00B30968"/>
    <w:rsid w:val="00B310DA"/>
    <w:rsid w:val="00B3194C"/>
    <w:rsid w:val="00B31C0E"/>
    <w:rsid w:val="00B31FDB"/>
    <w:rsid w:val="00B32763"/>
    <w:rsid w:val="00B32A4B"/>
    <w:rsid w:val="00B32AA4"/>
    <w:rsid w:val="00B33693"/>
    <w:rsid w:val="00B3474F"/>
    <w:rsid w:val="00B34D51"/>
    <w:rsid w:val="00B35391"/>
    <w:rsid w:val="00B35397"/>
    <w:rsid w:val="00B3542F"/>
    <w:rsid w:val="00B3625C"/>
    <w:rsid w:val="00B36543"/>
    <w:rsid w:val="00B36CB6"/>
    <w:rsid w:val="00B36E85"/>
    <w:rsid w:val="00B36F7B"/>
    <w:rsid w:val="00B371EE"/>
    <w:rsid w:val="00B37526"/>
    <w:rsid w:val="00B37FC9"/>
    <w:rsid w:val="00B403BA"/>
    <w:rsid w:val="00B4131B"/>
    <w:rsid w:val="00B417A3"/>
    <w:rsid w:val="00B42417"/>
    <w:rsid w:val="00B42D89"/>
    <w:rsid w:val="00B42E6F"/>
    <w:rsid w:val="00B4330D"/>
    <w:rsid w:val="00B43A48"/>
    <w:rsid w:val="00B43B19"/>
    <w:rsid w:val="00B44171"/>
    <w:rsid w:val="00B4459B"/>
    <w:rsid w:val="00B467F2"/>
    <w:rsid w:val="00B47143"/>
    <w:rsid w:val="00B473C3"/>
    <w:rsid w:val="00B479D2"/>
    <w:rsid w:val="00B508FB"/>
    <w:rsid w:val="00B50B3B"/>
    <w:rsid w:val="00B51079"/>
    <w:rsid w:val="00B51B74"/>
    <w:rsid w:val="00B51D8B"/>
    <w:rsid w:val="00B51F96"/>
    <w:rsid w:val="00B523EB"/>
    <w:rsid w:val="00B54121"/>
    <w:rsid w:val="00B54975"/>
    <w:rsid w:val="00B5536B"/>
    <w:rsid w:val="00B555BD"/>
    <w:rsid w:val="00B5573D"/>
    <w:rsid w:val="00B55939"/>
    <w:rsid w:val="00B55A68"/>
    <w:rsid w:val="00B56023"/>
    <w:rsid w:val="00B56554"/>
    <w:rsid w:val="00B568C4"/>
    <w:rsid w:val="00B56C65"/>
    <w:rsid w:val="00B56FAD"/>
    <w:rsid w:val="00B57257"/>
    <w:rsid w:val="00B60911"/>
    <w:rsid w:val="00B613E5"/>
    <w:rsid w:val="00B61825"/>
    <w:rsid w:val="00B61A1B"/>
    <w:rsid w:val="00B628D7"/>
    <w:rsid w:val="00B629CF"/>
    <w:rsid w:val="00B6323B"/>
    <w:rsid w:val="00B64D08"/>
    <w:rsid w:val="00B64DEC"/>
    <w:rsid w:val="00B651E1"/>
    <w:rsid w:val="00B65347"/>
    <w:rsid w:val="00B66398"/>
    <w:rsid w:val="00B6689C"/>
    <w:rsid w:val="00B66C22"/>
    <w:rsid w:val="00B66D9E"/>
    <w:rsid w:val="00B67486"/>
    <w:rsid w:val="00B70071"/>
    <w:rsid w:val="00B708A4"/>
    <w:rsid w:val="00B71F4B"/>
    <w:rsid w:val="00B72B77"/>
    <w:rsid w:val="00B7344D"/>
    <w:rsid w:val="00B736C8"/>
    <w:rsid w:val="00B73C82"/>
    <w:rsid w:val="00B750E9"/>
    <w:rsid w:val="00B75635"/>
    <w:rsid w:val="00B75C45"/>
    <w:rsid w:val="00B7668F"/>
    <w:rsid w:val="00B769C9"/>
    <w:rsid w:val="00B7792B"/>
    <w:rsid w:val="00B77C2C"/>
    <w:rsid w:val="00B77F03"/>
    <w:rsid w:val="00B77F82"/>
    <w:rsid w:val="00B8047C"/>
    <w:rsid w:val="00B806B3"/>
    <w:rsid w:val="00B8165D"/>
    <w:rsid w:val="00B816F7"/>
    <w:rsid w:val="00B8198A"/>
    <w:rsid w:val="00B819A1"/>
    <w:rsid w:val="00B81B06"/>
    <w:rsid w:val="00B8234A"/>
    <w:rsid w:val="00B82EFC"/>
    <w:rsid w:val="00B84509"/>
    <w:rsid w:val="00B850F5"/>
    <w:rsid w:val="00B85475"/>
    <w:rsid w:val="00B859A0"/>
    <w:rsid w:val="00B85D07"/>
    <w:rsid w:val="00B86C82"/>
    <w:rsid w:val="00B86C8D"/>
    <w:rsid w:val="00B90300"/>
    <w:rsid w:val="00B9034C"/>
    <w:rsid w:val="00B904A5"/>
    <w:rsid w:val="00B905A2"/>
    <w:rsid w:val="00B9093A"/>
    <w:rsid w:val="00B90CCC"/>
    <w:rsid w:val="00B90D12"/>
    <w:rsid w:val="00B90EE6"/>
    <w:rsid w:val="00B90EF8"/>
    <w:rsid w:val="00B91098"/>
    <w:rsid w:val="00B910EF"/>
    <w:rsid w:val="00B9111A"/>
    <w:rsid w:val="00B911AA"/>
    <w:rsid w:val="00B91982"/>
    <w:rsid w:val="00B91D66"/>
    <w:rsid w:val="00B92482"/>
    <w:rsid w:val="00B92719"/>
    <w:rsid w:val="00B93435"/>
    <w:rsid w:val="00B936A1"/>
    <w:rsid w:val="00B93B43"/>
    <w:rsid w:val="00B93D1C"/>
    <w:rsid w:val="00B93E83"/>
    <w:rsid w:val="00B95264"/>
    <w:rsid w:val="00B95937"/>
    <w:rsid w:val="00B95C90"/>
    <w:rsid w:val="00B95CE9"/>
    <w:rsid w:val="00B95D1B"/>
    <w:rsid w:val="00B96D8E"/>
    <w:rsid w:val="00B96EAF"/>
    <w:rsid w:val="00B97AF0"/>
    <w:rsid w:val="00B97F1E"/>
    <w:rsid w:val="00BA05B7"/>
    <w:rsid w:val="00BA1724"/>
    <w:rsid w:val="00BA17ED"/>
    <w:rsid w:val="00BA2815"/>
    <w:rsid w:val="00BA2C80"/>
    <w:rsid w:val="00BA324A"/>
    <w:rsid w:val="00BA3EBA"/>
    <w:rsid w:val="00BA41FE"/>
    <w:rsid w:val="00BA4CB7"/>
    <w:rsid w:val="00BA5D27"/>
    <w:rsid w:val="00BA6124"/>
    <w:rsid w:val="00BA6906"/>
    <w:rsid w:val="00BA7182"/>
    <w:rsid w:val="00BA770F"/>
    <w:rsid w:val="00BA7ABF"/>
    <w:rsid w:val="00BB05F8"/>
    <w:rsid w:val="00BB0EAF"/>
    <w:rsid w:val="00BB13F3"/>
    <w:rsid w:val="00BB13F7"/>
    <w:rsid w:val="00BB1AA1"/>
    <w:rsid w:val="00BB23F3"/>
    <w:rsid w:val="00BB2AC1"/>
    <w:rsid w:val="00BB2E6D"/>
    <w:rsid w:val="00BB416F"/>
    <w:rsid w:val="00BB438E"/>
    <w:rsid w:val="00BB456E"/>
    <w:rsid w:val="00BB4E96"/>
    <w:rsid w:val="00BB54D2"/>
    <w:rsid w:val="00BB565C"/>
    <w:rsid w:val="00BB5A0F"/>
    <w:rsid w:val="00BB65A1"/>
    <w:rsid w:val="00BB6632"/>
    <w:rsid w:val="00BB66E3"/>
    <w:rsid w:val="00BB6CAE"/>
    <w:rsid w:val="00BB6CE6"/>
    <w:rsid w:val="00BB7618"/>
    <w:rsid w:val="00BC0111"/>
    <w:rsid w:val="00BC02E2"/>
    <w:rsid w:val="00BC06DA"/>
    <w:rsid w:val="00BC0F48"/>
    <w:rsid w:val="00BC1702"/>
    <w:rsid w:val="00BC1CBB"/>
    <w:rsid w:val="00BC1CD1"/>
    <w:rsid w:val="00BC3ECA"/>
    <w:rsid w:val="00BC429E"/>
    <w:rsid w:val="00BC4D59"/>
    <w:rsid w:val="00BC53CD"/>
    <w:rsid w:val="00BC5D4A"/>
    <w:rsid w:val="00BC649F"/>
    <w:rsid w:val="00BC64BF"/>
    <w:rsid w:val="00BC6E98"/>
    <w:rsid w:val="00BC6FE2"/>
    <w:rsid w:val="00BC7E06"/>
    <w:rsid w:val="00BD0665"/>
    <w:rsid w:val="00BD114B"/>
    <w:rsid w:val="00BD1978"/>
    <w:rsid w:val="00BD1C34"/>
    <w:rsid w:val="00BD5E71"/>
    <w:rsid w:val="00BD600F"/>
    <w:rsid w:val="00BD6398"/>
    <w:rsid w:val="00BD6D38"/>
    <w:rsid w:val="00BD752D"/>
    <w:rsid w:val="00BE01B9"/>
    <w:rsid w:val="00BE0CE6"/>
    <w:rsid w:val="00BE1125"/>
    <w:rsid w:val="00BE2712"/>
    <w:rsid w:val="00BE2943"/>
    <w:rsid w:val="00BE29F2"/>
    <w:rsid w:val="00BE46D9"/>
    <w:rsid w:val="00BE5C8F"/>
    <w:rsid w:val="00BE61DB"/>
    <w:rsid w:val="00BE69B4"/>
    <w:rsid w:val="00BE6D57"/>
    <w:rsid w:val="00BE6E79"/>
    <w:rsid w:val="00BE707A"/>
    <w:rsid w:val="00BE70CF"/>
    <w:rsid w:val="00BE712F"/>
    <w:rsid w:val="00BE794E"/>
    <w:rsid w:val="00BE7CFA"/>
    <w:rsid w:val="00BE7EAE"/>
    <w:rsid w:val="00BF16BF"/>
    <w:rsid w:val="00BF2BD9"/>
    <w:rsid w:val="00BF2FD5"/>
    <w:rsid w:val="00BF3071"/>
    <w:rsid w:val="00BF322F"/>
    <w:rsid w:val="00BF32B7"/>
    <w:rsid w:val="00BF3D46"/>
    <w:rsid w:val="00BF40DF"/>
    <w:rsid w:val="00BF446F"/>
    <w:rsid w:val="00BF4662"/>
    <w:rsid w:val="00BF630C"/>
    <w:rsid w:val="00BF6677"/>
    <w:rsid w:val="00C00080"/>
    <w:rsid w:val="00C00636"/>
    <w:rsid w:val="00C00C00"/>
    <w:rsid w:val="00C00CF5"/>
    <w:rsid w:val="00C01FEE"/>
    <w:rsid w:val="00C02637"/>
    <w:rsid w:val="00C02892"/>
    <w:rsid w:val="00C02CF5"/>
    <w:rsid w:val="00C02F24"/>
    <w:rsid w:val="00C039F1"/>
    <w:rsid w:val="00C04419"/>
    <w:rsid w:val="00C04E06"/>
    <w:rsid w:val="00C04ED6"/>
    <w:rsid w:val="00C0507D"/>
    <w:rsid w:val="00C050D1"/>
    <w:rsid w:val="00C058D9"/>
    <w:rsid w:val="00C0601C"/>
    <w:rsid w:val="00C06092"/>
    <w:rsid w:val="00C07336"/>
    <w:rsid w:val="00C07D34"/>
    <w:rsid w:val="00C103DF"/>
    <w:rsid w:val="00C115AC"/>
    <w:rsid w:val="00C1252F"/>
    <w:rsid w:val="00C13B7F"/>
    <w:rsid w:val="00C13FC6"/>
    <w:rsid w:val="00C14237"/>
    <w:rsid w:val="00C14595"/>
    <w:rsid w:val="00C14E17"/>
    <w:rsid w:val="00C1649D"/>
    <w:rsid w:val="00C16855"/>
    <w:rsid w:val="00C16F4A"/>
    <w:rsid w:val="00C170A6"/>
    <w:rsid w:val="00C2054D"/>
    <w:rsid w:val="00C210AE"/>
    <w:rsid w:val="00C21423"/>
    <w:rsid w:val="00C217F9"/>
    <w:rsid w:val="00C219A8"/>
    <w:rsid w:val="00C21D82"/>
    <w:rsid w:val="00C21FA8"/>
    <w:rsid w:val="00C22465"/>
    <w:rsid w:val="00C23615"/>
    <w:rsid w:val="00C23DE4"/>
    <w:rsid w:val="00C2521F"/>
    <w:rsid w:val="00C276D7"/>
    <w:rsid w:val="00C27AC0"/>
    <w:rsid w:val="00C305AD"/>
    <w:rsid w:val="00C306C0"/>
    <w:rsid w:val="00C31C07"/>
    <w:rsid w:val="00C31DC5"/>
    <w:rsid w:val="00C32964"/>
    <w:rsid w:val="00C32B7F"/>
    <w:rsid w:val="00C32C51"/>
    <w:rsid w:val="00C32EF8"/>
    <w:rsid w:val="00C32F9C"/>
    <w:rsid w:val="00C3310C"/>
    <w:rsid w:val="00C337EC"/>
    <w:rsid w:val="00C33A57"/>
    <w:rsid w:val="00C33A86"/>
    <w:rsid w:val="00C34715"/>
    <w:rsid w:val="00C3474D"/>
    <w:rsid w:val="00C34AC5"/>
    <w:rsid w:val="00C358AE"/>
    <w:rsid w:val="00C36CD9"/>
    <w:rsid w:val="00C37AC7"/>
    <w:rsid w:val="00C4020E"/>
    <w:rsid w:val="00C42643"/>
    <w:rsid w:val="00C42A7A"/>
    <w:rsid w:val="00C43379"/>
    <w:rsid w:val="00C445D1"/>
    <w:rsid w:val="00C44F44"/>
    <w:rsid w:val="00C4577A"/>
    <w:rsid w:val="00C45945"/>
    <w:rsid w:val="00C45EC9"/>
    <w:rsid w:val="00C462D1"/>
    <w:rsid w:val="00C473C4"/>
    <w:rsid w:val="00C47AEC"/>
    <w:rsid w:val="00C5078E"/>
    <w:rsid w:val="00C51111"/>
    <w:rsid w:val="00C516A1"/>
    <w:rsid w:val="00C5189A"/>
    <w:rsid w:val="00C5243C"/>
    <w:rsid w:val="00C525F5"/>
    <w:rsid w:val="00C53150"/>
    <w:rsid w:val="00C53F0E"/>
    <w:rsid w:val="00C548D2"/>
    <w:rsid w:val="00C54EE7"/>
    <w:rsid w:val="00C55AEF"/>
    <w:rsid w:val="00C571C3"/>
    <w:rsid w:val="00C57425"/>
    <w:rsid w:val="00C602EB"/>
    <w:rsid w:val="00C608F0"/>
    <w:rsid w:val="00C60925"/>
    <w:rsid w:val="00C60BDA"/>
    <w:rsid w:val="00C60D73"/>
    <w:rsid w:val="00C61834"/>
    <w:rsid w:val="00C61D39"/>
    <w:rsid w:val="00C638E6"/>
    <w:rsid w:val="00C63E53"/>
    <w:rsid w:val="00C64E6F"/>
    <w:rsid w:val="00C65074"/>
    <w:rsid w:val="00C662A7"/>
    <w:rsid w:val="00C66973"/>
    <w:rsid w:val="00C678C7"/>
    <w:rsid w:val="00C67E22"/>
    <w:rsid w:val="00C67EA8"/>
    <w:rsid w:val="00C7020E"/>
    <w:rsid w:val="00C708AB"/>
    <w:rsid w:val="00C711E4"/>
    <w:rsid w:val="00C71691"/>
    <w:rsid w:val="00C722AE"/>
    <w:rsid w:val="00C725B3"/>
    <w:rsid w:val="00C73BDB"/>
    <w:rsid w:val="00C74BCF"/>
    <w:rsid w:val="00C7508B"/>
    <w:rsid w:val="00C7572B"/>
    <w:rsid w:val="00C75DD8"/>
    <w:rsid w:val="00C7674D"/>
    <w:rsid w:val="00C769F1"/>
    <w:rsid w:val="00C76A4C"/>
    <w:rsid w:val="00C76A73"/>
    <w:rsid w:val="00C76B50"/>
    <w:rsid w:val="00C774A2"/>
    <w:rsid w:val="00C77780"/>
    <w:rsid w:val="00C801AC"/>
    <w:rsid w:val="00C80C7F"/>
    <w:rsid w:val="00C80C90"/>
    <w:rsid w:val="00C812E0"/>
    <w:rsid w:val="00C813E8"/>
    <w:rsid w:val="00C82169"/>
    <w:rsid w:val="00C824B0"/>
    <w:rsid w:val="00C824CE"/>
    <w:rsid w:val="00C82C2B"/>
    <w:rsid w:val="00C8334A"/>
    <w:rsid w:val="00C838AD"/>
    <w:rsid w:val="00C83C06"/>
    <w:rsid w:val="00C8402D"/>
    <w:rsid w:val="00C84613"/>
    <w:rsid w:val="00C86794"/>
    <w:rsid w:val="00C86D26"/>
    <w:rsid w:val="00C86DFD"/>
    <w:rsid w:val="00C8717A"/>
    <w:rsid w:val="00C91798"/>
    <w:rsid w:val="00C91AC6"/>
    <w:rsid w:val="00C91E3F"/>
    <w:rsid w:val="00C928C2"/>
    <w:rsid w:val="00C929E7"/>
    <w:rsid w:val="00C9300F"/>
    <w:rsid w:val="00C932B6"/>
    <w:rsid w:val="00C93527"/>
    <w:rsid w:val="00C9427F"/>
    <w:rsid w:val="00C94B38"/>
    <w:rsid w:val="00C94E6D"/>
    <w:rsid w:val="00C9562C"/>
    <w:rsid w:val="00C96033"/>
    <w:rsid w:val="00C960AB"/>
    <w:rsid w:val="00C96340"/>
    <w:rsid w:val="00C9666B"/>
    <w:rsid w:val="00C968D0"/>
    <w:rsid w:val="00C96DCA"/>
    <w:rsid w:val="00C97375"/>
    <w:rsid w:val="00C97473"/>
    <w:rsid w:val="00C97AE6"/>
    <w:rsid w:val="00C97BA1"/>
    <w:rsid w:val="00C97E64"/>
    <w:rsid w:val="00CA0735"/>
    <w:rsid w:val="00CA0C61"/>
    <w:rsid w:val="00CA172B"/>
    <w:rsid w:val="00CA25FC"/>
    <w:rsid w:val="00CA26EF"/>
    <w:rsid w:val="00CA2D63"/>
    <w:rsid w:val="00CA4007"/>
    <w:rsid w:val="00CA423B"/>
    <w:rsid w:val="00CA4674"/>
    <w:rsid w:val="00CA506A"/>
    <w:rsid w:val="00CA5195"/>
    <w:rsid w:val="00CA599D"/>
    <w:rsid w:val="00CA7482"/>
    <w:rsid w:val="00CA7E30"/>
    <w:rsid w:val="00CB0696"/>
    <w:rsid w:val="00CB15BB"/>
    <w:rsid w:val="00CB2CE5"/>
    <w:rsid w:val="00CB2D6D"/>
    <w:rsid w:val="00CB2DD6"/>
    <w:rsid w:val="00CB3E3C"/>
    <w:rsid w:val="00CB3E44"/>
    <w:rsid w:val="00CB41C0"/>
    <w:rsid w:val="00CB465C"/>
    <w:rsid w:val="00CB63B0"/>
    <w:rsid w:val="00CB65C2"/>
    <w:rsid w:val="00CB72E0"/>
    <w:rsid w:val="00CB73A7"/>
    <w:rsid w:val="00CB78F6"/>
    <w:rsid w:val="00CB7B4A"/>
    <w:rsid w:val="00CC018E"/>
    <w:rsid w:val="00CC01CB"/>
    <w:rsid w:val="00CC06A5"/>
    <w:rsid w:val="00CC0B6B"/>
    <w:rsid w:val="00CC1BB3"/>
    <w:rsid w:val="00CC28F5"/>
    <w:rsid w:val="00CC2D60"/>
    <w:rsid w:val="00CC339A"/>
    <w:rsid w:val="00CC38A1"/>
    <w:rsid w:val="00CC3E54"/>
    <w:rsid w:val="00CC40D8"/>
    <w:rsid w:val="00CC427F"/>
    <w:rsid w:val="00CC468A"/>
    <w:rsid w:val="00CC4A44"/>
    <w:rsid w:val="00CC4E7A"/>
    <w:rsid w:val="00CC50BC"/>
    <w:rsid w:val="00CC58C5"/>
    <w:rsid w:val="00CC60BA"/>
    <w:rsid w:val="00CC67DB"/>
    <w:rsid w:val="00CC692D"/>
    <w:rsid w:val="00CC705B"/>
    <w:rsid w:val="00CC734E"/>
    <w:rsid w:val="00CC79D0"/>
    <w:rsid w:val="00CC7B37"/>
    <w:rsid w:val="00CC7C94"/>
    <w:rsid w:val="00CD00F0"/>
    <w:rsid w:val="00CD1D91"/>
    <w:rsid w:val="00CD2AFC"/>
    <w:rsid w:val="00CD33FD"/>
    <w:rsid w:val="00CD35CA"/>
    <w:rsid w:val="00CD3991"/>
    <w:rsid w:val="00CD4A7D"/>
    <w:rsid w:val="00CD4D68"/>
    <w:rsid w:val="00CD4EA7"/>
    <w:rsid w:val="00CD5EDC"/>
    <w:rsid w:val="00CD6030"/>
    <w:rsid w:val="00CD6570"/>
    <w:rsid w:val="00CE0F7E"/>
    <w:rsid w:val="00CE119F"/>
    <w:rsid w:val="00CE1207"/>
    <w:rsid w:val="00CE231C"/>
    <w:rsid w:val="00CE2B05"/>
    <w:rsid w:val="00CE3032"/>
    <w:rsid w:val="00CE32E1"/>
    <w:rsid w:val="00CE481D"/>
    <w:rsid w:val="00CE52CB"/>
    <w:rsid w:val="00CE6600"/>
    <w:rsid w:val="00CE6C49"/>
    <w:rsid w:val="00CE6E7B"/>
    <w:rsid w:val="00CE71CE"/>
    <w:rsid w:val="00CE7903"/>
    <w:rsid w:val="00CF00C6"/>
    <w:rsid w:val="00CF0467"/>
    <w:rsid w:val="00CF04E2"/>
    <w:rsid w:val="00CF09ED"/>
    <w:rsid w:val="00CF0AA4"/>
    <w:rsid w:val="00CF0AF6"/>
    <w:rsid w:val="00CF0FAB"/>
    <w:rsid w:val="00CF1A21"/>
    <w:rsid w:val="00CF20E9"/>
    <w:rsid w:val="00CF264C"/>
    <w:rsid w:val="00CF29BF"/>
    <w:rsid w:val="00CF2A71"/>
    <w:rsid w:val="00CF2C2D"/>
    <w:rsid w:val="00CF485F"/>
    <w:rsid w:val="00CF50DF"/>
    <w:rsid w:val="00CF514B"/>
    <w:rsid w:val="00CF552F"/>
    <w:rsid w:val="00CF5745"/>
    <w:rsid w:val="00CF6F07"/>
    <w:rsid w:val="00CF7624"/>
    <w:rsid w:val="00CF76AD"/>
    <w:rsid w:val="00CF7749"/>
    <w:rsid w:val="00CF776D"/>
    <w:rsid w:val="00CF77AB"/>
    <w:rsid w:val="00CF7A82"/>
    <w:rsid w:val="00D002E7"/>
    <w:rsid w:val="00D01AE6"/>
    <w:rsid w:val="00D02128"/>
    <w:rsid w:val="00D021B1"/>
    <w:rsid w:val="00D022FD"/>
    <w:rsid w:val="00D023A8"/>
    <w:rsid w:val="00D02531"/>
    <w:rsid w:val="00D02781"/>
    <w:rsid w:val="00D0299B"/>
    <w:rsid w:val="00D02B1C"/>
    <w:rsid w:val="00D02EAB"/>
    <w:rsid w:val="00D03B4A"/>
    <w:rsid w:val="00D03DDA"/>
    <w:rsid w:val="00D04359"/>
    <w:rsid w:val="00D046DD"/>
    <w:rsid w:val="00D04847"/>
    <w:rsid w:val="00D04ECE"/>
    <w:rsid w:val="00D05341"/>
    <w:rsid w:val="00D05B06"/>
    <w:rsid w:val="00D06041"/>
    <w:rsid w:val="00D06209"/>
    <w:rsid w:val="00D06A35"/>
    <w:rsid w:val="00D06AF4"/>
    <w:rsid w:val="00D0706D"/>
    <w:rsid w:val="00D075FA"/>
    <w:rsid w:val="00D07845"/>
    <w:rsid w:val="00D101D7"/>
    <w:rsid w:val="00D10AF3"/>
    <w:rsid w:val="00D110A5"/>
    <w:rsid w:val="00D112FA"/>
    <w:rsid w:val="00D11342"/>
    <w:rsid w:val="00D11EB5"/>
    <w:rsid w:val="00D124A9"/>
    <w:rsid w:val="00D124C0"/>
    <w:rsid w:val="00D12A1E"/>
    <w:rsid w:val="00D12F89"/>
    <w:rsid w:val="00D131F8"/>
    <w:rsid w:val="00D137C6"/>
    <w:rsid w:val="00D152DA"/>
    <w:rsid w:val="00D15ABC"/>
    <w:rsid w:val="00D15CFA"/>
    <w:rsid w:val="00D163B2"/>
    <w:rsid w:val="00D165AF"/>
    <w:rsid w:val="00D16872"/>
    <w:rsid w:val="00D16FFF"/>
    <w:rsid w:val="00D17DDA"/>
    <w:rsid w:val="00D200B9"/>
    <w:rsid w:val="00D2033C"/>
    <w:rsid w:val="00D207F0"/>
    <w:rsid w:val="00D20A3C"/>
    <w:rsid w:val="00D20E19"/>
    <w:rsid w:val="00D22C03"/>
    <w:rsid w:val="00D23561"/>
    <w:rsid w:val="00D23D3A"/>
    <w:rsid w:val="00D24D77"/>
    <w:rsid w:val="00D25280"/>
    <w:rsid w:val="00D260BB"/>
    <w:rsid w:val="00D2626D"/>
    <w:rsid w:val="00D267AA"/>
    <w:rsid w:val="00D26881"/>
    <w:rsid w:val="00D30011"/>
    <w:rsid w:val="00D30429"/>
    <w:rsid w:val="00D30D70"/>
    <w:rsid w:val="00D31414"/>
    <w:rsid w:val="00D314B0"/>
    <w:rsid w:val="00D31A15"/>
    <w:rsid w:val="00D31C8E"/>
    <w:rsid w:val="00D31DE5"/>
    <w:rsid w:val="00D32599"/>
    <w:rsid w:val="00D33119"/>
    <w:rsid w:val="00D3322D"/>
    <w:rsid w:val="00D336B2"/>
    <w:rsid w:val="00D33809"/>
    <w:rsid w:val="00D33FE2"/>
    <w:rsid w:val="00D34060"/>
    <w:rsid w:val="00D341F0"/>
    <w:rsid w:val="00D344C8"/>
    <w:rsid w:val="00D34662"/>
    <w:rsid w:val="00D3541E"/>
    <w:rsid w:val="00D3559E"/>
    <w:rsid w:val="00D3566D"/>
    <w:rsid w:val="00D36346"/>
    <w:rsid w:val="00D378A5"/>
    <w:rsid w:val="00D4038B"/>
    <w:rsid w:val="00D4088B"/>
    <w:rsid w:val="00D40FEF"/>
    <w:rsid w:val="00D413D9"/>
    <w:rsid w:val="00D417EF"/>
    <w:rsid w:val="00D42182"/>
    <w:rsid w:val="00D428A7"/>
    <w:rsid w:val="00D42D54"/>
    <w:rsid w:val="00D43746"/>
    <w:rsid w:val="00D4445B"/>
    <w:rsid w:val="00D4460A"/>
    <w:rsid w:val="00D448C9"/>
    <w:rsid w:val="00D4494A"/>
    <w:rsid w:val="00D455A9"/>
    <w:rsid w:val="00D45DC8"/>
    <w:rsid w:val="00D462D5"/>
    <w:rsid w:val="00D473B9"/>
    <w:rsid w:val="00D479AE"/>
    <w:rsid w:val="00D47E0A"/>
    <w:rsid w:val="00D5214E"/>
    <w:rsid w:val="00D52158"/>
    <w:rsid w:val="00D52841"/>
    <w:rsid w:val="00D528D9"/>
    <w:rsid w:val="00D52ABA"/>
    <w:rsid w:val="00D52ECF"/>
    <w:rsid w:val="00D5350A"/>
    <w:rsid w:val="00D5360E"/>
    <w:rsid w:val="00D541C2"/>
    <w:rsid w:val="00D548D1"/>
    <w:rsid w:val="00D56A6B"/>
    <w:rsid w:val="00D5726D"/>
    <w:rsid w:val="00D574EC"/>
    <w:rsid w:val="00D57BF3"/>
    <w:rsid w:val="00D6062C"/>
    <w:rsid w:val="00D60665"/>
    <w:rsid w:val="00D606B9"/>
    <w:rsid w:val="00D60B69"/>
    <w:rsid w:val="00D61719"/>
    <w:rsid w:val="00D6179F"/>
    <w:rsid w:val="00D6199E"/>
    <w:rsid w:val="00D61D23"/>
    <w:rsid w:val="00D61D96"/>
    <w:rsid w:val="00D62103"/>
    <w:rsid w:val="00D62365"/>
    <w:rsid w:val="00D63331"/>
    <w:rsid w:val="00D635D8"/>
    <w:rsid w:val="00D63E87"/>
    <w:rsid w:val="00D6536A"/>
    <w:rsid w:val="00D654C3"/>
    <w:rsid w:val="00D65886"/>
    <w:rsid w:val="00D6594C"/>
    <w:rsid w:val="00D65A39"/>
    <w:rsid w:val="00D660C1"/>
    <w:rsid w:val="00D66651"/>
    <w:rsid w:val="00D66C3C"/>
    <w:rsid w:val="00D66DF3"/>
    <w:rsid w:val="00D66F40"/>
    <w:rsid w:val="00D67878"/>
    <w:rsid w:val="00D678A3"/>
    <w:rsid w:val="00D702A7"/>
    <w:rsid w:val="00D71855"/>
    <w:rsid w:val="00D71F4F"/>
    <w:rsid w:val="00D7227A"/>
    <w:rsid w:val="00D722E1"/>
    <w:rsid w:val="00D72302"/>
    <w:rsid w:val="00D72564"/>
    <w:rsid w:val="00D727C9"/>
    <w:rsid w:val="00D73850"/>
    <w:rsid w:val="00D73BF5"/>
    <w:rsid w:val="00D73D56"/>
    <w:rsid w:val="00D7483D"/>
    <w:rsid w:val="00D74B9D"/>
    <w:rsid w:val="00D74CF2"/>
    <w:rsid w:val="00D75630"/>
    <w:rsid w:val="00D75A16"/>
    <w:rsid w:val="00D75CBC"/>
    <w:rsid w:val="00D7650A"/>
    <w:rsid w:val="00D76904"/>
    <w:rsid w:val="00D76AE8"/>
    <w:rsid w:val="00D77217"/>
    <w:rsid w:val="00D77673"/>
    <w:rsid w:val="00D80893"/>
    <w:rsid w:val="00D81736"/>
    <w:rsid w:val="00D8316D"/>
    <w:rsid w:val="00D83FFA"/>
    <w:rsid w:val="00D845F7"/>
    <w:rsid w:val="00D84EC1"/>
    <w:rsid w:val="00D8500D"/>
    <w:rsid w:val="00D85216"/>
    <w:rsid w:val="00D85A07"/>
    <w:rsid w:val="00D85FE4"/>
    <w:rsid w:val="00D86037"/>
    <w:rsid w:val="00D8644E"/>
    <w:rsid w:val="00D86C41"/>
    <w:rsid w:val="00D86F6D"/>
    <w:rsid w:val="00D877A5"/>
    <w:rsid w:val="00D877EA"/>
    <w:rsid w:val="00D878E8"/>
    <w:rsid w:val="00D87A96"/>
    <w:rsid w:val="00D87B82"/>
    <w:rsid w:val="00D87CC7"/>
    <w:rsid w:val="00D87D29"/>
    <w:rsid w:val="00D9188C"/>
    <w:rsid w:val="00D92539"/>
    <w:rsid w:val="00D92541"/>
    <w:rsid w:val="00D9275C"/>
    <w:rsid w:val="00D9318A"/>
    <w:rsid w:val="00D936C8"/>
    <w:rsid w:val="00D94B7B"/>
    <w:rsid w:val="00D95DA6"/>
    <w:rsid w:val="00D95E24"/>
    <w:rsid w:val="00D96511"/>
    <w:rsid w:val="00D96F18"/>
    <w:rsid w:val="00DA0B42"/>
    <w:rsid w:val="00DA0F92"/>
    <w:rsid w:val="00DA28FC"/>
    <w:rsid w:val="00DA2B87"/>
    <w:rsid w:val="00DA2BE1"/>
    <w:rsid w:val="00DA33CE"/>
    <w:rsid w:val="00DA38EA"/>
    <w:rsid w:val="00DA3D49"/>
    <w:rsid w:val="00DA4162"/>
    <w:rsid w:val="00DA41F1"/>
    <w:rsid w:val="00DA4ED0"/>
    <w:rsid w:val="00DA5D1C"/>
    <w:rsid w:val="00DA6043"/>
    <w:rsid w:val="00DA633A"/>
    <w:rsid w:val="00DA6E72"/>
    <w:rsid w:val="00DB0171"/>
    <w:rsid w:val="00DB0303"/>
    <w:rsid w:val="00DB2342"/>
    <w:rsid w:val="00DB2D34"/>
    <w:rsid w:val="00DB2DE2"/>
    <w:rsid w:val="00DB2E5F"/>
    <w:rsid w:val="00DB32D2"/>
    <w:rsid w:val="00DB4318"/>
    <w:rsid w:val="00DB436C"/>
    <w:rsid w:val="00DB4C3A"/>
    <w:rsid w:val="00DB4F8E"/>
    <w:rsid w:val="00DB5A7A"/>
    <w:rsid w:val="00DB6369"/>
    <w:rsid w:val="00DB6482"/>
    <w:rsid w:val="00DB7C5F"/>
    <w:rsid w:val="00DB7D63"/>
    <w:rsid w:val="00DB7E34"/>
    <w:rsid w:val="00DC1182"/>
    <w:rsid w:val="00DC14E8"/>
    <w:rsid w:val="00DC1620"/>
    <w:rsid w:val="00DC2E5C"/>
    <w:rsid w:val="00DC2F08"/>
    <w:rsid w:val="00DC30A7"/>
    <w:rsid w:val="00DC328C"/>
    <w:rsid w:val="00DC36DE"/>
    <w:rsid w:val="00DC3F5C"/>
    <w:rsid w:val="00DC4429"/>
    <w:rsid w:val="00DC55C2"/>
    <w:rsid w:val="00DC6C25"/>
    <w:rsid w:val="00DC6FEF"/>
    <w:rsid w:val="00DC7383"/>
    <w:rsid w:val="00DC7599"/>
    <w:rsid w:val="00DC78E1"/>
    <w:rsid w:val="00DD00BF"/>
    <w:rsid w:val="00DD05D7"/>
    <w:rsid w:val="00DD0FFE"/>
    <w:rsid w:val="00DD1200"/>
    <w:rsid w:val="00DD17A5"/>
    <w:rsid w:val="00DD2981"/>
    <w:rsid w:val="00DD2D2E"/>
    <w:rsid w:val="00DD42B3"/>
    <w:rsid w:val="00DD597F"/>
    <w:rsid w:val="00DD64FE"/>
    <w:rsid w:val="00DD656F"/>
    <w:rsid w:val="00DD6919"/>
    <w:rsid w:val="00DD6C39"/>
    <w:rsid w:val="00DD6F2F"/>
    <w:rsid w:val="00DD77AE"/>
    <w:rsid w:val="00DD7C85"/>
    <w:rsid w:val="00DE0071"/>
    <w:rsid w:val="00DE02AD"/>
    <w:rsid w:val="00DE110F"/>
    <w:rsid w:val="00DE1D84"/>
    <w:rsid w:val="00DE20AB"/>
    <w:rsid w:val="00DE22C4"/>
    <w:rsid w:val="00DE3503"/>
    <w:rsid w:val="00DE356F"/>
    <w:rsid w:val="00DE3B0D"/>
    <w:rsid w:val="00DE5BA8"/>
    <w:rsid w:val="00DE5D5F"/>
    <w:rsid w:val="00DE607F"/>
    <w:rsid w:val="00DE6558"/>
    <w:rsid w:val="00DE698B"/>
    <w:rsid w:val="00DE6F27"/>
    <w:rsid w:val="00DE7679"/>
    <w:rsid w:val="00DF1870"/>
    <w:rsid w:val="00DF1CBC"/>
    <w:rsid w:val="00DF1ECD"/>
    <w:rsid w:val="00DF2041"/>
    <w:rsid w:val="00DF3909"/>
    <w:rsid w:val="00DF3FDA"/>
    <w:rsid w:val="00DF47CA"/>
    <w:rsid w:val="00DF624B"/>
    <w:rsid w:val="00DF67A3"/>
    <w:rsid w:val="00DF69C0"/>
    <w:rsid w:val="00DF71D4"/>
    <w:rsid w:val="00E00344"/>
    <w:rsid w:val="00E026F8"/>
    <w:rsid w:val="00E046BB"/>
    <w:rsid w:val="00E04D2D"/>
    <w:rsid w:val="00E04D5E"/>
    <w:rsid w:val="00E06B02"/>
    <w:rsid w:val="00E06DCE"/>
    <w:rsid w:val="00E1007E"/>
    <w:rsid w:val="00E1121D"/>
    <w:rsid w:val="00E114C9"/>
    <w:rsid w:val="00E11724"/>
    <w:rsid w:val="00E11C4B"/>
    <w:rsid w:val="00E12047"/>
    <w:rsid w:val="00E125C7"/>
    <w:rsid w:val="00E12727"/>
    <w:rsid w:val="00E132CF"/>
    <w:rsid w:val="00E13606"/>
    <w:rsid w:val="00E1373F"/>
    <w:rsid w:val="00E13CAC"/>
    <w:rsid w:val="00E13FE4"/>
    <w:rsid w:val="00E141FD"/>
    <w:rsid w:val="00E14424"/>
    <w:rsid w:val="00E14865"/>
    <w:rsid w:val="00E15517"/>
    <w:rsid w:val="00E157A1"/>
    <w:rsid w:val="00E15FCD"/>
    <w:rsid w:val="00E162AD"/>
    <w:rsid w:val="00E165AB"/>
    <w:rsid w:val="00E174DB"/>
    <w:rsid w:val="00E1789A"/>
    <w:rsid w:val="00E21A72"/>
    <w:rsid w:val="00E21E0C"/>
    <w:rsid w:val="00E22493"/>
    <w:rsid w:val="00E22690"/>
    <w:rsid w:val="00E229E5"/>
    <w:rsid w:val="00E22A1D"/>
    <w:rsid w:val="00E22D8D"/>
    <w:rsid w:val="00E22E82"/>
    <w:rsid w:val="00E22EB9"/>
    <w:rsid w:val="00E2348D"/>
    <w:rsid w:val="00E23B08"/>
    <w:rsid w:val="00E23B8D"/>
    <w:rsid w:val="00E24363"/>
    <w:rsid w:val="00E250A9"/>
    <w:rsid w:val="00E250DC"/>
    <w:rsid w:val="00E255F3"/>
    <w:rsid w:val="00E26475"/>
    <w:rsid w:val="00E272E0"/>
    <w:rsid w:val="00E272EE"/>
    <w:rsid w:val="00E27945"/>
    <w:rsid w:val="00E305E2"/>
    <w:rsid w:val="00E30BCF"/>
    <w:rsid w:val="00E31593"/>
    <w:rsid w:val="00E31886"/>
    <w:rsid w:val="00E31D2C"/>
    <w:rsid w:val="00E32132"/>
    <w:rsid w:val="00E3252A"/>
    <w:rsid w:val="00E32584"/>
    <w:rsid w:val="00E325C6"/>
    <w:rsid w:val="00E32E4A"/>
    <w:rsid w:val="00E32F4E"/>
    <w:rsid w:val="00E33031"/>
    <w:rsid w:val="00E331DD"/>
    <w:rsid w:val="00E33A1A"/>
    <w:rsid w:val="00E33E23"/>
    <w:rsid w:val="00E33F15"/>
    <w:rsid w:val="00E34104"/>
    <w:rsid w:val="00E34C08"/>
    <w:rsid w:val="00E35EEB"/>
    <w:rsid w:val="00E3780E"/>
    <w:rsid w:val="00E37832"/>
    <w:rsid w:val="00E403D4"/>
    <w:rsid w:val="00E4100E"/>
    <w:rsid w:val="00E416C6"/>
    <w:rsid w:val="00E4233E"/>
    <w:rsid w:val="00E42CA3"/>
    <w:rsid w:val="00E42E02"/>
    <w:rsid w:val="00E43053"/>
    <w:rsid w:val="00E4306A"/>
    <w:rsid w:val="00E4337F"/>
    <w:rsid w:val="00E43E86"/>
    <w:rsid w:val="00E44797"/>
    <w:rsid w:val="00E45376"/>
    <w:rsid w:val="00E46570"/>
    <w:rsid w:val="00E46CC1"/>
    <w:rsid w:val="00E5005F"/>
    <w:rsid w:val="00E5018A"/>
    <w:rsid w:val="00E501BE"/>
    <w:rsid w:val="00E51470"/>
    <w:rsid w:val="00E51672"/>
    <w:rsid w:val="00E518D3"/>
    <w:rsid w:val="00E51EE8"/>
    <w:rsid w:val="00E525F3"/>
    <w:rsid w:val="00E52883"/>
    <w:rsid w:val="00E5323A"/>
    <w:rsid w:val="00E53DBC"/>
    <w:rsid w:val="00E54150"/>
    <w:rsid w:val="00E54883"/>
    <w:rsid w:val="00E54950"/>
    <w:rsid w:val="00E55546"/>
    <w:rsid w:val="00E55580"/>
    <w:rsid w:val="00E55821"/>
    <w:rsid w:val="00E559F5"/>
    <w:rsid w:val="00E55F04"/>
    <w:rsid w:val="00E562E9"/>
    <w:rsid w:val="00E56655"/>
    <w:rsid w:val="00E56785"/>
    <w:rsid w:val="00E56BE0"/>
    <w:rsid w:val="00E56CF6"/>
    <w:rsid w:val="00E56D09"/>
    <w:rsid w:val="00E56E73"/>
    <w:rsid w:val="00E571D0"/>
    <w:rsid w:val="00E573BA"/>
    <w:rsid w:val="00E573E0"/>
    <w:rsid w:val="00E576FA"/>
    <w:rsid w:val="00E57C28"/>
    <w:rsid w:val="00E57FFA"/>
    <w:rsid w:val="00E6097C"/>
    <w:rsid w:val="00E60E18"/>
    <w:rsid w:val="00E60FF0"/>
    <w:rsid w:val="00E6184C"/>
    <w:rsid w:val="00E618CA"/>
    <w:rsid w:val="00E61A2F"/>
    <w:rsid w:val="00E61EB2"/>
    <w:rsid w:val="00E62838"/>
    <w:rsid w:val="00E62FF1"/>
    <w:rsid w:val="00E632C2"/>
    <w:rsid w:val="00E63F12"/>
    <w:rsid w:val="00E6436B"/>
    <w:rsid w:val="00E644D7"/>
    <w:rsid w:val="00E648AB"/>
    <w:rsid w:val="00E65057"/>
    <w:rsid w:val="00E65C71"/>
    <w:rsid w:val="00E67569"/>
    <w:rsid w:val="00E678C7"/>
    <w:rsid w:val="00E70563"/>
    <w:rsid w:val="00E70D24"/>
    <w:rsid w:val="00E71972"/>
    <w:rsid w:val="00E71FA6"/>
    <w:rsid w:val="00E729B5"/>
    <w:rsid w:val="00E72B19"/>
    <w:rsid w:val="00E7340C"/>
    <w:rsid w:val="00E73C9A"/>
    <w:rsid w:val="00E7415F"/>
    <w:rsid w:val="00E74366"/>
    <w:rsid w:val="00E748EF"/>
    <w:rsid w:val="00E74EE4"/>
    <w:rsid w:val="00E74FDF"/>
    <w:rsid w:val="00E752EA"/>
    <w:rsid w:val="00E75714"/>
    <w:rsid w:val="00E76041"/>
    <w:rsid w:val="00E76239"/>
    <w:rsid w:val="00E762E9"/>
    <w:rsid w:val="00E770AB"/>
    <w:rsid w:val="00E7745A"/>
    <w:rsid w:val="00E776A7"/>
    <w:rsid w:val="00E777D6"/>
    <w:rsid w:val="00E77C52"/>
    <w:rsid w:val="00E77C6D"/>
    <w:rsid w:val="00E8036F"/>
    <w:rsid w:val="00E80664"/>
    <w:rsid w:val="00E80824"/>
    <w:rsid w:val="00E80F09"/>
    <w:rsid w:val="00E81A96"/>
    <w:rsid w:val="00E827D1"/>
    <w:rsid w:val="00E82FF3"/>
    <w:rsid w:val="00E8349C"/>
    <w:rsid w:val="00E85426"/>
    <w:rsid w:val="00E8620B"/>
    <w:rsid w:val="00E863F5"/>
    <w:rsid w:val="00E86759"/>
    <w:rsid w:val="00E87340"/>
    <w:rsid w:val="00E877E5"/>
    <w:rsid w:val="00E91678"/>
    <w:rsid w:val="00E9232A"/>
    <w:rsid w:val="00E9263E"/>
    <w:rsid w:val="00E92BC7"/>
    <w:rsid w:val="00E92CE1"/>
    <w:rsid w:val="00E93299"/>
    <w:rsid w:val="00E93779"/>
    <w:rsid w:val="00E946C5"/>
    <w:rsid w:val="00E94760"/>
    <w:rsid w:val="00E948DC"/>
    <w:rsid w:val="00E971A3"/>
    <w:rsid w:val="00E97265"/>
    <w:rsid w:val="00E97327"/>
    <w:rsid w:val="00E973D4"/>
    <w:rsid w:val="00E97E3D"/>
    <w:rsid w:val="00EA030D"/>
    <w:rsid w:val="00EA0974"/>
    <w:rsid w:val="00EA0F2E"/>
    <w:rsid w:val="00EA13E7"/>
    <w:rsid w:val="00EA1533"/>
    <w:rsid w:val="00EA1602"/>
    <w:rsid w:val="00EA2AE4"/>
    <w:rsid w:val="00EA3018"/>
    <w:rsid w:val="00EA307E"/>
    <w:rsid w:val="00EA33A6"/>
    <w:rsid w:val="00EA4366"/>
    <w:rsid w:val="00EA4C11"/>
    <w:rsid w:val="00EA4FAB"/>
    <w:rsid w:val="00EA51BB"/>
    <w:rsid w:val="00EA5D22"/>
    <w:rsid w:val="00EA5E0C"/>
    <w:rsid w:val="00EA67DD"/>
    <w:rsid w:val="00EA7193"/>
    <w:rsid w:val="00EA7CD8"/>
    <w:rsid w:val="00EB0574"/>
    <w:rsid w:val="00EB05D3"/>
    <w:rsid w:val="00EB08A3"/>
    <w:rsid w:val="00EB0B56"/>
    <w:rsid w:val="00EB10C5"/>
    <w:rsid w:val="00EB1546"/>
    <w:rsid w:val="00EB1FE0"/>
    <w:rsid w:val="00EB24B3"/>
    <w:rsid w:val="00EB27ED"/>
    <w:rsid w:val="00EB2BBB"/>
    <w:rsid w:val="00EB2E60"/>
    <w:rsid w:val="00EB3A2D"/>
    <w:rsid w:val="00EB3B62"/>
    <w:rsid w:val="00EB4014"/>
    <w:rsid w:val="00EB436E"/>
    <w:rsid w:val="00EB50B3"/>
    <w:rsid w:val="00EB5AC7"/>
    <w:rsid w:val="00EB5EF2"/>
    <w:rsid w:val="00EB7151"/>
    <w:rsid w:val="00EB76D4"/>
    <w:rsid w:val="00EC08C6"/>
    <w:rsid w:val="00EC0C78"/>
    <w:rsid w:val="00EC1021"/>
    <w:rsid w:val="00EC1307"/>
    <w:rsid w:val="00EC143B"/>
    <w:rsid w:val="00EC21D9"/>
    <w:rsid w:val="00EC250D"/>
    <w:rsid w:val="00EC343F"/>
    <w:rsid w:val="00EC35C9"/>
    <w:rsid w:val="00EC3BB9"/>
    <w:rsid w:val="00EC3F92"/>
    <w:rsid w:val="00EC413F"/>
    <w:rsid w:val="00EC4902"/>
    <w:rsid w:val="00EC4BD9"/>
    <w:rsid w:val="00EC4FF2"/>
    <w:rsid w:val="00EC5DE0"/>
    <w:rsid w:val="00EC6574"/>
    <w:rsid w:val="00EC6DEF"/>
    <w:rsid w:val="00EC73E7"/>
    <w:rsid w:val="00EC7536"/>
    <w:rsid w:val="00ED0433"/>
    <w:rsid w:val="00ED1736"/>
    <w:rsid w:val="00ED190E"/>
    <w:rsid w:val="00ED1A96"/>
    <w:rsid w:val="00ED2F43"/>
    <w:rsid w:val="00ED33DB"/>
    <w:rsid w:val="00ED3852"/>
    <w:rsid w:val="00ED3F40"/>
    <w:rsid w:val="00ED44CB"/>
    <w:rsid w:val="00ED52BA"/>
    <w:rsid w:val="00ED563C"/>
    <w:rsid w:val="00ED5C1C"/>
    <w:rsid w:val="00ED5C38"/>
    <w:rsid w:val="00ED5CA6"/>
    <w:rsid w:val="00ED602F"/>
    <w:rsid w:val="00ED63A8"/>
    <w:rsid w:val="00ED79AF"/>
    <w:rsid w:val="00ED7A41"/>
    <w:rsid w:val="00EE039E"/>
    <w:rsid w:val="00EE040C"/>
    <w:rsid w:val="00EE0B50"/>
    <w:rsid w:val="00EE0BA8"/>
    <w:rsid w:val="00EE1DBB"/>
    <w:rsid w:val="00EE2190"/>
    <w:rsid w:val="00EE28DB"/>
    <w:rsid w:val="00EE2C2E"/>
    <w:rsid w:val="00EE30C6"/>
    <w:rsid w:val="00EE3627"/>
    <w:rsid w:val="00EE3C01"/>
    <w:rsid w:val="00EE3C32"/>
    <w:rsid w:val="00EE3F91"/>
    <w:rsid w:val="00EE4EF5"/>
    <w:rsid w:val="00EE5791"/>
    <w:rsid w:val="00EE5969"/>
    <w:rsid w:val="00EE6BC7"/>
    <w:rsid w:val="00EF06E0"/>
    <w:rsid w:val="00EF07EE"/>
    <w:rsid w:val="00EF1D96"/>
    <w:rsid w:val="00EF1E40"/>
    <w:rsid w:val="00EF2BFD"/>
    <w:rsid w:val="00EF33DA"/>
    <w:rsid w:val="00EF3560"/>
    <w:rsid w:val="00EF3D2A"/>
    <w:rsid w:val="00EF3DA9"/>
    <w:rsid w:val="00EF4BA7"/>
    <w:rsid w:val="00EF4E27"/>
    <w:rsid w:val="00EF5226"/>
    <w:rsid w:val="00EF579D"/>
    <w:rsid w:val="00EF63B4"/>
    <w:rsid w:val="00EF6E65"/>
    <w:rsid w:val="00EF7212"/>
    <w:rsid w:val="00EF7B1A"/>
    <w:rsid w:val="00F00765"/>
    <w:rsid w:val="00F00B95"/>
    <w:rsid w:val="00F0113E"/>
    <w:rsid w:val="00F019BC"/>
    <w:rsid w:val="00F02032"/>
    <w:rsid w:val="00F0248C"/>
    <w:rsid w:val="00F02563"/>
    <w:rsid w:val="00F02664"/>
    <w:rsid w:val="00F03A33"/>
    <w:rsid w:val="00F047C3"/>
    <w:rsid w:val="00F04CDC"/>
    <w:rsid w:val="00F04F2C"/>
    <w:rsid w:val="00F05B35"/>
    <w:rsid w:val="00F05E58"/>
    <w:rsid w:val="00F06615"/>
    <w:rsid w:val="00F11828"/>
    <w:rsid w:val="00F118E6"/>
    <w:rsid w:val="00F11D6C"/>
    <w:rsid w:val="00F129D2"/>
    <w:rsid w:val="00F13107"/>
    <w:rsid w:val="00F137B9"/>
    <w:rsid w:val="00F13B22"/>
    <w:rsid w:val="00F141C3"/>
    <w:rsid w:val="00F1439C"/>
    <w:rsid w:val="00F145E5"/>
    <w:rsid w:val="00F14894"/>
    <w:rsid w:val="00F148FD"/>
    <w:rsid w:val="00F14BD7"/>
    <w:rsid w:val="00F15194"/>
    <w:rsid w:val="00F15306"/>
    <w:rsid w:val="00F15528"/>
    <w:rsid w:val="00F155CB"/>
    <w:rsid w:val="00F1629B"/>
    <w:rsid w:val="00F16345"/>
    <w:rsid w:val="00F1656D"/>
    <w:rsid w:val="00F16736"/>
    <w:rsid w:val="00F16BBB"/>
    <w:rsid w:val="00F17304"/>
    <w:rsid w:val="00F1734A"/>
    <w:rsid w:val="00F17631"/>
    <w:rsid w:val="00F17D03"/>
    <w:rsid w:val="00F20BFF"/>
    <w:rsid w:val="00F212EC"/>
    <w:rsid w:val="00F2161E"/>
    <w:rsid w:val="00F216C0"/>
    <w:rsid w:val="00F2225A"/>
    <w:rsid w:val="00F2239D"/>
    <w:rsid w:val="00F22569"/>
    <w:rsid w:val="00F22958"/>
    <w:rsid w:val="00F237BA"/>
    <w:rsid w:val="00F238DA"/>
    <w:rsid w:val="00F23A3A"/>
    <w:rsid w:val="00F24CB6"/>
    <w:rsid w:val="00F257AA"/>
    <w:rsid w:val="00F25D38"/>
    <w:rsid w:val="00F26798"/>
    <w:rsid w:val="00F26C56"/>
    <w:rsid w:val="00F26DAE"/>
    <w:rsid w:val="00F271AA"/>
    <w:rsid w:val="00F273DD"/>
    <w:rsid w:val="00F304B0"/>
    <w:rsid w:val="00F3122C"/>
    <w:rsid w:val="00F314A7"/>
    <w:rsid w:val="00F338D4"/>
    <w:rsid w:val="00F33EEF"/>
    <w:rsid w:val="00F34174"/>
    <w:rsid w:val="00F342B3"/>
    <w:rsid w:val="00F347D6"/>
    <w:rsid w:val="00F35831"/>
    <w:rsid w:val="00F358F4"/>
    <w:rsid w:val="00F360C1"/>
    <w:rsid w:val="00F36BE7"/>
    <w:rsid w:val="00F36D52"/>
    <w:rsid w:val="00F370F9"/>
    <w:rsid w:val="00F37D1F"/>
    <w:rsid w:val="00F37DFB"/>
    <w:rsid w:val="00F4052E"/>
    <w:rsid w:val="00F4080D"/>
    <w:rsid w:val="00F408C3"/>
    <w:rsid w:val="00F40C77"/>
    <w:rsid w:val="00F41A77"/>
    <w:rsid w:val="00F41BB4"/>
    <w:rsid w:val="00F422C5"/>
    <w:rsid w:val="00F42DC0"/>
    <w:rsid w:val="00F43291"/>
    <w:rsid w:val="00F43871"/>
    <w:rsid w:val="00F4462F"/>
    <w:rsid w:val="00F44DB0"/>
    <w:rsid w:val="00F4543C"/>
    <w:rsid w:val="00F45920"/>
    <w:rsid w:val="00F45A59"/>
    <w:rsid w:val="00F4735B"/>
    <w:rsid w:val="00F474B3"/>
    <w:rsid w:val="00F474EF"/>
    <w:rsid w:val="00F478A6"/>
    <w:rsid w:val="00F50034"/>
    <w:rsid w:val="00F51C3B"/>
    <w:rsid w:val="00F520A0"/>
    <w:rsid w:val="00F5265D"/>
    <w:rsid w:val="00F527FF"/>
    <w:rsid w:val="00F52871"/>
    <w:rsid w:val="00F53B51"/>
    <w:rsid w:val="00F543E3"/>
    <w:rsid w:val="00F54AFA"/>
    <w:rsid w:val="00F54B7A"/>
    <w:rsid w:val="00F55878"/>
    <w:rsid w:val="00F55882"/>
    <w:rsid w:val="00F559BC"/>
    <w:rsid w:val="00F55CDF"/>
    <w:rsid w:val="00F5661C"/>
    <w:rsid w:val="00F56C2D"/>
    <w:rsid w:val="00F56CAD"/>
    <w:rsid w:val="00F5775E"/>
    <w:rsid w:val="00F57A49"/>
    <w:rsid w:val="00F57F79"/>
    <w:rsid w:val="00F60737"/>
    <w:rsid w:val="00F61DC0"/>
    <w:rsid w:val="00F62463"/>
    <w:rsid w:val="00F6271B"/>
    <w:rsid w:val="00F62C46"/>
    <w:rsid w:val="00F62DAB"/>
    <w:rsid w:val="00F632F3"/>
    <w:rsid w:val="00F64223"/>
    <w:rsid w:val="00F64FA0"/>
    <w:rsid w:val="00F65E0C"/>
    <w:rsid w:val="00F65EBC"/>
    <w:rsid w:val="00F65F0D"/>
    <w:rsid w:val="00F6624E"/>
    <w:rsid w:val="00F67F0F"/>
    <w:rsid w:val="00F71332"/>
    <w:rsid w:val="00F71FE4"/>
    <w:rsid w:val="00F727CD"/>
    <w:rsid w:val="00F72B50"/>
    <w:rsid w:val="00F74853"/>
    <w:rsid w:val="00F74A02"/>
    <w:rsid w:val="00F75268"/>
    <w:rsid w:val="00F7532B"/>
    <w:rsid w:val="00F76037"/>
    <w:rsid w:val="00F7791A"/>
    <w:rsid w:val="00F77E33"/>
    <w:rsid w:val="00F77F31"/>
    <w:rsid w:val="00F81361"/>
    <w:rsid w:val="00F821E9"/>
    <w:rsid w:val="00F822D6"/>
    <w:rsid w:val="00F827B2"/>
    <w:rsid w:val="00F82823"/>
    <w:rsid w:val="00F82841"/>
    <w:rsid w:val="00F84075"/>
    <w:rsid w:val="00F84388"/>
    <w:rsid w:val="00F846B8"/>
    <w:rsid w:val="00F84F4B"/>
    <w:rsid w:val="00F85063"/>
    <w:rsid w:val="00F850B3"/>
    <w:rsid w:val="00F855E1"/>
    <w:rsid w:val="00F86D70"/>
    <w:rsid w:val="00F87B40"/>
    <w:rsid w:val="00F90305"/>
    <w:rsid w:val="00F919BB"/>
    <w:rsid w:val="00F91BCA"/>
    <w:rsid w:val="00F93D44"/>
    <w:rsid w:val="00F94BD7"/>
    <w:rsid w:val="00F95181"/>
    <w:rsid w:val="00F9604B"/>
    <w:rsid w:val="00F96E17"/>
    <w:rsid w:val="00F971DC"/>
    <w:rsid w:val="00F97399"/>
    <w:rsid w:val="00FA093B"/>
    <w:rsid w:val="00FA1585"/>
    <w:rsid w:val="00FA1A67"/>
    <w:rsid w:val="00FA26C2"/>
    <w:rsid w:val="00FA360F"/>
    <w:rsid w:val="00FA3B80"/>
    <w:rsid w:val="00FA421F"/>
    <w:rsid w:val="00FA5273"/>
    <w:rsid w:val="00FA53A3"/>
    <w:rsid w:val="00FA5B7B"/>
    <w:rsid w:val="00FA61C6"/>
    <w:rsid w:val="00FA704A"/>
    <w:rsid w:val="00FA7E50"/>
    <w:rsid w:val="00FB0525"/>
    <w:rsid w:val="00FB0917"/>
    <w:rsid w:val="00FB2C03"/>
    <w:rsid w:val="00FB4866"/>
    <w:rsid w:val="00FB4C6B"/>
    <w:rsid w:val="00FB58F8"/>
    <w:rsid w:val="00FB5DB5"/>
    <w:rsid w:val="00FB6F41"/>
    <w:rsid w:val="00FB755B"/>
    <w:rsid w:val="00FB7744"/>
    <w:rsid w:val="00FB7E05"/>
    <w:rsid w:val="00FC0233"/>
    <w:rsid w:val="00FC023A"/>
    <w:rsid w:val="00FC12D4"/>
    <w:rsid w:val="00FC169E"/>
    <w:rsid w:val="00FC19A1"/>
    <w:rsid w:val="00FC1AFD"/>
    <w:rsid w:val="00FC2E43"/>
    <w:rsid w:val="00FC2F0D"/>
    <w:rsid w:val="00FC31F1"/>
    <w:rsid w:val="00FC3F14"/>
    <w:rsid w:val="00FC42AE"/>
    <w:rsid w:val="00FC4D3F"/>
    <w:rsid w:val="00FC5344"/>
    <w:rsid w:val="00FC537C"/>
    <w:rsid w:val="00FC54C2"/>
    <w:rsid w:val="00FC554F"/>
    <w:rsid w:val="00FC583A"/>
    <w:rsid w:val="00FC5D09"/>
    <w:rsid w:val="00FC5DB9"/>
    <w:rsid w:val="00FC7072"/>
    <w:rsid w:val="00FC70F4"/>
    <w:rsid w:val="00FC744D"/>
    <w:rsid w:val="00FC7D51"/>
    <w:rsid w:val="00FC7EC7"/>
    <w:rsid w:val="00FD08B2"/>
    <w:rsid w:val="00FD1D70"/>
    <w:rsid w:val="00FD1DF7"/>
    <w:rsid w:val="00FD1FFA"/>
    <w:rsid w:val="00FD2095"/>
    <w:rsid w:val="00FD394A"/>
    <w:rsid w:val="00FD39CD"/>
    <w:rsid w:val="00FD5599"/>
    <w:rsid w:val="00FD58C5"/>
    <w:rsid w:val="00FD5970"/>
    <w:rsid w:val="00FD59A3"/>
    <w:rsid w:val="00FD5B10"/>
    <w:rsid w:val="00FD5FB7"/>
    <w:rsid w:val="00FD603E"/>
    <w:rsid w:val="00FD678C"/>
    <w:rsid w:val="00FD6FF8"/>
    <w:rsid w:val="00FD7A77"/>
    <w:rsid w:val="00FD7E34"/>
    <w:rsid w:val="00FD7FCF"/>
    <w:rsid w:val="00FE09FA"/>
    <w:rsid w:val="00FE0E14"/>
    <w:rsid w:val="00FE0E23"/>
    <w:rsid w:val="00FE18B1"/>
    <w:rsid w:val="00FE18CA"/>
    <w:rsid w:val="00FE214B"/>
    <w:rsid w:val="00FE2B67"/>
    <w:rsid w:val="00FE3799"/>
    <w:rsid w:val="00FE392C"/>
    <w:rsid w:val="00FE5140"/>
    <w:rsid w:val="00FE53F5"/>
    <w:rsid w:val="00FE57E1"/>
    <w:rsid w:val="00FE5E8B"/>
    <w:rsid w:val="00FE62BE"/>
    <w:rsid w:val="00FE6BDC"/>
    <w:rsid w:val="00FE6E3D"/>
    <w:rsid w:val="00FE75A1"/>
    <w:rsid w:val="00FE7923"/>
    <w:rsid w:val="00FE7FA4"/>
    <w:rsid w:val="00FF003E"/>
    <w:rsid w:val="00FF15BA"/>
    <w:rsid w:val="00FF1BC1"/>
    <w:rsid w:val="00FF1BE6"/>
    <w:rsid w:val="00FF2616"/>
    <w:rsid w:val="00FF29C2"/>
    <w:rsid w:val="00FF2FC3"/>
    <w:rsid w:val="00FF433E"/>
    <w:rsid w:val="00FF4372"/>
    <w:rsid w:val="00FF4439"/>
    <w:rsid w:val="00FF4540"/>
    <w:rsid w:val="00FF5343"/>
    <w:rsid w:val="00FF5E47"/>
    <w:rsid w:val="00FF6BB3"/>
    <w:rsid w:val="029D30F1"/>
    <w:rsid w:val="0330C0C1"/>
    <w:rsid w:val="058C35C8"/>
    <w:rsid w:val="060E97CC"/>
    <w:rsid w:val="0631C862"/>
    <w:rsid w:val="067079C8"/>
    <w:rsid w:val="06E41E7C"/>
    <w:rsid w:val="0C7F43CD"/>
    <w:rsid w:val="0FFC1AF9"/>
    <w:rsid w:val="10928E3C"/>
    <w:rsid w:val="1162A125"/>
    <w:rsid w:val="1284C2FE"/>
    <w:rsid w:val="17D265C5"/>
    <w:rsid w:val="184E6BA5"/>
    <w:rsid w:val="1951E450"/>
    <w:rsid w:val="19E69522"/>
    <w:rsid w:val="1F17ADB4"/>
    <w:rsid w:val="1F63CB02"/>
    <w:rsid w:val="1FC35A26"/>
    <w:rsid w:val="2202CC16"/>
    <w:rsid w:val="25001B20"/>
    <w:rsid w:val="2753DF07"/>
    <w:rsid w:val="27557A52"/>
    <w:rsid w:val="2AC71DAF"/>
    <w:rsid w:val="2CA085F3"/>
    <w:rsid w:val="2CFD6861"/>
    <w:rsid w:val="30051E6B"/>
    <w:rsid w:val="34049808"/>
    <w:rsid w:val="35954BCC"/>
    <w:rsid w:val="36D8F12A"/>
    <w:rsid w:val="380FD14A"/>
    <w:rsid w:val="3B77ACFB"/>
    <w:rsid w:val="3D82426B"/>
    <w:rsid w:val="3DCDE42A"/>
    <w:rsid w:val="3F8EC002"/>
    <w:rsid w:val="432A180F"/>
    <w:rsid w:val="45DE7095"/>
    <w:rsid w:val="47198EA9"/>
    <w:rsid w:val="47C70620"/>
    <w:rsid w:val="47DB501B"/>
    <w:rsid w:val="48C0A63A"/>
    <w:rsid w:val="4AA49C70"/>
    <w:rsid w:val="4B9B4258"/>
    <w:rsid w:val="52429B98"/>
    <w:rsid w:val="52B626CE"/>
    <w:rsid w:val="535D3142"/>
    <w:rsid w:val="55F2CF8E"/>
    <w:rsid w:val="5BC3CD7D"/>
    <w:rsid w:val="5BD7A6FA"/>
    <w:rsid w:val="5C5FB1AB"/>
    <w:rsid w:val="5D878026"/>
    <w:rsid w:val="627F7EDC"/>
    <w:rsid w:val="62EC8C40"/>
    <w:rsid w:val="657F0C26"/>
    <w:rsid w:val="68166E10"/>
    <w:rsid w:val="68DB6963"/>
    <w:rsid w:val="740D9387"/>
    <w:rsid w:val="74180C45"/>
    <w:rsid w:val="75191140"/>
    <w:rsid w:val="77AEAF22"/>
    <w:rsid w:val="799FCE08"/>
    <w:rsid w:val="7C5F6A6E"/>
    <w:rsid w:val="7CE6E75B"/>
    <w:rsid w:val="7ECD8C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F4B32"/>
  <w15:chartTrackingRefBased/>
  <w15:docId w15:val="{14EB6790-98AF-4965-85D1-B4ABEC09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A17ED"/>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rsid w:val="00BA17ED"/>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rsid w:val="00BA17ED"/>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rsid w:val="00BA17ED"/>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rsid w:val="00BA17ED"/>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HWABody">
    <w:name w:val="FHWA Body"/>
    <w:link w:val="FHWABodyChar"/>
    <w:qFormat/>
    <w:rsid w:val="00BA17ED"/>
    <w:pPr>
      <w:spacing w:after="240" w:line="240" w:lineRule="auto"/>
    </w:pPr>
    <w:rPr>
      <w:rFonts w:ascii="Times New Roman" w:eastAsia="Batang" w:hAnsi="Times New Roman" w:cs="Times New Roman"/>
      <w:sz w:val="24"/>
      <w:szCs w:val="24"/>
    </w:rPr>
  </w:style>
  <w:style w:type="paragraph" w:customStyle="1" w:styleId="FHWABibliography">
    <w:name w:val="FHWA Bibliography"/>
    <w:basedOn w:val="FHWABody"/>
    <w:rsid w:val="00BA17ED"/>
    <w:pPr>
      <w:ind w:left="720" w:hanging="720"/>
    </w:pPr>
  </w:style>
  <w:style w:type="paragraph" w:customStyle="1" w:styleId="FHWABlockQuote">
    <w:name w:val="FHWA Block Quote"/>
    <w:basedOn w:val="FHWABody"/>
    <w:qFormat/>
    <w:rsid w:val="00BA17ED"/>
    <w:pPr>
      <w:ind w:left="720"/>
    </w:pPr>
  </w:style>
  <w:style w:type="paragraph" w:customStyle="1" w:styleId="FHWABulletLast">
    <w:name w:val="FHWA Bullet Last"/>
    <w:basedOn w:val="Normal"/>
    <w:qFormat/>
    <w:rsid w:val="00BA17ED"/>
    <w:pPr>
      <w:numPr>
        <w:numId w:val="3"/>
      </w:numPr>
      <w:tabs>
        <w:tab w:val="left" w:pos="360"/>
      </w:tabs>
      <w:spacing w:after="240"/>
    </w:pPr>
    <w:rPr>
      <w:rFonts w:eastAsia="Times New Roman"/>
      <w:bCs/>
    </w:rPr>
  </w:style>
  <w:style w:type="paragraph" w:styleId="BodyTextIndent">
    <w:name w:val="Body Text Indent"/>
    <w:basedOn w:val="Normal"/>
    <w:link w:val="BodyTextIndentChar"/>
    <w:uiPriority w:val="99"/>
    <w:semiHidden/>
    <w:unhideWhenUsed/>
    <w:rsid w:val="00BA17ED"/>
    <w:pPr>
      <w:spacing w:after="120"/>
      <w:ind w:left="360"/>
    </w:pPr>
  </w:style>
  <w:style w:type="character" w:customStyle="1" w:styleId="BodyTextIndentChar">
    <w:name w:val="Body Text Indent Char"/>
    <w:basedOn w:val="DefaultParagraphFont"/>
    <w:link w:val="BodyTextIndent"/>
    <w:uiPriority w:val="99"/>
    <w:semiHidden/>
    <w:rsid w:val="00BA17ED"/>
    <w:rPr>
      <w:rFonts w:ascii="Times New Roman" w:hAnsi="Times New Roman" w:cs="Times New Roman"/>
      <w:sz w:val="24"/>
      <w:szCs w:val="24"/>
    </w:rPr>
  </w:style>
  <w:style w:type="paragraph" w:customStyle="1" w:styleId="FHWABulletDouble">
    <w:name w:val="FHWA Bullet Double"/>
    <w:basedOn w:val="FHWABulletLast"/>
    <w:qFormat/>
    <w:rsid w:val="00BA17ED"/>
    <w:pPr>
      <w:numPr>
        <w:numId w:val="4"/>
      </w:numPr>
      <w:tabs>
        <w:tab w:val="clear" w:pos="360"/>
      </w:tabs>
    </w:pPr>
  </w:style>
  <w:style w:type="paragraph" w:customStyle="1" w:styleId="FHWABulletSingle">
    <w:name w:val="FHWA Bullet Single"/>
    <w:basedOn w:val="Normal"/>
    <w:qFormat/>
    <w:rsid w:val="00BA17ED"/>
    <w:pPr>
      <w:numPr>
        <w:numId w:val="5"/>
      </w:numPr>
      <w:tabs>
        <w:tab w:val="left" w:pos="360"/>
      </w:tabs>
      <w:contextualSpacing/>
    </w:pPr>
    <w:rPr>
      <w:rFonts w:eastAsia="Times New Roman"/>
      <w:bCs/>
    </w:rPr>
  </w:style>
  <w:style w:type="paragraph" w:customStyle="1" w:styleId="FHWACaptionFigure">
    <w:name w:val="FHWA Caption: Figure"/>
    <w:basedOn w:val="Normal"/>
    <w:next w:val="FHWABody"/>
    <w:link w:val="FHWACaptionFigureChar"/>
    <w:qFormat/>
    <w:rsid w:val="00BA17ED"/>
    <w:pPr>
      <w:spacing w:before="120" w:after="240"/>
      <w:jc w:val="center"/>
    </w:pPr>
    <w:rPr>
      <w:rFonts w:eastAsia="Times New Roman"/>
      <w:b/>
    </w:rPr>
  </w:style>
  <w:style w:type="character" w:customStyle="1" w:styleId="FHWACaptionFigureChar">
    <w:name w:val="FHWA Caption: Figure Char"/>
    <w:link w:val="FHWACaptionFigure"/>
    <w:rsid w:val="00BA17ED"/>
    <w:rPr>
      <w:rFonts w:ascii="Times New Roman" w:eastAsia="Times New Roman" w:hAnsi="Times New Roman" w:cs="Times New Roman"/>
      <w:b/>
      <w:sz w:val="24"/>
      <w:szCs w:val="24"/>
    </w:rPr>
  </w:style>
  <w:style w:type="paragraph" w:customStyle="1" w:styleId="FHWACaptionTable">
    <w:name w:val="FHWA Caption: Table"/>
    <w:basedOn w:val="Normal"/>
    <w:next w:val="FHWABody"/>
    <w:link w:val="FHWACaptionTableChar"/>
    <w:qFormat/>
    <w:rsid w:val="00BA17ED"/>
    <w:pPr>
      <w:keepNext/>
      <w:spacing w:before="240" w:after="120"/>
      <w:jc w:val="center"/>
    </w:pPr>
    <w:rPr>
      <w:rFonts w:eastAsia="Times New Roman"/>
      <w:b/>
      <w:bCs/>
      <w:szCs w:val="18"/>
    </w:rPr>
  </w:style>
  <w:style w:type="character" w:customStyle="1" w:styleId="FHWACaptionTableChar">
    <w:name w:val="FHWA Caption: Table Char"/>
    <w:link w:val="FHWACaptionTable"/>
    <w:rsid w:val="00BA17ED"/>
    <w:rPr>
      <w:rFonts w:ascii="Times New Roman" w:eastAsia="Times New Roman" w:hAnsi="Times New Roman" w:cs="Times New Roman"/>
      <w:b/>
      <w:bCs/>
      <w:sz w:val="24"/>
      <w:szCs w:val="18"/>
    </w:rPr>
  </w:style>
  <w:style w:type="paragraph" w:customStyle="1" w:styleId="FHWAChapterHeading">
    <w:name w:val="FHWA Chapter Heading"/>
    <w:basedOn w:val="Heading1"/>
    <w:next w:val="FHWABody"/>
    <w:rsid w:val="00BA17ED"/>
    <w:pPr>
      <w:keepNext w:val="0"/>
      <w:keepLines w:val="0"/>
      <w:suppressLineNumbers/>
      <w:spacing w:before="0" w:after="480"/>
      <w:jc w:val="center"/>
    </w:pPr>
    <w:rPr>
      <w:rFonts w:ascii="Times New Roman Bold" w:eastAsia="Times New Roman" w:hAnsi="Times New Roman Bold" w:cs="Times New Roman"/>
      <w:bCs w:val="0"/>
      <w:caps/>
      <w:color w:val="auto"/>
      <w:sz w:val="24"/>
      <w:szCs w:val="24"/>
    </w:rPr>
  </w:style>
  <w:style w:type="character" w:customStyle="1" w:styleId="Heading1Char">
    <w:name w:val="Heading 1 Char"/>
    <w:basedOn w:val="DefaultParagraphFont"/>
    <w:link w:val="Heading1"/>
    <w:uiPriority w:val="9"/>
    <w:rsid w:val="00BA17ED"/>
    <w:rPr>
      <w:rFonts w:asciiTheme="majorHAnsi" w:eastAsiaTheme="majorEastAsia" w:hAnsiTheme="majorHAnsi" w:cstheme="majorBidi"/>
      <w:b/>
      <w:bCs/>
      <w:color w:val="2F5496" w:themeColor="accent1" w:themeShade="BF"/>
      <w:sz w:val="28"/>
      <w:szCs w:val="28"/>
    </w:rPr>
  </w:style>
  <w:style w:type="paragraph" w:customStyle="1" w:styleId="FHWAFigure">
    <w:name w:val="FHWA Figure"/>
    <w:basedOn w:val="FHWABody"/>
    <w:autoRedefine/>
    <w:qFormat/>
    <w:rsid w:val="00BA17ED"/>
    <w:pPr>
      <w:keepNext/>
      <w:spacing w:after="0"/>
      <w:jc w:val="center"/>
    </w:pPr>
  </w:style>
  <w:style w:type="paragraph" w:customStyle="1" w:styleId="FHWAFootnote">
    <w:name w:val="FHWA Footnote"/>
    <w:basedOn w:val="FHWABody"/>
    <w:rsid w:val="00BA17ED"/>
    <w:pPr>
      <w:spacing w:after="0"/>
      <w:ind w:firstLine="360"/>
    </w:pPr>
    <w:rPr>
      <w:sz w:val="20"/>
    </w:rPr>
  </w:style>
  <w:style w:type="paragraph" w:customStyle="1" w:styleId="FHWAH1">
    <w:name w:val="FHWA H1"/>
    <w:basedOn w:val="Heading2"/>
    <w:next w:val="FHWABody"/>
    <w:qFormat/>
    <w:rsid w:val="00BA17ED"/>
    <w:pPr>
      <w:keepLines w:val="0"/>
      <w:spacing w:before="0" w:after="240"/>
    </w:pPr>
    <w:rPr>
      <w:rFonts w:ascii="Times New Roman Bold" w:eastAsia="Times New Roman" w:hAnsi="Times New Roman Bold" w:cs="Times New Roman"/>
      <w:bCs w:val="0"/>
      <w:caps/>
      <w:color w:val="auto"/>
      <w:sz w:val="24"/>
      <w:szCs w:val="24"/>
    </w:rPr>
  </w:style>
  <w:style w:type="character" w:customStyle="1" w:styleId="Heading2Char">
    <w:name w:val="Heading 2 Char"/>
    <w:basedOn w:val="DefaultParagraphFont"/>
    <w:link w:val="Heading2"/>
    <w:uiPriority w:val="9"/>
    <w:rsid w:val="00BA17ED"/>
    <w:rPr>
      <w:rFonts w:asciiTheme="majorHAnsi" w:eastAsiaTheme="majorEastAsia" w:hAnsiTheme="majorHAnsi" w:cstheme="majorBidi"/>
      <w:b/>
      <w:bCs/>
      <w:color w:val="4472C4" w:themeColor="accent1"/>
      <w:sz w:val="26"/>
      <w:szCs w:val="26"/>
    </w:rPr>
  </w:style>
  <w:style w:type="paragraph" w:customStyle="1" w:styleId="FHWAH2">
    <w:name w:val="FHWA H2"/>
    <w:basedOn w:val="Heading3"/>
    <w:next w:val="FHWABody"/>
    <w:qFormat/>
    <w:rsid w:val="00BA17ED"/>
    <w:pPr>
      <w:spacing w:before="0" w:after="240"/>
    </w:pPr>
    <w:rPr>
      <w:rFonts w:ascii="Times New Roman" w:eastAsia="Times New Roman" w:hAnsi="Times New Roman" w:cs="Times New Roman"/>
      <w:color w:val="auto"/>
    </w:rPr>
  </w:style>
  <w:style w:type="character" w:customStyle="1" w:styleId="Heading3Char">
    <w:name w:val="Heading 3 Char"/>
    <w:basedOn w:val="DefaultParagraphFont"/>
    <w:link w:val="Heading3"/>
    <w:uiPriority w:val="9"/>
    <w:rsid w:val="00BA17ED"/>
    <w:rPr>
      <w:rFonts w:asciiTheme="majorHAnsi" w:eastAsiaTheme="majorEastAsia" w:hAnsiTheme="majorHAnsi" w:cstheme="majorBidi"/>
      <w:b/>
      <w:bCs/>
      <w:color w:val="4472C4" w:themeColor="accent1"/>
      <w:sz w:val="24"/>
      <w:szCs w:val="24"/>
    </w:rPr>
  </w:style>
  <w:style w:type="paragraph" w:customStyle="1" w:styleId="FHWAH3">
    <w:name w:val="FHWA H3"/>
    <w:basedOn w:val="Heading4"/>
    <w:next w:val="FHWABody"/>
    <w:link w:val="FHWAH3Char"/>
    <w:qFormat/>
    <w:rsid w:val="00BA17ED"/>
    <w:pPr>
      <w:keepLines w:val="0"/>
      <w:spacing w:before="0" w:after="240"/>
    </w:pPr>
    <w:rPr>
      <w:rFonts w:ascii="Times New Roman Bold Italic" w:eastAsia="Times New Roman" w:hAnsi="Times New Roman Bold Italic" w:cs="Times New Roman"/>
      <w:bCs w:val="0"/>
      <w:iCs w:val="0"/>
      <w:color w:val="000000"/>
      <w:lang w:bidi="en-US"/>
    </w:rPr>
  </w:style>
  <w:style w:type="character" w:customStyle="1" w:styleId="FHWAH3Char">
    <w:name w:val="FHWA H3 Char"/>
    <w:basedOn w:val="Heading4Char"/>
    <w:link w:val="FHWAH3"/>
    <w:rsid w:val="00BA17ED"/>
    <w:rPr>
      <w:rFonts w:ascii="Times New Roman Bold Italic" w:eastAsia="Times New Roman" w:hAnsi="Times New Roman Bold Italic" w:cs="Times New Roman"/>
      <w:b/>
      <w:bCs w:val="0"/>
      <w:i/>
      <w:iCs w:val="0"/>
      <w:color w:val="000000"/>
      <w:sz w:val="24"/>
      <w:szCs w:val="24"/>
      <w:lang w:bidi="en-US"/>
    </w:rPr>
  </w:style>
  <w:style w:type="character" w:customStyle="1" w:styleId="Heading4Char">
    <w:name w:val="Heading 4 Char"/>
    <w:basedOn w:val="DefaultParagraphFont"/>
    <w:link w:val="Heading4"/>
    <w:uiPriority w:val="9"/>
    <w:semiHidden/>
    <w:rsid w:val="00BA17ED"/>
    <w:rPr>
      <w:rFonts w:asciiTheme="majorHAnsi" w:eastAsiaTheme="majorEastAsia" w:hAnsiTheme="majorHAnsi" w:cstheme="majorBidi"/>
      <w:b/>
      <w:bCs/>
      <w:i/>
      <w:iCs/>
      <w:color w:val="4472C4" w:themeColor="accent1"/>
      <w:sz w:val="24"/>
      <w:szCs w:val="24"/>
    </w:rPr>
  </w:style>
  <w:style w:type="paragraph" w:customStyle="1" w:styleId="FHWAH4">
    <w:name w:val="FHWA H4"/>
    <w:basedOn w:val="FHWABody"/>
    <w:next w:val="FHWABody"/>
    <w:link w:val="FHWAH4Char"/>
    <w:qFormat/>
    <w:rsid w:val="00BA17ED"/>
    <w:pPr>
      <w:keepNext/>
      <w:outlineLvl w:val="4"/>
    </w:pPr>
    <w:rPr>
      <w:bCs/>
      <w:i/>
      <w:iCs/>
      <w:color w:val="000000"/>
      <w:lang w:bidi="en-US"/>
    </w:rPr>
  </w:style>
  <w:style w:type="character" w:customStyle="1" w:styleId="FHWAH4Char">
    <w:name w:val="FHWA H4 Char"/>
    <w:basedOn w:val="FHWAH3Char"/>
    <w:link w:val="FHWAH4"/>
    <w:rsid w:val="00BA17ED"/>
    <w:rPr>
      <w:rFonts w:ascii="Times New Roman" w:eastAsia="Batang" w:hAnsi="Times New Roman" w:cs="Times New Roman"/>
      <w:b w:val="0"/>
      <w:bCs/>
      <w:i/>
      <w:iCs/>
      <w:color w:val="000000"/>
      <w:sz w:val="24"/>
      <w:szCs w:val="24"/>
      <w:lang w:bidi="en-US"/>
    </w:rPr>
  </w:style>
  <w:style w:type="paragraph" w:customStyle="1" w:styleId="FHWALetteredList">
    <w:name w:val="FHWA Lettered List"/>
    <w:basedOn w:val="Normal"/>
    <w:link w:val="FHWALetteredListChar"/>
    <w:qFormat/>
    <w:rsid w:val="00BA17ED"/>
    <w:pPr>
      <w:numPr>
        <w:numId w:val="6"/>
      </w:numPr>
      <w:spacing w:after="240"/>
      <w:contextualSpacing/>
    </w:pPr>
    <w:rPr>
      <w:rFonts w:eastAsia="Times New Roman"/>
    </w:rPr>
  </w:style>
  <w:style w:type="character" w:customStyle="1" w:styleId="FHWALetteredListChar">
    <w:name w:val="FHWA Lettered List Char"/>
    <w:basedOn w:val="DefaultParagraphFont"/>
    <w:link w:val="FHWALetteredList"/>
    <w:rsid w:val="00BA17ED"/>
    <w:rPr>
      <w:rFonts w:ascii="Times New Roman" w:eastAsia="Times New Roman" w:hAnsi="Times New Roman" w:cs="Times New Roman"/>
      <w:sz w:val="24"/>
      <w:szCs w:val="24"/>
    </w:rPr>
  </w:style>
  <w:style w:type="paragraph" w:customStyle="1" w:styleId="FHWANote">
    <w:name w:val="FHWA Note"/>
    <w:next w:val="FHWABody"/>
    <w:qFormat/>
    <w:rsid w:val="00BA17ED"/>
    <w:pPr>
      <w:spacing w:after="240" w:line="240" w:lineRule="auto"/>
    </w:pPr>
    <w:rPr>
      <w:rFonts w:ascii="Times New Roman" w:eastAsia="Times New Roman" w:hAnsi="Times New Roman" w:cs="Times New Roman"/>
      <w:sz w:val="20"/>
      <w:szCs w:val="20"/>
    </w:rPr>
  </w:style>
  <w:style w:type="paragraph" w:customStyle="1" w:styleId="FHWANoticeBox">
    <w:name w:val="FHWA Notice Box"/>
    <w:basedOn w:val="Normal"/>
    <w:link w:val="FHWANoticeBoxChar"/>
    <w:qFormat/>
    <w:rsid w:val="00BA17ED"/>
    <w:pPr>
      <w:widowControl w:val="0"/>
      <w:pBdr>
        <w:top w:val="single" w:sz="4" w:space="6" w:color="auto"/>
        <w:left w:val="single" w:sz="4" w:space="4" w:color="auto"/>
        <w:bottom w:val="single" w:sz="4" w:space="6" w:color="auto"/>
        <w:right w:val="single" w:sz="4" w:space="4" w:color="auto"/>
      </w:pBdr>
      <w:autoSpaceDE w:val="0"/>
      <w:autoSpaceDN w:val="0"/>
      <w:adjustRightInd w:val="0"/>
      <w:spacing w:after="240"/>
    </w:pPr>
    <w:rPr>
      <w:rFonts w:eastAsia="Times New Roman"/>
    </w:rPr>
  </w:style>
  <w:style w:type="character" w:customStyle="1" w:styleId="FHWANoticeBoxChar">
    <w:name w:val="FHWA Notice Box Char"/>
    <w:basedOn w:val="DefaultParagraphFont"/>
    <w:link w:val="FHWANoticeBox"/>
    <w:rsid w:val="00BA17ED"/>
    <w:rPr>
      <w:rFonts w:ascii="Times New Roman" w:eastAsia="Times New Roman" w:hAnsi="Times New Roman" w:cs="Times New Roman"/>
      <w:sz w:val="24"/>
      <w:szCs w:val="24"/>
    </w:rPr>
  </w:style>
  <w:style w:type="paragraph" w:customStyle="1" w:styleId="FHWANumberedList">
    <w:name w:val="FHWA Numbered List"/>
    <w:basedOn w:val="Normal"/>
    <w:rsid w:val="00BA17ED"/>
    <w:pPr>
      <w:numPr>
        <w:numId w:val="16"/>
      </w:numPr>
      <w:tabs>
        <w:tab w:val="left" w:pos="360"/>
      </w:tabs>
      <w:spacing w:after="240"/>
      <w:contextualSpacing/>
    </w:pPr>
    <w:rPr>
      <w:rFonts w:eastAsia="Times New Roman"/>
    </w:rPr>
  </w:style>
  <w:style w:type="numbering" w:customStyle="1" w:styleId="FHWANumberedList2">
    <w:name w:val="FHWA Numbered List2"/>
    <w:uiPriority w:val="99"/>
    <w:rsid w:val="00BA17ED"/>
    <w:pPr>
      <w:numPr>
        <w:numId w:val="1"/>
      </w:numPr>
    </w:pPr>
  </w:style>
  <w:style w:type="paragraph" w:customStyle="1" w:styleId="FHWAPreheading">
    <w:name w:val="FHWA Preheading"/>
    <w:next w:val="FHWABody"/>
    <w:qFormat/>
    <w:rsid w:val="00BA17ED"/>
    <w:pPr>
      <w:spacing w:after="480" w:line="240" w:lineRule="auto"/>
      <w:jc w:val="center"/>
    </w:pPr>
    <w:rPr>
      <w:rFonts w:ascii="Times New Roman" w:eastAsia="Batang" w:hAnsi="Times New Roman" w:cs="Times New Roman"/>
      <w:b/>
      <w:caps/>
      <w:sz w:val="24"/>
      <w:szCs w:val="24"/>
    </w:rPr>
  </w:style>
  <w:style w:type="paragraph" w:customStyle="1" w:styleId="FHWAReferenceList">
    <w:name w:val="FHWA Reference List"/>
    <w:basedOn w:val="FHWABody"/>
    <w:rsid w:val="00BA17ED"/>
  </w:style>
  <w:style w:type="paragraph" w:customStyle="1" w:styleId="FHWASource">
    <w:name w:val="FHWA Source"/>
    <w:basedOn w:val="FHWABody"/>
    <w:next w:val="FHWABody"/>
    <w:qFormat/>
    <w:rsid w:val="00BA17ED"/>
    <w:pPr>
      <w:spacing w:before="40" w:after="120"/>
      <w:contextualSpacing/>
    </w:pPr>
    <w:rPr>
      <w:sz w:val="20"/>
      <w:lang w:bidi="en-US"/>
    </w:rPr>
  </w:style>
  <w:style w:type="paragraph" w:customStyle="1" w:styleId="FHWASubbullet">
    <w:name w:val="FHWA Subbullet"/>
    <w:basedOn w:val="Normal"/>
    <w:link w:val="FHWASubbulletChar"/>
    <w:rsid w:val="00BA17ED"/>
    <w:pPr>
      <w:numPr>
        <w:numId w:val="7"/>
      </w:numPr>
      <w:tabs>
        <w:tab w:val="left" w:pos="720"/>
      </w:tabs>
      <w:contextualSpacing/>
    </w:pPr>
    <w:rPr>
      <w:rFonts w:eastAsia="Calibri"/>
    </w:rPr>
  </w:style>
  <w:style w:type="character" w:customStyle="1" w:styleId="FHWASubbulletChar">
    <w:name w:val="FHWA Subbullet Char"/>
    <w:basedOn w:val="DefaultParagraphFont"/>
    <w:link w:val="FHWASubbullet"/>
    <w:rsid w:val="00BA17ED"/>
    <w:rPr>
      <w:rFonts w:ascii="Times New Roman" w:eastAsia="Calibri" w:hAnsi="Times New Roman" w:cs="Times New Roman"/>
      <w:sz w:val="24"/>
      <w:szCs w:val="24"/>
    </w:rPr>
  </w:style>
  <w:style w:type="paragraph" w:styleId="ListBullet3">
    <w:name w:val="List Bullet 3"/>
    <w:basedOn w:val="Normal"/>
    <w:uiPriority w:val="99"/>
    <w:semiHidden/>
    <w:unhideWhenUsed/>
    <w:rsid w:val="00BA17ED"/>
    <w:pPr>
      <w:numPr>
        <w:numId w:val="2"/>
      </w:numPr>
      <w:contextualSpacing/>
    </w:pPr>
  </w:style>
  <w:style w:type="paragraph" w:customStyle="1" w:styleId="FHWASubbulletLast">
    <w:name w:val="FHWA Subbullet Last"/>
    <w:basedOn w:val="FHWASubbullet"/>
    <w:link w:val="FHWASubbulletLastChar"/>
    <w:qFormat/>
    <w:rsid w:val="00BA17ED"/>
    <w:pPr>
      <w:spacing w:after="240"/>
      <w:contextualSpacing w:val="0"/>
    </w:pPr>
  </w:style>
  <w:style w:type="character" w:customStyle="1" w:styleId="FHWASubbulletLastChar">
    <w:name w:val="FHWA Subbullet Last Char"/>
    <w:basedOn w:val="FHWASubbulletChar"/>
    <w:link w:val="FHWASubbulletLast"/>
    <w:rsid w:val="00BA17ED"/>
    <w:rPr>
      <w:rFonts w:ascii="Times New Roman" w:eastAsia="Calibri" w:hAnsi="Times New Roman" w:cs="Times New Roman"/>
      <w:sz w:val="24"/>
      <w:szCs w:val="24"/>
    </w:rPr>
  </w:style>
  <w:style w:type="paragraph" w:customStyle="1" w:styleId="FHWATableBodyText">
    <w:name w:val="FHWA Table Body Text"/>
    <w:link w:val="FHWATableBodyTextChar"/>
    <w:qFormat/>
    <w:rsid w:val="00BA17ED"/>
    <w:pPr>
      <w:spacing w:after="0" w:line="240" w:lineRule="auto"/>
    </w:pPr>
    <w:rPr>
      <w:rFonts w:ascii="Times New Roman" w:eastAsia="Times New Roman" w:hAnsi="Times New Roman" w:cs="Times New Roman"/>
      <w:sz w:val="24"/>
      <w:szCs w:val="24"/>
    </w:rPr>
  </w:style>
  <w:style w:type="character" w:customStyle="1" w:styleId="FHWATableBodyTextChar">
    <w:name w:val="FHWA Table Body Text Char"/>
    <w:basedOn w:val="DefaultParagraphFont"/>
    <w:link w:val="FHWATableBodyText"/>
    <w:rsid w:val="00BA17ED"/>
    <w:rPr>
      <w:rFonts w:ascii="Times New Roman" w:eastAsia="Times New Roman" w:hAnsi="Times New Roman" w:cs="Times New Roman"/>
      <w:sz w:val="24"/>
      <w:szCs w:val="24"/>
    </w:rPr>
  </w:style>
  <w:style w:type="paragraph" w:customStyle="1" w:styleId="FHWATableColumnHeading">
    <w:name w:val="FHWA Table Column Heading"/>
    <w:link w:val="FHWATableColumnHeadingChar"/>
    <w:qFormat/>
    <w:rsid w:val="00BA17ED"/>
    <w:pPr>
      <w:spacing w:after="0" w:line="240" w:lineRule="auto"/>
      <w:jc w:val="center"/>
    </w:pPr>
    <w:rPr>
      <w:rFonts w:ascii="Times New Roman Bold" w:eastAsia="Times New Roman" w:hAnsi="Times New Roman Bold" w:cs="Times New Roman"/>
      <w:b/>
      <w:sz w:val="24"/>
      <w:szCs w:val="20"/>
    </w:rPr>
  </w:style>
  <w:style w:type="character" w:customStyle="1" w:styleId="FHWATableColumnHeadingChar">
    <w:name w:val="FHWA Table Column Heading Char"/>
    <w:basedOn w:val="DefaultParagraphFont"/>
    <w:link w:val="FHWATableColumnHeading"/>
    <w:rsid w:val="00BA17ED"/>
    <w:rPr>
      <w:rFonts w:ascii="Times New Roman Bold" w:eastAsia="Times New Roman" w:hAnsi="Times New Roman Bold" w:cs="Times New Roman"/>
      <w:b/>
      <w:sz w:val="24"/>
      <w:szCs w:val="20"/>
    </w:rPr>
  </w:style>
  <w:style w:type="paragraph" w:customStyle="1" w:styleId="FHWATRDPageStyleOnly">
    <w:name w:val="FHWA TRD Page Style Only"/>
    <w:rsid w:val="00BA17ED"/>
    <w:pPr>
      <w:spacing w:after="0" w:line="240" w:lineRule="auto"/>
    </w:pPr>
    <w:rPr>
      <w:rFonts w:ascii="Times New Roman" w:eastAsia="Times New Roman" w:hAnsi="Times New Roman" w:cs="Times New Roman"/>
      <w:sz w:val="20"/>
      <w:szCs w:val="20"/>
    </w:rPr>
  </w:style>
  <w:style w:type="paragraph" w:customStyle="1" w:styleId="FHWAWhere">
    <w:name w:val="FHWA Where"/>
    <w:basedOn w:val="FHWABody"/>
    <w:rsid w:val="00BA17ED"/>
    <w:pPr>
      <w:spacing w:after="0"/>
    </w:pPr>
  </w:style>
  <w:style w:type="paragraph" w:customStyle="1" w:styleId="FHWAWhereSymbol">
    <w:name w:val="FHWA Where Symbol"/>
    <w:basedOn w:val="FHWABody"/>
    <w:rsid w:val="00BA17ED"/>
    <w:pPr>
      <w:ind w:left="720" w:hanging="360"/>
      <w:contextualSpacing/>
    </w:pPr>
  </w:style>
  <w:style w:type="paragraph" w:styleId="Header">
    <w:name w:val="header"/>
    <w:basedOn w:val="Normal"/>
    <w:link w:val="HeaderChar"/>
    <w:uiPriority w:val="99"/>
    <w:unhideWhenUsed/>
    <w:rsid w:val="00BA17ED"/>
    <w:pPr>
      <w:tabs>
        <w:tab w:val="center" w:pos="4680"/>
        <w:tab w:val="right" w:pos="9360"/>
      </w:tabs>
    </w:pPr>
  </w:style>
  <w:style w:type="character" w:customStyle="1" w:styleId="HeaderChar">
    <w:name w:val="Header Char"/>
    <w:basedOn w:val="DefaultParagraphFont"/>
    <w:link w:val="Header"/>
    <w:uiPriority w:val="99"/>
    <w:rsid w:val="00BA17ED"/>
    <w:rPr>
      <w:rFonts w:ascii="Times New Roman" w:hAnsi="Times New Roman" w:cs="Times New Roman"/>
      <w:sz w:val="24"/>
      <w:szCs w:val="24"/>
    </w:rPr>
  </w:style>
  <w:style w:type="paragraph" w:styleId="Footer">
    <w:name w:val="footer"/>
    <w:basedOn w:val="Normal"/>
    <w:link w:val="FooterChar"/>
    <w:uiPriority w:val="99"/>
    <w:unhideWhenUsed/>
    <w:rsid w:val="00BA17ED"/>
    <w:pPr>
      <w:tabs>
        <w:tab w:val="center" w:pos="4680"/>
        <w:tab w:val="right" w:pos="9360"/>
      </w:tabs>
    </w:pPr>
  </w:style>
  <w:style w:type="character" w:customStyle="1" w:styleId="FooterChar">
    <w:name w:val="Footer Char"/>
    <w:basedOn w:val="DefaultParagraphFont"/>
    <w:link w:val="Footer"/>
    <w:uiPriority w:val="99"/>
    <w:rsid w:val="00BA17ED"/>
    <w:rPr>
      <w:rFonts w:ascii="Times New Roman" w:hAnsi="Times New Roman" w:cs="Times New Roman"/>
      <w:sz w:val="24"/>
      <w:szCs w:val="24"/>
    </w:rPr>
  </w:style>
  <w:style w:type="table" w:customStyle="1" w:styleId="FHWATableNormal">
    <w:name w:val="FHWA Table Normal"/>
    <w:basedOn w:val="TableNormal"/>
    <w:uiPriority w:val="99"/>
    <w:rsid w:val="00BA17ED"/>
    <w:pPr>
      <w:spacing w:after="0" w:line="240" w:lineRule="auto"/>
    </w:pPr>
    <w:rPr>
      <w:rFonts w:ascii="Times New Roman" w:hAnsi="Times New Roman" w:cs="Times New Roman"/>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Pr>
    <w:trPr>
      <w:cantSplit/>
      <w:jc w:val="center"/>
    </w:trPr>
    <w:tblStylePr w:type="firstRow">
      <w:pPr>
        <w:wordWrap/>
        <w:jc w:val="center"/>
      </w:pPr>
      <w:rPr>
        <w:rFonts w:ascii="Segoe UI Emoji" w:hAnsi="Segoe UI Emoji"/>
        <w:b/>
        <w:sz w:val="24"/>
      </w:rPr>
      <w:tblPr/>
      <w:trPr>
        <w:tblHeader/>
      </w:trPr>
      <w:tcPr>
        <w:vAlign w:val="bottom"/>
      </w:tcPr>
    </w:tblStylePr>
  </w:style>
  <w:style w:type="paragraph" w:styleId="CommentText">
    <w:name w:val="annotation text"/>
    <w:basedOn w:val="Normal"/>
    <w:link w:val="CommentTextChar"/>
    <w:uiPriority w:val="99"/>
    <w:unhideWhenUsed/>
    <w:rsid w:val="00BA17ED"/>
    <w:rPr>
      <w:sz w:val="20"/>
      <w:szCs w:val="20"/>
    </w:rPr>
  </w:style>
  <w:style w:type="character" w:customStyle="1" w:styleId="CommentTextChar">
    <w:name w:val="Comment Text Char"/>
    <w:basedOn w:val="DefaultParagraphFont"/>
    <w:link w:val="CommentText"/>
    <w:uiPriority w:val="99"/>
    <w:rsid w:val="00BA17ED"/>
    <w:rPr>
      <w:rFonts w:ascii="Times New Roman" w:hAnsi="Times New Roman" w:cs="Times New Roman"/>
      <w:sz w:val="20"/>
      <w:szCs w:val="20"/>
    </w:rPr>
  </w:style>
  <w:style w:type="character" w:styleId="Hyperlink">
    <w:name w:val="Hyperlink"/>
    <w:basedOn w:val="DefaultParagraphFont"/>
    <w:uiPriority w:val="99"/>
    <w:unhideWhenUsed/>
    <w:rsid w:val="00402232"/>
    <w:rPr>
      <w:color w:val="0563C1" w:themeColor="hyperlink"/>
      <w:u w:val="single"/>
    </w:rPr>
  </w:style>
  <w:style w:type="table" w:styleId="TableGrid">
    <w:name w:val="Table Grid"/>
    <w:basedOn w:val="TableNormal"/>
    <w:uiPriority w:val="59"/>
    <w:rsid w:val="00BA17E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31E02"/>
  </w:style>
  <w:style w:type="paragraph" w:styleId="TOC1">
    <w:name w:val="toc 1"/>
    <w:basedOn w:val="Normal"/>
    <w:next w:val="Normal"/>
    <w:uiPriority w:val="39"/>
    <w:rsid w:val="00BA17ED"/>
    <w:pPr>
      <w:spacing w:before="120"/>
    </w:pPr>
    <w:rPr>
      <w:rFonts w:ascii="Times New Roman Bold" w:eastAsia="Times New Roman" w:hAnsi="Times New Roman Bold" w:cs="Arial"/>
      <w:b/>
      <w:bCs/>
      <w:caps/>
    </w:rPr>
  </w:style>
  <w:style w:type="paragraph" w:styleId="TOC2">
    <w:name w:val="toc 2"/>
    <w:basedOn w:val="TOC1"/>
    <w:autoRedefine/>
    <w:uiPriority w:val="39"/>
    <w:rsid w:val="00BA17ED"/>
    <w:pPr>
      <w:tabs>
        <w:tab w:val="right" w:leader="dot" w:pos="9350"/>
      </w:tabs>
      <w:spacing w:before="0"/>
      <w:ind w:left="360"/>
    </w:pPr>
  </w:style>
  <w:style w:type="paragraph" w:styleId="TOC3">
    <w:name w:val="toc 3"/>
    <w:basedOn w:val="TOC1"/>
    <w:autoRedefine/>
    <w:uiPriority w:val="39"/>
    <w:rsid w:val="00BA17ED"/>
    <w:pPr>
      <w:spacing w:before="0"/>
      <w:ind w:left="720"/>
    </w:pPr>
    <w:rPr>
      <w:rFonts w:ascii="Times New Roman" w:hAnsi="Times New Roman"/>
      <w:caps w:val="0"/>
    </w:rPr>
  </w:style>
  <w:style w:type="paragraph" w:styleId="ListParagraph">
    <w:name w:val="List Paragraph"/>
    <w:basedOn w:val="Normal"/>
    <w:link w:val="ListParagraphChar"/>
    <w:uiPriority w:val="34"/>
    <w:qFormat/>
    <w:rsid w:val="00BA17ED"/>
    <w:pPr>
      <w:ind w:left="720"/>
      <w:contextualSpacing/>
    </w:pPr>
    <w:rPr>
      <w:bCs/>
      <w:szCs w:val="22"/>
    </w:rPr>
  </w:style>
  <w:style w:type="character" w:customStyle="1" w:styleId="ListParagraphChar">
    <w:name w:val="List Paragraph Char"/>
    <w:basedOn w:val="DefaultParagraphFont"/>
    <w:link w:val="ListParagraph"/>
    <w:uiPriority w:val="34"/>
    <w:rsid w:val="00BA17ED"/>
    <w:rPr>
      <w:rFonts w:ascii="Times New Roman" w:hAnsi="Times New Roman" w:cs="Times New Roman"/>
      <w:bCs/>
      <w:sz w:val="24"/>
    </w:rPr>
  </w:style>
  <w:style w:type="character" w:styleId="CommentReference">
    <w:name w:val="annotation reference"/>
    <w:basedOn w:val="DefaultParagraphFont"/>
    <w:uiPriority w:val="99"/>
    <w:semiHidden/>
    <w:unhideWhenUsed/>
    <w:rsid w:val="00BA17ED"/>
    <w:rPr>
      <w:sz w:val="16"/>
      <w:szCs w:val="16"/>
    </w:rPr>
  </w:style>
  <w:style w:type="paragraph" w:styleId="BalloonText">
    <w:name w:val="Balloon Text"/>
    <w:basedOn w:val="Normal"/>
    <w:link w:val="BalloonTextChar"/>
    <w:uiPriority w:val="99"/>
    <w:semiHidden/>
    <w:unhideWhenUsed/>
    <w:rsid w:val="00BA17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7ED"/>
    <w:rPr>
      <w:rFonts w:ascii="Segoe UI" w:hAnsi="Segoe UI" w:cs="Segoe UI"/>
      <w:sz w:val="18"/>
      <w:szCs w:val="18"/>
    </w:rPr>
  </w:style>
  <w:style w:type="paragraph" w:styleId="Title">
    <w:name w:val="Title"/>
    <w:basedOn w:val="Normal"/>
    <w:next w:val="Normal"/>
    <w:link w:val="TitleChar"/>
    <w:uiPriority w:val="10"/>
    <w:rsid w:val="00BA17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A17E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qFormat/>
    <w:rsid w:val="00BA17ED"/>
    <w:rPr>
      <w:rFonts w:eastAsiaTheme="minorEastAsia"/>
      <w:color w:val="5A5A5A" w:themeColor="text1" w:themeTint="A5"/>
      <w:spacing w:val="15"/>
    </w:rPr>
  </w:style>
  <w:style w:type="paragraph" w:styleId="NoSpacing">
    <w:name w:val="No Spacing"/>
    <w:aliases w:val="Chapter Title"/>
    <w:link w:val="NoSpacingChar"/>
    <w:uiPriority w:val="1"/>
    <w:rsid w:val="00BA17ED"/>
    <w:pPr>
      <w:spacing w:after="0" w:line="240" w:lineRule="auto"/>
    </w:pPr>
    <w:rPr>
      <w:rFonts w:ascii="Calibri" w:eastAsia="Calibri" w:hAnsi="Calibri" w:cs="Times New Roman"/>
    </w:rPr>
  </w:style>
  <w:style w:type="character" w:customStyle="1" w:styleId="NoSpacingChar">
    <w:name w:val="No Spacing Char"/>
    <w:aliases w:val="Chapter Title Char"/>
    <w:link w:val="NoSpacing"/>
    <w:uiPriority w:val="1"/>
    <w:qFormat/>
    <w:rsid w:val="00BA17ED"/>
    <w:rPr>
      <w:rFonts w:ascii="Calibri" w:eastAsia="Calibri" w:hAnsi="Calibri" w:cs="Times New Roman"/>
    </w:rPr>
  </w:style>
  <w:style w:type="paragraph" w:styleId="TOCHeading">
    <w:name w:val="TOC Heading"/>
    <w:basedOn w:val="Heading1"/>
    <w:next w:val="Normal"/>
    <w:uiPriority w:val="39"/>
    <w:unhideWhenUsed/>
    <w:rsid w:val="00BA17ED"/>
    <w:pPr>
      <w:spacing w:before="240" w:line="259" w:lineRule="auto"/>
      <w:outlineLvl w:val="9"/>
    </w:pPr>
    <w:rPr>
      <w:b w:val="0"/>
      <w:bCs w:val="0"/>
      <w:sz w:val="32"/>
      <w:szCs w:val="32"/>
    </w:rPr>
  </w:style>
  <w:style w:type="paragraph" w:styleId="Revision">
    <w:name w:val="Revision"/>
    <w:hidden/>
    <w:uiPriority w:val="99"/>
    <w:semiHidden/>
    <w:rsid w:val="00BA17ED"/>
    <w:pPr>
      <w:spacing w:after="0" w:line="240" w:lineRule="auto"/>
    </w:pPr>
    <w:rPr>
      <w:rFonts w:ascii="Times New Roman" w:hAnsi="Times New Roman" w:cs="Times New Roman"/>
      <w:bCs/>
      <w:sz w:val="24"/>
    </w:rPr>
  </w:style>
  <w:style w:type="paragraph" w:styleId="CommentSubject">
    <w:name w:val="annotation subject"/>
    <w:basedOn w:val="CommentText"/>
    <w:next w:val="CommentText"/>
    <w:link w:val="CommentSubjectChar"/>
    <w:uiPriority w:val="99"/>
    <w:semiHidden/>
    <w:unhideWhenUsed/>
    <w:rsid w:val="00BA17ED"/>
    <w:rPr>
      <w:b/>
      <w:bCs/>
    </w:rPr>
  </w:style>
  <w:style w:type="character" w:customStyle="1" w:styleId="CommentSubjectChar">
    <w:name w:val="Comment Subject Char"/>
    <w:basedOn w:val="CommentTextChar"/>
    <w:link w:val="CommentSubject"/>
    <w:uiPriority w:val="99"/>
    <w:semiHidden/>
    <w:rsid w:val="00BA17ED"/>
    <w:rPr>
      <w:rFonts w:ascii="Times New Roman" w:hAnsi="Times New Roman" w:cs="Times New Roman"/>
      <w:b/>
      <w:bCs/>
      <w:sz w:val="20"/>
      <w:szCs w:val="20"/>
    </w:rPr>
  </w:style>
  <w:style w:type="character" w:styleId="BookTitle">
    <w:name w:val="Book Title"/>
    <w:basedOn w:val="DefaultParagraphFont"/>
    <w:uiPriority w:val="33"/>
    <w:rsid w:val="00BA17ED"/>
    <w:rPr>
      <w:b/>
      <w:bCs/>
      <w:i/>
      <w:iCs/>
      <w:spacing w:val="5"/>
    </w:rPr>
  </w:style>
  <w:style w:type="character" w:styleId="FollowedHyperlink">
    <w:name w:val="FollowedHyperlink"/>
    <w:basedOn w:val="DefaultParagraphFont"/>
    <w:uiPriority w:val="99"/>
    <w:semiHidden/>
    <w:unhideWhenUsed/>
    <w:rsid w:val="00BA17ED"/>
    <w:rPr>
      <w:color w:val="954F72" w:themeColor="followedHyperlink"/>
      <w:u w:val="single"/>
    </w:rPr>
  </w:style>
  <w:style w:type="character" w:styleId="Emphasis">
    <w:name w:val="Emphasis"/>
    <w:basedOn w:val="DefaultParagraphFont"/>
    <w:uiPriority w:val="20"/>
    <w:rsid w:val="00BA17ED"/>
    <w:rPr>
      <w:i/>
      <w:iCs/>
    </w:rPr>
  </w:style>
  <w:style w:type="paragraph" w:styleId="FootnoteText">
    <w:name w:val="footnote text"/>
    <w:basedOn w:val="Normal"/>
    <w:link w:val="FootnoteTextChar"/>
    <w:uiPriority w:val="99"/>
    <w:unhideWhenUsed/>
    <w:rsid w:val="00BA17ED"/>
    <w:rPr>
      <w:bCs/>
      <w:sz w:val="20"/>
      <w:szCs w:val="20"/>
    </w:rPr>
  </w:style>
  <w:style w:type="character" w:customStyle="1" w:styleId="FootnoteTextChar">
    <w:name w:val="Footnote Text Char"/>
    <w:basedOn w:val="DefaultParagraphFont"/>
    <w:link w:val="FootnoteText"/>
    <w:uiPriority w:val="99"/>
    <w:rsid w:val="00BA17ED"/>
    <w:rPr>
      <w:rFonts w:ascii="Times New Roman" w:hAnsi="Times New Roman" w:cs="Times New Roman"/>
      <w:bCs/>
      <w:sz w:val="20"/>
      <w:szCs w:val="20"/>
    </w:rPr>
  </w:style>
  <w:style w:type="paragraph" w:customStyle="1" w:styleId="Paragraph">
    <w:name w:val="Paragraph"/>
    <w:basedOn w:val="Normal"/>
    <w:qFormat/>
    <w:rsid w:val="00BA17ED"/>
    <w:pPr>
      <w:autoSpaceDE w:val="0"/>
      <w:autoSpaceDN w:val="0"/>
      <w:adjustRightInd w:val="0"/>
      <w:spacing w:before="240" w:after="240"/>
    </w:pPr>
    <w:rPr>
      <w:rFonts w:cs="Arial"/>
      <w:color w:val="000000" w:themeColor="text1"/>
    </w:rPr>
  </w:style>
  <w:style w:type="paragraph" w:styleId="Bibliography">
    <w:name w:val="Bibliography"/>
    <w:basedOn w:val="Normal"/>
    <w:next w:val="Normal"/>
    <w:uiPriority w:val="37"/>
    <w:semiHidden/>
    <w:unhideWhenUsed/>
    <w:rsid w:val="00BA17ED"/>
    <w:rPr>
      <w:bCs/>
      <w:szCs w:val="22"/>
    </w:rPr>
  </w:style>
  <w:style w:type="paragraph" w:styleId="TOC4">
    <w:name w:val="toc 4"/>
    <w:basedOn w:val="Normal"/>
    <w:next w:val="Normal"/>
    <w:autoRedefine/>
    <w:uiPriority w:val="39"/>
    <w:unhideWhenUsed/>
    <w:rsid w:val="00BA17E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A17E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A17E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A17E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A17E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A17ED"/>
    <w:pPr>
      <w:spacing w:after="100" w:line="259" w:lineRule="auto"/>
      <w:ind w:left="1760"/>
    </w:pPr>
    <w:rPr>
      <w:rFonts w:asciiTheme="minorHAnsi" w:eastAsiaTheme="minorEastAsia" w:hAnsiTheme="minorHAnsi" w:cstheme="minorBidi"/>
      <w:sz w:val="22"/>
      <w:szCs w:val="22"/>
    </w:rPr>
  </w:style>
  <w:style w:type="character" w:styleId="FootnoteReference">
    <w:name w:val="footnote reference"/>
    <w:basedOn w:val="DefaultParagraphFont"/>
    <w:uiPriority w:val="99"/>
    <w:semiHidden/>
    <w:unhideWhenUsed/>
    <w:rsid w:val="00BA17ED"/>
    <w:rPr>
      <w:vertAlign w:val="superscript"/>
    </w:rPr>
  </w:style>
  <w:style w:type="paragraph" w:styleId="NormalWeb">
    <w:name w:val="Normal (Web)"/>
    <w:basedOn w:val="Normal"/>
    <w:uiPriority w:val="99"/>
    <w:semiHidden/>
    <w:unhideWhenUsed/>
    <w:rsid w:val="00BA17ED"/>
    <w:pPr>
      <w:spacing w:before="100" w:beforeAutospacing="1" w:after="100" w:afterAutospacing="1"/>
    </w:pPr>
    <w:rPr>
      <w:rFonts w:eastAsia="Times New Roman"/>
    </w:rPr>
  </w:style>
  <w:style w:type="paragraph" w:styleId="EndnoteText">
    <w:name w:val="endnote text"/>
    <w:basedOn w:val="Normal"/>
    <w:link w:val="EndnoteTextChar"/>
    <w:uiPriority w:val="99"/>
    <w:semiHidden/>
    <w:unhideWhenUsed/>
    <w:rsid w:val="00BA17ED"/>
    <w:rPr>
      <w:sz w:val="20"/>
      <w:szCs w:val="20"/>
    </w:rPr>
  </w:style>
  <w:style w:type="character" w:customStyle="1" w:styleId="EndnoteTextChar">
    <w:name w:val="Endnote Text Char"/>
    <w:basedOn w:val="DefaultParagraphFont"/>
    <w:link w:val="EndnoteText"/>
    <w:uiPriority w:val="99"/>
    <w:semiHidden/>
    <w:rsid w:val="00BA17ED"/>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BA17ED"/>
    <w:rPr>
      <w:vertAlign w:val="superscript"/>
    </w:rPr>
  </w:style>
  <w:style w:type="paragraph" w:styleId="Caption">
    <w:name w:val="caption"/>
    <w:basedOn w:val="Normal"/>
    <w:next w:val="Normal"/>
    <w:uiPriority w:val="35"/>
    <w:unhideWhenUsed/>
    <w:qFormat/>
    <w:rsid w:val="00D3566D"/>
    <w:pPr>
      <w:spacing w:after="200"/>
    </w:pPr>
    <w:rPr>
      <w:i/>
      <w:iCs/>
      <w:color w:val="44546A" w:themeColor="text2"/>
      <w:sz w:val="18"/>
      <w:szCs w:val="18"/>
    </w:rPr>
  </w:style>
  <w:style w:type="character" w:customStyle="1" w:styleId="FHWABodyChar">
    <w:name w:val="FHWA Body Char"/>
    <w:basedOn w:val="DefaultParagraphFont"/>
    <w:link w:val="FHWABody"/>
    <w:rsid w:val="002543FD"/>
    <w:rPr>
      <w:rFonts w:ascii="Times New Roman" w:eastAsia="Batang" w:hAnsi="Times New Roman" w:cs="Times New Roman"/>
      <w:sz w:val="24"/>
      <w:szCs w:val="24"/>
    </w:rPr>
  </w:style>
  <w:style w:type="character" w:styleId="UnresolvedMention">
    <w:name w:val="Unresolved Mention"/>
    <w:basedOn w:val="DefaultParagraphFont"/>
    <w:uiPriority w:val="99"/>
    <w:semiHidden/>
    <w:unhideWhenUsed/>
    <w:rsid w:val="00E76041"/>
    <w:rPr>
      <w:color w:val="605E5C"/>
      <w:shd w:val="clear" w:color="auto" w:fill="E1DFDD"/>
    </w:rPr>
  </w:style>
  <w:style w:type="table" w:styleId="GridTable4">
    <w:name w:val="Grid Table 4"/>
    <w:basedOn w:val="TableNormal"/>
    <w:uiPriority w:val="49"/>
    <w:rsid w:val="001376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5C4A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88547">
      <w:bodyDiv w:val="1"/>
      <w:marLeft w:val="0"/>
      <w:marRight w:val="0"/>
      <w:marTop w:val="0"/>
      <w:marBottom w:val="0"/>
      <w:divBdr>
        <w:top w:val="none" w:sz="0" w:space="0" w:color="auto"/>
        <w:left w:val="none" w:sz="0" w:space="0" w:color="auto"/>
        <w:bottom w:val="none" w:sz="0" w:space="0" w:color="auto"/>
        <w:right w:val="none" w:sz="0" w:space="0" w:color="auto"/>
      </w:divBdr>
    </w:div>
    <w:div w:id="1173454186">
      <w:bodyDiv w:val="1"/>
      <w:marLeft w:val="0"/>
      <w:marRight w:val="0"/>
      <w:marTop w:val="0"/>
      <w:marBottom w:val="0"/>
      <w:divBdr>
        <w:top w:val="none" w:sz="0" w:space="0" w:color="auto"/>
        <w:left w:val="none" w:sz="0" w:space="0" w:color="auto"/>
        <w:bottom w:val="none" w:sz="0" w:space="0" w:color="auto"/>
        <w:right w:val="none" w:sz="0" w:space="0" w:color="auto"/>
      </w:divBdr>
    </w:div>
    <w:div w:id="132751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image" Target="media/image4.pn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image" Target="media/image12.png"/><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2.emf"/><Relationship Id="rId29" Type="http://schemas.openxmlformats.org/officeDocument/2006/relationships/image" Target="media/image7.png"/><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32" Type="http://schemas.openxmlformats.org/officeDocument/2006/relationships/image" Target="media/image10.png"/><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footer" Target="footer3.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footer" Target="footer6.xml"/><Relationship Id="rId33" Type="http://schemas.openxmlformats.org/officeDocument/2006/relationships/image" Target="media/image11.png"/><Relationship Id="rId3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nere\Downloads\STOL%20Technical%20Report%20Template%20-%20blank.dotx" TargetMode="External"/></Relationships>
</file>

<file path=word/documenttasks/documenttasks1.xml><?xml version="1.0" encoding="utf-8"?>
<t:Tasks xmlns:t="http://schemas.microsoft.com/office/tasks/2019/documenttasks" xmlns:oel="http://schemas.microsoft.com/office/2019/extlst">
  <t:Task id="{A2F71E53-2B6D-405D-9233-0B55E7AC424A}">
    <t:Anchor>
      <t:Comment id="1171990165"/>
    </t:Anchor>
    <t:History>
      <t:Event id="{85B38C2F-1AE8-4CD7-BAEB-102A1650D1C5}" time="2026-06-25T22:48:31.731Z">
        <t:Attribution userId="S::bagweg@leidos.com::e2033084-6ed0-4a76-a7ff-4d115ffd771b" userProvider="AD" userName="Bagwe, Gaurav R. [US-IN]"/>
        <t:Anchor>
          <t:Comment id="1171990165"/>
        </t:Anchor>
        <t:Create/>
      </t:Event>
      <t:Event id="{E43F9D74-6D05-4ED1-831D-6CC9B7F79752}" time="2026-06-25T22:48:31.731Z">
        <t:Attribution userId="S::bagweg@leidos.com::e2033084-6ed0-4a76-a7ff-4d115ffd771b" userProvider="AD" userName="Bagwe, Gaurav R. [US-IN]"/>
        <t:Anchor>
          <t:Comment id="1171990165"/>
        </t:Anchor>
        <t:Assign userId="S::soleimans@leidos.com::38551a0e-de31-4f7d-a8f2-efe036e7050f" userProvider="AD" userName="Soleimaniamiri, Saeid [US-IR]"/>
      </t:Event>
      <t:Event id="{764017D7-1E98-41BE-85A9-56196F2AE89B}" time="2026-06-25T22:48:31.731Z">
        <t:Attribution userId="S::bagweg@leidos.com::e2033084-6ed0-4a76-a7ff-4d115ffd771b" userProvider="AD" userName="Bagwe, Gaurav R. [US-IN]"/>
        <t:Anchor>
          <t:Comment id="1171990165"/>
        </t:Anchor>
        <t:SetTitle title="@Soleimaniamiri, Saeid [US-IR] I do not know how you are adding captions here is the caption for this : Mean metric profile (IoU, F1 Score, Precision, and Recall) for each candidate model, averaged across the four datasets (dataset-normalized). A larger…"/>
      </t:Event>
      <t:Event id="{26AB3324-502B-4EBC-9363-3D51F0B0EEA6}" time="2026-06-26T13:06:26.25Z">
        <t:Attribution userId="S::soleimans@leidos.com::38551a0e-de31-4f7d-a8f2-efe036e7050f" userProvider="AD" userName="Soleimaniamiri, Saeid [US-I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C31902644A324D915AF8F712088A9C" ma:contentTypeVersion="40" ma:contentTypeDescription="Create a new document." ma:contentTypeScope="" ma:versionID="be90f524b32d2ba2bbaff55c115f26c6">
  <xsd:schema xmlns:xsd="http://www.w3.org/2001/XMLSchema" xmlns:xs="http://www.w3.org/2001/XMLSchema" xmlns:p="http://schemas.microsoft.com/office/2006/metadata/properties" xmlns:ns2="7c036b5c-9256-42af-8478-ce99c4a261b6" xmlns:ns3="af5df31b-25ba-4098-9f84-0ad5cc522ff7" targetNamespace="http://schemas.microsoft.com/office/2006/metadata/properties" ma:root="true" ma:fieldsID="21b08cc45045c18b923a1cf04ba93da9" ns2:_="" ns3:_="">
    <xsd:import namespace="7c036b5c-9256-42af-8478-ce99c4a261b6"/>
    <xsd:import namespace="af5df31b-25ba-4098-9f84-0ad5cc522ff7"/>
    <xsd:element name="properties">
      <xsd:complexType>
        <xsd:sequence>
          <xsd:element name="documentManagement">
            <xsd:complexType>
              <xsd:all>
                <xsd:element ref="ns2:MediaServiceMetadata" minOccurs="0"/>
                <xsd:element ref="ns2:MediaServiceFastMetadata" minOccurs="0"/>
                <xsd:element ref="ns2:Active" minOccurs="0"/>
                <xsd:element ref="ns2:TO_x0020_Num" minOccurs="0"/>
                <xsd:element ref="ns2:TO_x0020_Num_x003a_TOCOR"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2:Task" minOccurs="0"/>
                <xsd:element ref="ns2:Subtask" minOccurs="0"/>
                <xsd:element ref="ns2:TO_x0020_Num_x003a__x0020_CRN" minOccurs="0"/>
                <xsd:element ref="ns2:TO_x0020_Num_x003a__x0020_PoP_x0020_Start" minOccurs="0"/>
                <xsd:element ref="ns2:TO_x0020_Num_x003a__x0020_PoP_x0020_End" minOccurs="0"/>
                <xsd:element ref="ns2:TO_x0020_Num_x003a__x0020_PM_x0020_Name" minOccurs="0"/>
                <xsd:element ref="ns2:Remark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Preview"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36b5c-9256-42af-8478-ce99c4a261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Active" ma:index="10" nillable="true" ma:displayName="Active" ma:format="Dropdown" ma:internalName="Active">
      <xsd:simpleType>
        <xsd:restriction base="dms:Choice">
          <xsd:enumeration value="No"/>
          <xsd:enumeration value="Yes"/>
        </xsd:restriction>
      </xsd:simpleType>
    </xsd:element>
    <xsd:element name="TO_x0020_Num" ma:index="11" nillable="true" ma:displayName="TO Num" ma:format="Dropdown" ma:list="fd3e11a5-bfe6-4406-99e7-961d90cbf17f" ma:internalName="TO_x0020_Num" ma:showField="TO_x0020_Number">
      <xsd:simpleType>
        <xsd:restriction base="dms:Lookup"/>
      </xsd:simpleType>
    </xsd:element>
    <xsd:element name="TO_x0020_Num_x003a_TOCOR" ma:index="12" nillable="true" ma:displayName="TOCOR-lookup" ma:list="{fd3e11a5-bfe6-4406-99e7-961d90cbf17f}" ma:internalName="TO_x0020_Num_x003a_TOCOR" ma:readOnly="true" ma:showField="TOCOR" ma:web="af5df31b-25ba-4098-9f84-0ad5cc522ff7">
      <xsd:simpleType>
        <xsd:restriction base="dms:Lookup"/>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Task" ma:index="20" nillable="true" ma:displayName="Task" ma:description="Task number within this TO" ma:format="Dropdown" ma:internalName="Task" ma:percentage="FALSE">
      <xsd:simpleType>
        <xsd:restriction base="dms:Number"/>
      </xsd:simpleType>
    </xsd:element>
    <xsd:element name="Subtask" ma:index="21" nillable="true" ma:displayName="Subtask" ma:description="Describe the subtask as seen in the WBS" ma:format="Dropdown" ma:internalName="Subtask">
      <xsd:simpleType>
        <xsd:restriction base="dms:Text">
          <xsd:maxLength value="255"/>
        </xsd:restriction>
      </xsd:simpleType>
    </xsd:element>
    <xsd:element name="TO_x0020_Num_x003a__x0020_CRN" ma:index="22" nillable="true" ma:displayName="TO Num: CRN" ma:format="Dropdown" ma:list="fd3e11a5-bfe6-4406-99e7-961d90cbf17f" ma:internalName="TO_x0020_Num_x003a__x0020_CRN" ma:readOnly="true" ma:showField="Title">
      <xsd:simpleType>
        <xsd:restriction base="dms:Lookup"/>
      </xsd:simpleType>
    </xsd:element>
    <xsd:element name="TO_x0020_Num_x003a__x0020_PoP_x0020_Start" ma:index="23" nillable="true" ma:displayName="TO Num: PoP Start" ma:format="Dropdown" ma:list="fd3e11a5-bfe6-4406-99e7-961d90cbf17f" ma:internalName="TO_x0020_Num_x003a__x0020_PoP_x0020_Start" ma:readOnly="true" ma:showField="PoP_x0020_Start">
      <xsd:simpleType>
        <xsd:restriction base="dms:Lookup"/>
      </xsd:simpleType>
    </xsd:element>
    <xsd:element name="TO_x0020_Num_x003a__x0020_PoP_x0020_End" ma:index="24" nillable="true" ma:displayName="TO Num: PoP End" ma:format="Dropdown" ma:list="fd3e11a5-bfe6-4406-99e7-961d90cbf17f" ma:internalName="TO_x0020_Num_x003a__x0020_PoP_x0020_End" ma:readOnly="true" ma:showField="PoP_x0020_End">
      <xsd:simpleType>
        <xsd:restriction base="dms:Lookup"/>
      </xsd:simpleType>
    </xsd:element>
    <xsd:element name="TO_x0020_Num_x003a__x0020_PM_x0020_Name" ma:index="25" nillable="true" ma:displayName="TO Num: PM Name" ma:format="Dropdown" ma:list="fd3e11a5-bfe6-4406-99e7-961d90cbf17f" ma:internalName="TO_x0020_Num_x003a__x0020_PM_x0020_Name" ma:readOnly="true" ma:showField="Project_x0020_Manager_x0020_Name">
      <xsd:simpleType>
        <xsd:restriction base="dms:Lookup"/>
      </xsd:simpleType>
    </xsd:element>
    <xsd:element name="Remarks" ma:index="26" nillable="true" ma:displayName="Remarks" ma:description="Use no more than a few words to add any additional information that might be important to know.  Examples include: &quot;deliverable&quot;, &quot;reference&quot;, &quot;&quot;" ma:format="Dropdown" ma:internalName="Remarks">
      <xsd:simpleType>
        <xsd:restriction base="dms:Text">
          <xsd:maxLength value="255"/>
        </xsd:restrictio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436720f4-e18c-470b-a7a3-6c2f6f943d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Preview" ma:index="34" nillable="true" ma:displayName="Preview" ma:format="Thumbnail" ma:internalName="Preview">
      <xsd:simpleType>
        <xsd:restriction base="dms:Unknown"/>
      </xsd:simpleType>
    </xsd:element>
    <xsd:element name="Notes" ma:index="35" nillable="true" ma:displayName="Notes" ma:format="Dropdown" ma:internalName="Notes">
      <xsd:simpleType>
        <xsd:restriction base="dms:Text">
          <xsd:maxLength value="255"/>
        </xsd:restriction>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5df31b-25ba-4098-9f84-0ad5cc522ff7" elementFormDefault="qualified">
    <xsd:import namespace="http://schemas.microsoft.com/office/2006/documentManagement/types"/>
    <xsd:import namespace="http://schemas.microsoft.com/office/infopath/2007/PartnerControls"/>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element name="TaxCatchAll" ma:index="31" nillable="true" ma:displayName="Taxonomy Catch All Column" ma:hidden="true" ma:list="{1762e856-d30e-47b1-b8bf-c38740024865}" ma:internalName="TaxCatchAll" ma:showField="CatchAllData" ma:web="af5df31b-25ba-4098-9f84-0ad5cc522f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5df31b-25ba-4098-9f84-0ad5cc522ff7" xsi:nil="true"/>
    <lcf76f155ced4ddcb4097134ff3c332f xmlns="7c036b5c-9256-42af-8478-ce99c4a261b6">
      <Terms xmlns="http://schemas.microsoft.com/office/infopath/2007/PartnerControls"/>
    </lcf76f155ced4ddcb4097134ff3c332f>
    <Notes xmlns="7c036b5c-9256-42af-8478-ce99c4a261b6" xsi:nil="true"/>
    <Task xmlns="7c036b5c-9256-42af-8478-ce99c4a261b6" xsi:nil="true"/>
    <Subtask xmlns="7c036b5c-9256-42af-8478-ce99c4a261b6" xsi:nil="true"/>
    <Remarks xmlns="7c036b5c-9256-42af-8478-ce99c4a261b6" xsi:nil="true"/>
    <Active xmlns="7c036b5c-9256-42af-8478-ce99c4a261b6" xsi:nil="true"/>
    <TO_x0020_Num xmlns="7c036b5c-9256-42af-8478-ce99c4a261b6" xsi:nil="true"/>
    <Preview xmlns="7c036b5c-9256-42af-8478-ce99c4a261b6" xsi:nil="true"/>
  </documentManagement>
</p:properties>
</file>

<file path=customXml/item4.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aGFsZWRrMTwvVXNlck5hbWU+PERhdGVUaW1lPjMvMTYvMjAyMCA0OjU3OjM3IFBNPC9EYXRlVGltZT48TGFiZWxTdHJpbmc+VW5yZXN0cmljdGVkPC9MYWJlbFN0cmluZz48L2l0ZW0+PC9sYWJlbEhpc3Rvcnk+</Value>
</WrappedLabelHistory>
</file>

<file path=customXml/item5.xml><?xml version="1.0" encoding="utf-8"?>
<b:Sources xmlns:b="http://schemas.openxmlformats.org/officeDocument/2006/bibliography" xmlns="http://schemas.openxmlformats.org/officeDocument/2006/bibliography" SelectedStyle="\APASixthEditionOfficeOnline (1).xsl" StyleName="APA" Version="6"/>
</file>

<file path=customXml/item6.xml><?xml version="1.0" encoding="utf-8"?>
<sisl xmlns:xsd="http://www.w3.org/2001/XMLSchema" xmlns:xsi="http://www.w3.org/2001/XMLSchema-instance" xmlns="http://www.boldonjames.com/2008/01/sie/internal/label" sislVersion="0" policy="c8d5760e-638a-47e8-9e2e-1226c2cb268d" origin="userSelected">
  <element uid="42834bfb-1ec1-4beb-bd64-eb83fb3cb3f3" value=""/>
</sisl>
</file>

<file path=customXml/itemProps1.xml><?xml version="1.0" encoding="utf-8"?>
<ds:datastoreItem xmlns:ds="http://schemas.openxmlformats.org/officeDocument/2006/customXml" ds:itemID="{F34DC377-06FC-4EBC-A41F-B046E33FE84D}">
  <ds:schemaRefs>
    <ds:schemaRef ds:uri="http://schemas.microsoft.com/sharepoint/v3/contenttype/forms"/>
  </ds:schemaRefs>
</ds:datastoreItem>
</file>

<file path=customXml/itemProps2.xml><?xml version="1.0" encoding="utf-8"?>
<ds:datastoreItem xmlns:ds="http://schemas.openxmlformats.org/officeDocument/2006/customXml" ds:itemID="{AA24843F-A298-463C-A971-0E645D1A7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36b5c-9256-42af-8478-ce99c4a261b6"/>
    <ds:schemaRef ds:uri="af5df31b-25ba-4098-9f84-0ad5cc522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7C2C46-B74C-4325-A14B-C81E1677C4C8}">
  <ds:schemaRefs>
    <ds:schemaRef ds:uri="http://schemas.microsoft.com/office/2006/metadata/properties"/>
    <ds:schemaRef ds:uri="http://schemas.microsoft.com/office/infopath/2007/PartnerControls"/>
    <ds:schemaRef ds:uri="af5df31b-25ba-4098-9f84-0ad5cc522ff7"/>
    <ds:schemaRef ds:uri="7c036b5c-9256-42af-8478-ce99c4a261b6"/>
  </ds:schemaRefs>
</ds:datastoreItem>
</file>

<file path=customXml/itemProps4.xml><?xml version="1.0" encoding="utf-8"?>
<ds:datastoreItem xmlns:ds="http://schemas.openxmlformats.org/officeDocument/2006/customXml" ds:itemID="{95E2F95A-6347-4847-AA91-C3E29F673C22}">
  <ds:schemaRefs>
    <ds:schemaRef ds:uri="http://www.w3.org/2001/XMLSchema"/>
    <ds:schemaRef ds:uri="http://www.boldonjames.com/2016/02/Classifier/internal/wrappedLabelHistory"/>
  </ds:schemaRefs>
</ds:datastoreItem>
</file>

<file path=customXml/itemProps5.xml><?xml version="1.0" encoding="utf-8"?>
<ds:datastoreItem xmlns:ds="http://schemas.openxmlformats.org/officeDocument/2006/customXml" ds:itemID="{26D489AA-AD5E-478C-8F5A-381362911104}">
  <ds:schemaRefs>
    <ds:schemaRef ds:uri="http://schemas.openxmlformats.org/officeDocument/2006/bibliography"/>
  </ds:schemaRefs>
</ds:datastoreItem>
</file>

<file path=customXml/itemProps6.xml><?xml version="1.0" encoding="utf-8"?>
<ds:datastoreItem xmlns:ds="http://schemas.openxmlformats.org/officeDocument/2006/customXml" ds:itemID="{D2DE26D5-7409-4351-9EDB-0A3604CA5AA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STOL Technical Report Template - blank.dotx</Template>
  <TotalTime>5</TotalTime>
  <Pages>75</Pages>
  <Words>25001</Words>
  <Characters>142512</Characters>
  <Application>Microsoft Office Word</Application>
  <DocSecurity>0</DocSecurity>
  <Lines>1187</Lines>
  <Paragraphs>334</Paragraphs>
  <ScaleCrop>false</ScaleCrop>
  <Company/>
  <LinksUpToDate>false</LinksUpToDate>
  <CharactersWithSpaces>167179</CharactersWithSpaces>
  <SharedDoc>false</SharedDoc>
  <HLinks>
    <vt:vector size="756" baseType="variant">
      <vt:variant>
        <vt:i4>393309</vt:i4>
      </vt:variant>
      <vt:variant>
        <vt:i4>822</vt:i4>
      </vt:variant>
      <vt:variant>
        <vt:i4>0</vt:i4>
      </vt:variant>
      <vt:variant>
        <vt:i4>5</vt:i4>
      </vt:variant>
      <vt:variant>
        <vt:lpwstr>https://doi.org/10.1109/CVPR52688.2022.00097</vt:lpwstr>
      </vt:variant>
      <vt:variant>
        <vt:lpwstr/>
      </vt:variant>
      <vt:variant>
        <vt:i4>4522052</vt:i4>
      </vt:variant>
      <vt:variant>
        <vt:i4>816</vt:i4>
      </vt:variant>
      <vt:variant>
        <vt:i4>0</vt:i4>
      </vt:variant>
      <vt:variant>
        <vt:i4>5</vt:i4>
      </vt:variant>
      <vt:variant>
        <vt:lpwstr>https://doi.org/10.1016/j.patcog.2023.110152</vt:lpwstr>
      </vt:variant>
      <vt:variant>
        <vt:lpwstr/>
      </vt:variant>
      <vt:variant>
        <vt:i4>655380</vt:i4>
      </vt:variant>
      <vt:variant>
        <vt:i4>813</vt:i4>
      </vt:variant>
      <vt:variant>
        <vt:i4>0</vt:i4>
      </vt:variant>
      <vt:variant>
        <vt:i4>5</vt:i4>
      </vt:variant>
      <vt:variant>
        <vt:lpwstr>https://doi.org/10.1007/s11633-022-1339-y</vt:lpwstr>
      </vt:variant>
      <vt:variant>
        <vt:lpwstr/>
      </vt:variant>
      <vt:variant>
        <vt:i4>7143461</vt:i4>
      </vt:variant>
      <vt:variant>
        <vt:i4>810</vt:i4>
      </vt:variant>
      <vt:variant>
        <vt:i4>0</vt:i4>
      </vt:variant>
      <vt:variant>
        <vt:i4>5</vt:i4>
      </vt:variant>
      <vt:variant>
        <vt:lpwstr>https://waymo.com/open/</vt:lpwstr>
      </vt:variant>
      <vt:variant>
        <vt:lpwstr/>
      </vt:variant>
      <vt:variant>
        <vt:i4>7143437</vt:i4>
      </vt:variant>
      <vt:variant>
        <vt:i4>807</vt:i4>
      </vt:variant>
      <vt:variant>
        <vt:i4>0</vt:i4>
      </vt:variant>
      <vt:variant>
        <vt:i4>5</vt:i4>
      </vt:variant>
      <vt:variant>
        <vt:lpwstr>https://arxiv.org/abs/2203.09035?utm_source=chatgpt.com</vt:lpwstr>
      </vt:variant>
      <vt:variant>
        <vt:lpwstr/>
      </vt:variant>
      <vt:variant>
        <vt:i4>3276915</vt:i4>
      </vt:variant>
      <vt:variant>
        <vt:i4>804</vt:i4>
      </vt:variant>
      <vt:variant>
        <vt:i4>0</vt:i4>
      </vt:variant>
      <vt:variant>
        <vt:i4>5</vt:i4>
      </vt:variant>
      <vt:variant>
        <vt:lpwstr>https://github.com/TuSimple/tusimple-benchmark</vt:lpwstr>
      </vt:variant>
      <vt:variant>
        <vt:lpwstr/>
      </vt:variant>
      <vt:variant>
        <vt:i4>7405648</vt:i4>
      </vt:variant>
      <vt:variant>
        <vt:i4>798</vt:i4>
      </vt:variant>
      <vt:variant>
        <vt:i4>0</vt:i4>
      </vt:variant>
      <vt:variant>
        <vt:i4>5</vt:i4>
      </vt:variant>
      <vt:variant>
        <vt:lpwstr>https://doi.org/10.1007/978-3-319-24574-4_28</vt:lpwstr>
      </vt:variant>
      <vt:variant>
        <vt:lpwstr/>
      </vt:variant>
      <vt:variant>
        <vt:i4>65557</vt:i4>
      </vt:variant>
      <vt:variant>
        <vt:i4>795</vt:i4>
      </vt:variant>
      <vt:variant>
        <vt:i4>0</vt:i4>
      </vt:variant>
      <vt:variant>
        <vt:i4>5</vt:i4>
      </vt:variant>
      <vt:variant>
        <vt:lpwstr>https://arxiv.org/abs/1712.06080</vt:lpwstr>
      </vt:variant>
      <vt:variant>
        <vt:lpwstr/>
      </vt:variant>
      <vt:variant>
        <vt:i4>4784212</vt:i4>
      </vt:variant>
      <vt:variant>
        <vt:i4>792</vt:i4>
      </vt:variant>
      <vt:variant>
        <vt:i4>0</vt:i4>
      </vt:variant>
      <vt:variant>
        <vt:i4>5</vt:i4>
      </vt:variant>
      <vt:variant>
        <vt:lpwstr>https://doi.org/10.1109/IVS.2018.8500547</vt:lpwstr>
      </vt:variant>
      <vt:variant>
        <vt:lpwstr/>
      </vt:variant>
      <vt:variant>
        <vt:i4>7143545</vt:i4>
      </vt:variant>
      <vt:variant>
        <vt:i4>789</vt:i4>
      </vt:variant>
      <vt:variant>
        <vt:i4>0</vt:i4>
      </vt:variant>
      <vt:variant>
        <vt:i4>5</vt:i4>
      </vt:variant>
      <vt:variant>
        <vt:lpwstr>https://doi.org/10.3390/app12073477</vt:lpwstr>
      </vt:variant>
      <vt:variant>
        <vt:lpwstr/>
      </vt:variant>
      <vt:variant>
        <vt:i4>4849737</vt:i4>
      </vt:variant>
      <vt:variant>
        <vt:i4>783</vt:i4>
      </vt:variant>
      <vt:variant>
        <vt:i4>0</vt:i4>
      </vt:variant>
      <vt:variant>
        <vt:i4>5</vt:i4>
      </vt:variant>
      <vt:variant>
        <vt:lpwstr>https://doi.org/10.48550/arXiv.2105.05003</vt:lpwstr>
      </vt:variant>
      <vt:variant>
        <vt:lpwstr/>
      </vt:variant>
      <vt:variant>
        <vt:i4>1638489</vt:i4>
      </vt:variant>
      <vt:variant>
        <vt:i4>780</vt:i4>
      </vt:variant>
      <vt:variant>
        <vt:i4>0</vt:i4>
      </vt:variant>
      <vt:variant>
        <vt:i4>5</vt:i4>
      </vt:variant>
      <vt:variant>
        <vt:lpwstr>https://doi.org/10.1109/WACV57701.2024.00121</vt:lpwstr>
      </vt:variant>
      <vt:variant>
        <vt:lpwstr/>
      </vt:variant>
      <vt:variant>
        <vt:i4>2228284</vt:i4>
      </vt:variant>
      <vt:variant>
        <vt:i4>774</vt:i4>
      </vt:variant>
      <vt:variant>
        <vt:i4>0</vt:i4>
      </vt:variant>
      <vt:variant>
        <vt:i4>5</vt:i4>
      </vt:variant>
      <vt:variant>
        <vt:lpwstr>https://doi.org/10.1184/R1/26093197</vt:lpwstr>
      </vt:variant>
      <vt:variant>
        <vt:lpwstr/>
      </vt:variant>
      <vt:variant>
        <vt:i4>1179717</vt:i4>
      </vt:variant>
      <vt:variant>
        <vt:i4>771</vt:i4>
      </vt:variant>
      <vt:variant>
        <vt:i4>0</vt:i4>
      </vt:variant>
      <vt:variant>
        <vt:i4>5</vt:i4>
      </vt:variant>
      <vt:variant>
        <vt:lpwstr>https://doi.org/10.1145/361237.361242</vt:lpwstr>
      </vt:variant>
      <vt:variant>
        <vt:lpwstr/>
      </vt:variant>
      <vt:variant>
        <vt:i4>4653061</vt:i4>
      </vt:variant>
      <vt:variant>
        <vt:i4>768</vt:i4>
      </vt:variant>
      <vt:variant>
        <vt:i4>0</vt:i4>
      </vt:variant>
      <vt:variant>
        <vt:i4>5</vt:i4>
      </vt:variant>
      <vt:variant>
        <vt:lpwstr>https://github.com/commaai/comma2k19</vt:lpwstr>
      </vt:variant>
      <vt:variant>
        <vt:lpwstr/>
      </vt:variant>
      <vt:variant>
        <vt:i4>2687028</vt:i4>
      </vt:variant>
      <vt:variant>
        <vt:i4>762</vt:i4>
      </vt:variant>
      <vt:variant>
        <vt:i4>0</vt:i4>
      </vt:variant>
      <vt:variant>
        <vt:i4>5</vt:i4>
      </vt:variant>
      <vt:variant>
        <vt:lpwstr>https://doi.org/10.1109/TPAMI.2017.2699184</vt:lpwstr>
      </vt:variant>
      <vt:variant>
        <vt:lpwstr/>
      </vt:variant>
      <vt:variant>
        <vt:i4>2359356</vt:i4>
      </vt:variant>
      <vt:variant>
        <vt:i4>759</vt:i4>
      </vt:variant>
      <vt:variant>
        <vt:i4>0</vt:i4>
      </vt:variant>
      <vt:variant>
        <vt:i4>5</vt:i4>
      </vt:variant>
      <vt:variant>
        <vt:lpwstr>https://doi.org/10.1109/TPAMI.1986.4767851</vt:lpwstr>
      </vt:variant>
      <vt:variant>
        <vt:lpwstr/>
      </vt:variant>
      <vt:variant>
        <vt:i4>524378</vt:i4>
      </vt:variant>
      <vt:variant>
        <vt:i4>756</vt:i4>
      </vt:variant>
      <vt:variant>
        <vt:i4>0</vt:i4>
      </vt:variant>
      <vt:variant>
        <vt:i4>5</vt:i4>
      </vt:variant>
      <vt:variant>
        <vt:lpwstr>https://doi.org/10.1109/CVPR42600.2020.00271</vt:lpwstr>
      </vt:variant>
      <vt:variant>
        <vt:lpwstr/>
      </vt:variant>
      <vt:variant>
        <vt:i4>1507388</vt:i4>
      </vt:variant>
      <vt:variant>
        <vt:i4>497</vt:i4>
      </vt:variant>
      <vt:variant>
        <vt:i4>0</vt:i4>
      </vt:variant>
      <vt:variant>
        <vt:i4>5</vt:i4>
      </vt:variant>
      <vt:variant>
        <vt:lpwstr/>
      </vt:variant>
      <vt:variant>
        <vt:lpwstr>_Toc233357878</vt:lpwstr>
      </vt:variant>
      <vt:variant>
        <vt:i4>1507388</vt:i4>
      </vt:variant>
      <vt:variant>
        <vt:i4>491</vt:i4>
      </vt:variant>
      <vt:variant>
        <vt:i4>0</vt:i4>
      </vt:variant>
      <vt:variant>
        <vt:i4>5</vt:i4>
      </vt:variant>
      <vt:variant>
        <vt:lpwstr/>
      </vt:variant>
      <vt:variant>
        <vt:lpwstr>_Toc233357877</vt:lpwstr>
      </vt:variant>
      <vt:variant>
        <vt:i4>1507388</vt:i4>
      </vt:variant>
      <vt:variant>
        <vt:i4>485</vt:i4>
      </vt:variant>
      <vt:variant>
        <vt:i4>0</vt:i4>
      </vt:variant>
      <vt:variant>
        <vt:i4>5</vt:i4>
      </vt:variant>
      <vt:variant>
        <vt:lpwstr/>
      </vt:variant>
      <vt:variant>
        <vt:lpwstr>_Toc233357876</vt:lpwstr>
      </vt:variant>
      <vt:variant>
        <vt:i4>1507388</vt:i4>
      </vt:variant>
      <vt:variant>
        <vt:i4>479</vt:i4>
      </vt:variant>
      <vt:variant>
        <vt:i4>0</vt:i4>
      </vt:variant>
      <vt:variant>
        <vt:i4>5</vt:i4>
      </vt:variant>
      <vt:variant>
        <vt:lpwstr/>
      </vt:variant>
      <vt:variant>
        <vt:lpwstr>_Toc233357875</vt:lpwstr>
      </vt:variant>
      <vt:variant>
        <vt:i4>1507388</vt:i4>
      </vt:variant>
      <vt:variant>
        <vt:i4>473</vt:i4>
      </vt:variant>
      <vt:variant>
        <vt:i4>0</vt:i4>
      </vt:variant>
      <vt:variant>
        <vt:i4>5</vt:i4>
      </vt:variant>
      <vt:variant>
        <vt:lpwstr/>
      </vt:variant>
      <vt:variant>
        <vt:lpwstr>_Toc233357874</vt:lpwstr>
      </vt:variant>
      <vt:variant>
        <vt:i4>1507388</vt:i4>
      </vt:variant>
      <vt:variant>
        <vt:i4>467</vt:i4>
      </vt:variant>
      <vt:variant>
        <vt:i4>0</vt:i4>
      </vt:variant>
      <vt:variant>
        <vt:i4>5</vt:i4>
      </vt:variant>
      <vt:variant>
        <vt:lpwstr/>
      </vt:variant>
      <vt:variant>
        <vt:lpwstr>_Toc233357873</vt:lpwstr>
      </vt:variant>
      <vt:variant>
        <vt:i4>1507388</vt:i4>
      </vt:variant>
      <vt:variant>
        <vt:i4>461</vt:i4>
      </vt:variant>
      <vt:variant>
        <vt:i4>0</vt:i4>
      </vt:variant>
      <vt:variant>
        <vt:i4>5</vt:i4>
      </vt:variant>
      <vt:variant>
        <vt:lpwstr/>
      </vt:variant>
      <vt:variant>
        <vt:lpwstr>_Toc233357872</vt:lpwstr>
      </vt:variant>
      <vt:variant>
        <vt:i4>1507388</vt:i4>
      </vt:variant>
      <vt:variant>
        <vt:i4>455</vt:i4>
      </vt:variant>
      <vt:variant>
        <vt:i4>0</vt:i4>
      </vt:variant>
      <vt:variant>
        <vt:i4>5</vt:i4>
      </vt:variant>
      <vt:variant>
        <vt:lpwstr/>
      </vt:variant>
      <vt:variant>
        <vt:lpwstr>_Toc233357871</vt:lpwstr>
      </vt:variant>
      <vt:variant>
        <vt:i4>1507388</vt:i4>
      </vt:variant>
      <vt:variant>
        <vt:i4>449</vt:i4>
      </vt:variant>
      <vt:variant>
        <vt:i4>0</vt:i4>
      </vt:variant>
      <vt:variant>
        <vt:i4>5</vt:i4>
      </vt:variant>
      <vt:variant>
        <vt:lpwstr/>
      </vt:variant>
      <vt:variant>
        <vt:lpwstr>_Toc233357870</vt:lpwstr>
      </vt:variant>
      <vt:variant>
        <vt:i4>1441852</vt:i4>
      </vt:variant>
      <vt:variant>
        <vt:i4>443</vt:i4>
      </vt:variant>
      <vt:variant>
        <vt:i4>0</vt:i4>
      </vt:variant>
      <vt:variant>
        <vt:i4>5</vt:i4>
      </vt:variant>
      <vt:variant>
        <vt:lpwstr/>
      </vt:variant>
      <vt:variant>
        <vt:lpwstr>_Toc233357869</vt:lpwstr>
      </vt:variant>
      <vt:variant>
        <vt:i4>1441852</vt:i4>
      </vt:variant>
      <vt:variant>
        <vt:i4>437</vt:i4>
      </vt:variant>
      <vt:variant>
        <vt:i4>0</vt:i4>
      </vt:variant>
      <vt:variant>
        <vt:i4>5</vt:i4>
      </vt:variant>
      <vt:variant>
        <vt:lpwstr/>
      </vt:variant>
      <vt:variant>
        <vt:lpwstr>_Toc233357868</vt:lpwstr>
      </vt:variant>
      <vt:variant>
        <vt:i4>1441852</vt:i4>
      </vt:variant>
      <vt:variant>
        <vt:i4>431</vt:i4>
      </vt:variant>
      <vt:variant>
        <vt:i4>0</vt:i4>
      </vt:variant>
      <vt:variant>
        <vt:i4>5</vt:i4>
      </vt:variant>
      <vt:variant>
        <vt:lpwstr/>
      </vt:variant>
      <vt:variant>
        <vt:lpwstr>_Toc233357867</vt:lpwstr>
      </vt:variant>
      <vt:variant>
        <vt:i4>1441852</vt:i4>
      </vt:variant>
      <vt:variant>
        <vt:i4>425</vt:i4>
      </vt:variant>
      <vt:variant>
        <vt:i4>0</vt:i4>
      </vt:variant>
      <vt:variant>
        <vt:i4>5</vt:i4>
      </vt:variant>
      <vt:variant>
        <vt:lpwstr/>
      </vt:variant>
      <vt:variant>
        <vt:lpwstr>_Toc233357866</vt:lpwstr>
      </vt:variant>
      <vt:variant>
        <vt:i4>1441852</vt:i4>
      </vt:variant>
      <vt:variant>
        <vt:i4>419</vt:i4>
      </vt:variant>
      <vt:variant>
        <vt:i4>0</vt:i4>
      </vt:variant>
      <vt:variant>
        <vt:i4>5</vt:i4>
      </vt:variant>
      <vt:variant>
        <vt:lpwstr/>
      </vt:variant>
      <vt:variant>
        <vt:lpwstr>_Toc233357865</vt:lpwstr>
      </vt:variant>
      <vt:variant>
        <vt:i4>1441852</vt:i4>
      </vt:variant>
      <vt:variant>
        <vt:i4>413</vt:i4>
      </vt:variant>
      <vt:variant>
        <vt:i4>0</vt:i4>
      </vt:variant>
      <vt:variant>
        <vt:i4>5</vt:i4>
      </vt:variant>
      <vt:variant>
        <vt:lpwstr/>
      </vt:variant>
      <vt:variant>
        <vt:lpwstr>_Toc233357864</vt:lpwstr>
      </vt:variant>
      <vt:variant>
        <vt:i4>1441852</vt:i4>
      </vt:variant>
      <vt:variant>
        <vt:i4>407</vt:i4>
      </vt:variant>
      <vt:variant>
        <vt:i4>0</vt:i4>
      </vt:variant>
      <vt:variant>
        <vt:i4>5</vt:i4>
      </vt:variant>
      <vt:variant>
        <vt:lpwstr/>
      </vt:variant>
      <vt:variant>
        <vt:lpwstr>_Toc233357863</vt:lpwstr>
      </vt:variant>
      <vt:variant>
        <vt:i4>1441852</vt:i4>
      </vt:variant>
      <vt:variant>
        <vt:i4>401</vt:i4>
      </vt:variant>
      <vt:variant>
        <vt:i4>0</vt:i4>
      </vt:variant>
      <vt:variant>
        <vt:i4>5</vt:i4>
      </vt:variant>
      <vt:variant>
        <vt:lpwstr/>
      </vt:variant>
      <vt:variant>
        <vt:lpwstr>_Toc233357862</vt:lpwstr>
      </vt:variant>
      <vt:variant>
        <vt:i4>1441852</vt:i4>
      </vt:variant>
      <vt:variant>
        <vt:i4>395</vt:i4>
      </vt:variant>
      <vt:variant>
        <vt:i4>0</vt:i4>
      </vt:variant>
      <vt:variant>
        <vt:i4>5</vt:i4>
      </vt:variant>
      <vt:variant>
        <vt:lpwstr/>
      </vt:variant>
      <vt:variant>
        <vt:lpwstr>_Toc233357861</vt:lpwstr>
      </vt:variant>
      <vt:variant>
        <vt:i4>1441852</vt:i4>
      </vt:variant>
      <vt:variant>
        <vt:i4>386</vt:i4>
      </vt:variant>
      <vt:variant>
        <vt:i4>0</vt:i4>
      </vt:variant>
      <vt:variant>
        <vt:i4>5</vt:i4>
      </vt:variant>
      <vt:variant>
        <vt:lpwstr/>
      </vt:variant>
      <vt:variant>
        <vt:lpwstr>_Toc233357860</vt:lpwstr>
      </vt:variant>
      <vt:variant>
        <vt:i4>1376316</vt:i4>
      </vt:variant>
      <vt:variant>
        <vt:i4>380</vt:i4>
      </vt:variant>
      <vt:variant>
        <vt:i4>0</vt:i4>
      </vt:variant>
      <vt:variant>
        <vt:i4>5</vt:i4>
      </vt:variant>
      <vt:variant>
        <vt:lpwstr/>
      </vt:variant>
      <vt:variant>
        <vt:lpwstr>_Toc233357859</vt:lpwstr>
      </vt:variant>
      <vt:variant>
        <vt:i4>1376316</vt:i4>
      </vt:variant>
      <vt:variant>
        <vt:i4>374</vt:i4>
      </vt:variant>
      <vt:variant>
        <vt:i4>0</vt:i4>
      </vt:variant>
      <vt:variant>
        <vt:i4>5</vt:i4>
      </vt:variant>
      <vt:variant>
        <vt:lpwstr/>
      </vt:variant>
      <vt:variant>
        <vt:lpwstr>_Toc233357858</vt:lpwstr>
      </vt:variant>
      <vt:variant>
        <vt:i4>1376316</vt:i4>
      </vt:variant>
      <vt:variant>
        <vt:i4>368</vt:i4>
      </vt:variant>
      <vt:variant>
        <vt:i4>0</vt:i4>
      </vt:variant>
      <vt:variant>
        <vt:i4>5</vt:i4>
      </vt:variant>
      <vt:variant>
        <vt:lpwstr/>
      </vt:variant>
      <vt:variant>
        <vt:lpwstr>_Toc233357857</vt:lpwstr>
      </vt:variant>
      <vt:variant>
        <vt:i4>1376316</vt:i4>
      </vt:variant>
      <vt:variant>
        <vt:i4>362</vt:i4>
      </vt:variant>
      <vt:variant>
        <vt:i4>0</vt:i4>
      </vt:variant>
      <vt:variant>
        <vt:i4>5</vt:i4>
      </vt:variant>
      <vt:variant>
        <vt:lpwstr/>
      </vt:variant>
      <vt:variant>
        <vt:lpwstr>_Toc233357856</vt:lpwstr>
      </vt:variant>
      <vt:variant>
        <vt:i4>1376316</vt:i4>
      </vt:variant>
      <vt:variant>
        <vt:i4>356</vt:i4>
      </vt:variant>
      <vt:variant>
        <vt:i4>0</vt:i4>
      </vt:variant>
      <vt:variant>
        <vt:i4>5</vt:i4>
      </vt:variant>
      <vt:variant>
        <vt:lpwstr/>
      </vt:variant>
      <vt:variant>
        <vt:lpwstr>_Toc233357855</vt:lpwstr>
      </vt:variant>
      <vt:variant>
        <vt:i4>1376316</vt:i4>
      </vt:variant>
      <vt:variant>
        <vt:i4>350</vt:i4>
      </vt:variant>
      <vt:variant>
        <vt:i4>0</vt:i4>
      </vt:variant>
      <vt:variant>
        <vt:i4>5</vt:i4>
      </vt:variant>
      <vt:variant>
        <vt:lpwstr/>
      </vt:variant>
      <vt:variant>
        <vt:lpwstr>_Toc233357854</vt:lpwstr>
      </vt:variant>
      <vt:variant>
        <vt:i4>1376316</vt:i4>
      </vt:variant>
      <vt:variant>
        <vt:i4>344</vt:i4>
      </vt:variant>
      <vt:variant>
        <vt:i4>0</vt:i4>
      </vt:variant>
      <vt:variant>
        <vt:i4>5</vt:i4>
      </vt:variant>
      <vt:variant>
        <vt:lpwstr/>
      </vt:variant>
      <vt:variant>
        <vt:lpwstr>_Toc233357853</vt:lpwstr>
      </vt:variant>
      <vt:variant>
        <vt:i4>1376316</vt:i4>
      </vt:variant>
      <vt:variant>
        <vt:i4>338</vt:i4>
      </vt:variant>
      <vt:variant>
        <vt:i4>0</vt:i4>
      </vt:variant>
      <vt:variant>
        <vt:i4>5</vt:i4>
      </vt:variant>
      <vt:variant>
        <vt:lpwstr/>
      </vt:variant>
      <vt:variant>
        <vt:lpwstr>_Toc233357852</vt:lpwstr>
      </vt:variant>
      <vt:variant>
        <vt:i4>1376316</vt:i4>
      </vt:variant>
      <vt:variant>
        <vt:i4>332</vt:i4>
      </vt:variant>
      <vt:variant>
        <vt:i4>0</vt:i4>
      </vt:variant>
      <vt:variant>
        <vt:i4>5</vt:i4>
      </vt:variant>
      <vt:variant>
        <vt:lpwstr/>
      </vt:variant>
      <vt:variant>
        <vt:lpwstr>_Toc233357851</vt:lpwstr>
      </vt:variant>
      <vt:variant>
        <vt:i4>1376316</vt:i4>
      </vt:variant>
      <vt:variant>
        <vt:i4>326</vt:i4>
      </vt:variant>
      <vt:variant>
        <vt:i4>0</vt:i4>
      </vt:variant>
      <vt:variant>
        <vt:i4>5</vt:i4>
      </vt:variant>
      <vt:variant>
        <vt:lpwstr/>
      </vt:variant>
      <vt:variant>
        <vt:lpwstr>_Toc233357850</vt:lpwstr>
      </vt:variant>
      <vt:variant>
        <vt:i4>1310780</vt:i4>
      </vt:variant>
      <vt:variant>
        <vt:i4>320</vt:i4>
      </vt:variant>
      <vt:variant>
        <vt:i4>0</vt:i4>
      </vt:variant>
      <vt:variant>
        <vt:i4>5</vt:i4>
      </vt:variant>
      <vt:variant>
        <vt:lpwstr/>
      </vt:variant>
      <vt:variant>
        <vt:lpwstr>_Toc233357849</vt:lpwstr>
      </vt:variant>
      <vt:variant>
        <vt:i4>1245245</vt:i4>
      </vt:variant>
      <vt:variant>
        <vt:i4>308</vt:i4>
      </vt:variant>
      <vt:variant>
        <vt:i4>0</vt:i4>
      </vt:variant>
      <vt:variant>
        <vt:i4>5</vt:i4>
      </vt:variant>
      <vt:variant>
        <vt:lpwstr/>
      </vt:variant>
      <vt:variant>
        <vt:lpwstr>_Toc233357930</vt:lpwstr>
      </vt:variant>
      <vt:variant>
        <vt:i4>1179709</vt:i4>
      </vt:variant>
      <vt:variant>
        <vt:i4>302</vt:i4>
      </vt:variant>
      <vt:variant>
        <vt:i4>0</vt:i4>
      </vt:variant>
      <vt:variant>
        <vt:i4>5</vt:i4>
      </vt:variant>
      <vt:variant>
        <vt:lpwstr/>
      </vt:variant>
      <vt:variant>
        <vt:lpwstr>_Toc233357929</vt:lpwstr>
      </vt:variant>
      <vt:variant>
        <vt:i4>1179709</vt:i4>
      </vt:variant>
      <vt:variant>
        <vt:i4>296</vt:i4>
      </vt:variant>
      <vt:variant>
        <vt:i4>0</vt:i4>
      </vt:variant>
      <vt:variant>
        <vt:i4>5</vt:i4>
      </vt:variant>
      <vt:variant>
        <vt:lpwstr/>
      </vt:variant>
      <vt:variant>
        <vt:lpwstr>_Toc233357928</vt:lpwstr>
      </vt:variant>
      <vt:variant>
        <vt:i4>1179709</vt:i4>
      </vt:variant>
      <vt:variant>
        <vt:i4>290</vt:i4>
      </vt:variant>
      <vt:variant>
        <vt:i4>0</vt:i4>
      </vt:variant>
      <vt:variant>
        <vt:i4>5</vt:i4>
      </vt:variant>
      <vt:variant>
        <vt:lpwstr/>
      </vt:variant>
      <vt:variant>
        <vt:lpwstr>_Toc233357927</vt:lpwstr>
      </vt:variant>
      <vt:variant>
        <vt:i4>1179709</vt:i4>
      </vt:variant>
      <vt:variant>
        <vt:i4>284</vt:i4>
      </vt:variant>
      <vt:variant>
        <vt:i4>0</vt:i4>
      </vt:variant>
      <vt:variant>
        <vt:i4>5</vt:i4>
      </vt:variant>
      <vt:variant>
        <vt:lpwstr/>
      </vt:variant>
      <vt:variant>
        <vt:lpwstr>_Toc233357926</vt:lpwstr>
      </vt:variant>
      <vt:variant>
        <vt:i4>1179709</vt:i4>
      </vt:variant>
      <vt:variant>
        <vt:i4>278</vt:i4>
      </vt:variant>
      <vt:variant>
        <vt:i4>0</vt:i4>
      </vt:variant>
      <vt:variant>
        <vt:i4>5</vt:i4>
      </vt:variant>
      <vt:variant>
        <vt:lpwstr/>
      </vt:variant>
      <vt:variant>
        <vt:lpwstr>_Toc233357925</vt:lpwstr>
      </vt:variant>
      <vt:variant>
        <vt:i4>1179709</vt:i4>
      </vt:variant>
      <vt:variant>
        <vt:i4>272</vt:i4>
      </vt:variant>
      <vt:variant>
        <vt:i4>0</vt:i4>
      </vt:variant>
      <vt:variant>
        <vt:i4>5</vt:i4>
      </vt:variant>
      <vt:variant>
        <vt:lpwstr/>
      </vt:variant>
      <vt:variant>
        <vt:lpwstr>_Toc233357924</vt:lpwstr>
      </vt:variant>
      <vt:variant>
        <vt:i4>1179709</vt:i4>
      </vt:variant>
      <vt:variant>
        <vt:i4>266</vt:i4>
      </vt:variant>
      <vt:variant>
        <vt:i4>0</vt:i4>
      </vt:variant>
      <vt:variant>
        <vt:i4>5</vt:i4>
      </vt:variant>
      <vt:variant>
        <vt:lpwstr/>
      </vt:variant>
      <vt:variant>
        <vt:lpwstr>_Toc233357923</vt:lpwstr>
      </vt:variant>
      <vt:variant>
        <vt:i4>1179709</vt:i4>
      </vt:variant>
      <vt:variant>
        <vt:i4>260</vt:i4>
      </vt:variant>
      <vt:variant>
        <vt:i4>0</vt:i4>
      </vt:variant>
      <vt:variant>
        <vt:i4>5</vt:i4>
      </vt:variant>
      <vt:variant>
        <vt:lpwstr/>
      </vt:variant>
      <vt:variant>
        <vt:lpwstr>_Toc233357922</vt:lpwstr>
      </vt:variant>
      <vt:variant>
        <vt:i4>1179709</vt:i4>
      </vt:variant>
      <vt:variant>
        <vt:i4>254</vt:i4>
      </vt:variant>
      <vt:variant>
        <vt:i4>0</vt:i4>
      </vt:variant>
      <vt:variant>
        <vt:i4>5</vt:i4>
      </vt:variant>
      <vt:variant>
        <vt:lpwstr/>
      </vt:variant>
      <vt:variant>
        <vt:lpwstr>_Toc233357921</vt:lpwstr>
      </vt:variant>
      <vt:variant>
        <vt:i4>1179709</vt:i4>
      </vt:variant>
      <vt:variant>
        <vt:i4>248</vt:i4>
      </vt:variant>
      <vt:variant>
        <vt:i4>0</vt:i4>
      </vt:variant>
      <vt:variant>
        <vt:i4>5</vt:i4>
      </vt:variant>
      <vt:variant>
        <vt:lpwstr/>
      </vt:variant>
      <vt:variant>
        <vt:lpwstr>_Toc233357920</vt:lpwstr>
      </vt:variant>
      <vt:variant>
        <vt:i4>1114173</vt:i4>
      </vt:variant>
      <vt:variant>
        <vt:i4>242</vt:i4>
      </vt:variant>
      <vt:variant>
        <vt:i4>0</vt:i4>
      </vt:variant>
      <vt:variant>
        <vt:i4>5</vt:i4>
      </vt:variant>
      <vt:variant>
        <vt:lpwstr/>
      </vt:variant>
      <vt:variant>
        <vt:lpwstr>_Toc233357919</vt:lpwstr>
      </vt:variant>
      <vt:variant>
        <vt:i4>1114173</vt:i4>
      </vt:variant>
      <vt:variant>
        <vt:i4>236</vt:i4>
      </vt:variant>
      <vt:variant>
        <vt:i4>0</vt:i4>
      </vt:variant>
      <vt:variant>
        <vt:i4>5</vt:i4>
      </vt:variant>
      <vt:variant>
        <vt:lpwstr/>
      </vt:variant>
      <vt:variant>
        <vt:lpwstr>_Toc233357918</vt:lpwstr>
      </vt:variant>
      <vt:variant>
        <vt:i4>1114173</vt:i4>
      </vt:variant>
      <vt:variant>
        <vt:i4>230</vt:i4>
      </vt:variant>
      <vt:variant>
        <vt:i4>0</vt:i4>
      </vt:variant>
      <vt:variant>
        <vt:i4>5</vt:i4>
      </vt:variant>
      <vt:variant>
        <vt:lpwstr/>
      </vt:variant>
      <vt:variant>
        <vt:lpwstr>_Toc233357917</vt:lpwstr>
      </vt:variant>
      <vt:variant>
        <vt:i4>1114173</vt:i4>
      </vt:variant>
      <vt:variant>
        <vt:i4>224</vt:i4>
      </vt:variant>
      <vt:variant>
        <vt:i4>0</vt:i4>
      </vt:variant>
      <vt:variant>
        <vt:i4>5</vt:i4>
      </vt:variant>
      <vt:variant>
        <vt:lpwstr/>
      </vt:variant>
      <vt:variant>
        <vt:lpwstr>_Toc233357916</vt:lpwstr>
      </vt:variant>
      <vt:variant>
        <vt:i4>1114173</vt:i4>
      </vt:variant>
      <vt:variant>
        <vt:i4>218</vt:i4>
      </vt:variant>
      <vt:variant>
        <vt:i4>0</vt:i4>
      </vt:variant>
      <vt:variant>
        <vt:i4>5</vt:i4>
      </vt:variant>
      <vt:variant>
        <vt:lpwstr/>
      </vt:variant>
      <vt:variant>
        <vt:lpwstr>_Toc233357915</vt:lpwstr>
      </vt:variant>
      <vt:variant>
        <vt:i4>1114173</vt:i4>
      </vt:variant>
      <vt:variant>
        <vt:i4>212</vt:i4>
      </vt:variant>
      <vt:variant>
        <vt:i4>0</vt:i4>
      </vt:variant>
      <vt:variant>
        <vt:i4>5</vt:i4>
      </vt:variant>
      <vt:variant>
        <vt:lpwstr/>
      </vt:variant>
      <vt:variant>
        <vt:lpwstr>_Toc233357914</vt:lpwstr>
      </vt:variant>
      <vt:variant>
        <vt:i4>1114173</vt:i4>
      </vt:variant>
      <vt:variant>
        <vt:i4>206</vt:i4>
      </vt:variant>
      <vt:variant>
        <vt:i4>0</vt:i4>
      </vt:variant>
      <vt:variant>
        <vt:i4>5</vt:i4>
      </vt:variant>
      <vt:variant>
        <vt:lpwstr/>
      </vt:variant>
      <vt:variant>
        <vt:lpwstr>_Toc233357913</vt:lpwstr>
      </vt:variant>
      <vt:variant>
        <vt:i4>1114173</vt:i4>
      </vt:variant>
      <vt:variant>
        <vt:i4>200</vt:i4>
      </vt:variant>
      <vt:variant>
        <vt:i4>0</vt:i4>
      </vt:variant>
      <vt:variant>
        <vt:i4>5</vt:i4>
      </vt:variant>
      <vt:variant>
        <vt:lpwstr/>
      </vt:variant>
      <vt:variant>
        <vt:lpwstr>_Toc233357912</vt:lpwstr>
      </vt:variant>
      <vt:variant>
        <vt:i4>1114173</vt:i4>
      </vt:variant>
      <vt:variant>
        <vt:i4>194</vt:i4>
      </vt:variant>
      <vt:variant>
        <vt:i4>0</vt:i4>
      </vt:variant>
      <vt:variant>
        <vt:i4>5</vt:i4>
      </vt:variant>
      <vt:variant>
        <vt:lpwstr/>
      </vt:variant>
      <vt:variant>
        <vt:lpwstr>_Toc233357911</vt:lpwstr>
      </vt:variant>
      <vt:variant>
        <vt:i4>1114173</vt:i4>
      </vt:variant>
      <vt:variant>
        <vt:i4>188</vt:i4>
      </vt:variant>
      <vt:variant>
        <vt:i4>0</vt:i4>
      </vt:variant>
      <vt:variant>
        <vt:i4>5</vt:i4>
      </vt:variant>
      <vt:variant>
        <vt:lpwstr/>
      </vt:variant>
      <vt:variant>
        <vt:lpwstr>_Toc233357910</vt:lpwstr>
      </vt:variant>
      <vt:variant>
        <vt:i4>1048637</vt:i4>
      </vt:variant>
      <vt:variant>
        <vt:i4>182</vt:i4>
      </vt:variant>
      <vt:variant>
        <vt:i4>0</vt:i4>
      </vt:variant>
      <vt:variant>
        <vt:i4>5</vt:i4>
      </vt:variant>
      <vt:variant>
        <vt:lpwstr/>
      </vt:variant>
      <vt:variant>
        <vt:lpwstr>_Toc233357909</vt:lpwstr>
      </vt:variant>
      <vt:variant>
        <vt:i4>1048637</vt:i4>
      </vt:variant>
      <vt:variant>
        <vt:i4>176</vt:i4>
      </vt:variant>
      <vt:variant>
        <vt:i4>0</vt:i4>
      </vt:variant>
      <vt:variant>
        <vt:i4>5</vt:i4>
      </vt:variant>
      <vt:variant>
        <vt:lpwstr/>
      </vt:variant>
      <vt:variant>
        <vt:lpwstr>_Toc233357908</vt:lpwstr>
      </vt:variant>
      <vt:variant>
        <vt:i4>1048637</vt:i4>
      </vt:variant>
      <vt:variant>
        <vt:i4>170</vt:i4>
      </vt:variant>
      <vt:variant>
        <vt:i4>0</vt:i4>
      </vt:variant>
      <vt:variant>
        <vt:i4>5</vt:i4>
      </vt:variant>
      <vt:variant>
        <vt:lpwstr/>
      </vt:variant>
      <vt:variant>
        <vt:lpwstr>_Toc233357907</vt:lpwstr>
      </vt:variant>
      <vt:variant>
        <vt:i4>1048637</vt:i4>
      </vt:variant>
      <vt:variant>
        <vt:i4>164</vt:i4>
      </vt:variant>
      <vt:variant>
        <vt:i4>0</vt:i4>
      </vt:variant>
      <vt:variant>
        <vt:i4>5</vt:i4>
      </vt:variant>
      <vt:variant>
        <vt:lpwstr/>
      </vt:variant>
      <vt:variant>
        <vt:lpwstr>_Toc233357906</vt:lpwstr>
      </vt:variant>
      <vt:variant>
        <vt:i4>1048637</vt:i4>
      </vt:variant>
      <vt:variant>
        <vt:i4>158</vt:i4>
      </vt:variant>
      <vt:variant>
        <vt:i4>0</vt:i4>
      </vt:variant>
      <vt:variant>
        <vt:i4>5</vt:i4>
      </vt:variant>
      <vt:variant>
        <vt:lpwstr/>
      </vt:variant>
      <vt:variant>
        <vt:lpwstr>_Toc233357905</vt:lpwstr>
      </vt:variant>
      <vt:variant>
        <vt:i4>1048637</vt:i4>
      </vt:variant>
      <vt:variant>
        <vt:i4>152</vt:i4>
      </vt:variant>
      <vt:variant>
        <vt:i4>0</vt:i4>
      </vt:variant>
      <vt:variant>
        <vt:i4>5</vt:i4>
      </vt:variant>
      <vt:variant>
        <vt:lpwstr/>
      </vt:variant>
      <vt:variant>
        <vt:lpwstr>_Toc233357904</vt:lpwstr>
      </vt:variant>
      <vt:variant>
        <vt:i4>1048637</vt:i4>
      </vt:variant>
      <vt:variant>
        <vt:i4>146</vt:i4>
      </vt:variant>
      <vt:variant>
        <vt:i4>0</vt:i4>
      </vt:variant>
      <vt:variant>
        <vt:i4>5</vt:i4>
      </vt:variant>
      <vt:variant>
        <vt:lpwstr/>
      </vt:variant>
      <vt:variant>
        <vt:lpwstr>_Toc233357903</vt:lpwstr>
      </vt:variant>
      <vt:variant>
        <vt:i4>1048637</vt:i4>
      </vt:variant>
      <vt:variant>
        <vt:i4>140</vt:i4>
      </vt:variant>
      <vt:variant>
        <vt:i4>0</vt:i4>
      </vt:variant>
      <vt:variant>
        <vt:i4>5</vt:i4>
      </vt:variant>
      <vt:variant>
        <vt:lpwstr/>
      </vt:variant>
      <vt:variant>
        <vt:lpwstr>_Toc233357902</vt:lpwstr>
      </vt:variant>
      <vt:variant>
        <vt:i4>1048637</vt:i4>
      </vt:variant>
      <vt:variant>
        <vt:i4>134</vt:i4>
      </vt:variant>
      <vt:variant>
        <vt:i4>0</vt:i4>
      </vt:variant>
      <vt:variant>
        <vt:i4>5</vt:i4>
      </vt:variant>
      <vt:variant>
        <vt:lpwstr/>
      </vt:variant>
      <vt:variant>
        <vt:lpwstr>_Toc233357901</vt:lpwstr>
      </vt:variant>
      <vt:variant>
        <vt:i4>1048637</vt:i4>
      </vt:variant>
      <vt:variant>
        <vt:i4>128</vt:i4>
      </vt:variant>
      <vt:variant>
        <vt:i4>0</vt:i4>
      </vt:variant>
      <vt:variant>
        <vt:i4>5</vt:i4>
      </vt:variant>
      <vt:variant>
        <vt:lpwstr/>
      </vt:variant>
      <vt:variant>
        <vt:lpwstr>_Toc233357900</vt:lpwstr>
      </vt:variant>
      <vt:variant>
        <vt:i4>1638460</vt:i4>
      </vt:variant>
      <vt:variant>
        <vt:i4>122</vt:i4>
      </vt:variant>
      <vt:variant>
        <vt:i4>0</vt:i4>
      </vt:variant>
      <vt:variant>
        <vt:i4>5</vt:i4>
      </vt:variant>
      <vt:variant>
        <vt:lpwstr/>
      </vt:variant>
      <vt:variant>
        <vt:lpwstr>_Toc233357899</vt:lpwstr>
      </vt:variant>
      <vt:variant>
        <vt:i4>1638460</vt:i4>
      </vt:variant>
      <vt:variant>
        <vt:i4>116</vt:i4>
      </vt:variant>
      <vt:variant>
        <vt:i4>0</vt:i4>
      </vt:variant>
      <vt:variant>
        <vt:i4>5</vt:i4>
      </vt:variant>
      <vt:variant>
        <vt:lpwstr/>
      </vt:variant>
      <vt:variant>
        <vt:lpwstr>_Toc233357898</vt:lpwstr>
      </vt:variant>
      <vt:variant>
        <vt:i4>1638460</vt:i4>
      </vt:variant>
      <vt:variant>
        <vt:i4>110</vt:i4>
      </vt:variant>
      <vt:variant>
        <vt:i4>0</vt:i4>
      </vt:variant>
      <vt:variant>
        <vt:i4>5</vt:i4>
      </vt:variant>
      <vt:variant>
        <vt:lpwstr/>
      </vt:variant>
      <vt:variant>
        <vt:lpwstr>_Toc233357897</vt:lpwstr>
      </vt:variant>
      <vt:variant>
        <vt:i4>1638460</vt:i4>
      </vt:variant>
      <vt:variant>
        <vt:i4>104</vt:i4>
      </vt:variant>
      <vt:variant>
        <vt:i4>0</vt:i4>
      </vt:variant>
      <vt:variant>
        <vt:i4>5</vt:i4>
      </vt:variant>
      <vt:variant>
        <vt:lpwstr/>
      </vt:variant>
      <vt:variant>
        <vt:lpwstr>_Toc233357896</vt:lpwstr>
      </vt:variant>
      <vt:variant>
        <vt:i4>1638460</vt:i4>
      </vt:variant>
      <vt:variant>
        <vt:i4>98</vt:i4>
      </vt:variant>
      <vt:variant>
        <vt:i4>0</vt:i4>
      </vt:variant>
      <vt:variant>
        <vt:i4>5</vt:i4>
      </vt:variant>
      <vt:variant>
        <vt:lpwstr/>
      </vt:variant>
      <vt:variant>
        <vt:lpwstr>_Toc233357895</vt:lpwstr>
      </vt:variant>
      <vt:variant>
        <vt:i4>1638460</vt:i4>
      </vt:variant>
      <vt:variant>
        <vt:i4>92</vt:i4>
      </vt:variant>
      <vt:variant>
        <vt:i4>0</vt:i4>
      </vt:variant>
      <vt:variant>
        <vt:i4>5</vt:i4>
      </vt:variant>
      <vt:variant>
        <vt:lpwstr/>
      </vt:variant>
      <vt:variant>
        <vt:lpwstr>_Toc233357894</vt:lpwstr>
      </vt:variant>
      <vt:variant>
        <vt:i4>1638460</vt:i4>
      </vt:variant>
      <vt:variant>
        <vt:i4>86</vt:i4>
      </vt:variant>
      <vt:variant>
        <vt:i4>0</vt:i4>
      </vt:variant>
      <vt:variant>
        <vt:i4>5</vt:i4>
      </vt:variant>
      <vt:variant>
        <vt:lpwstr/>
      </vt:variant>
      <vt:variant>
        <vt:lpwstr>_Toc233357893</vt:lpwstr>
      </vt:variant>
      <vt:variant>
        <vt:i4>1638460</vt:i4>
      </vt:variant>
      <vt:variant>
        <vt:i4>80</vt:i4>
      </vt:variant>
      <vt:variant>
        <vt:i4>0</vt:i4>
      </vt:variant>
      <vt:variant>
        <vt:i4>5</vt:i4>
      </vt:variant>
      <vt:variant>
        <vt:lpwstr/>
      </vt:variant>
      <vt:variant>
        <vt:lpwstr>_Toc233357892</vt:lpwstr>
      </vt:variant>
      <vt:variant>
        <vt:i4>1638460</vt:i4>
      </vt:variant>
      <vt:variant>
        <vt:i4>74</vt:i4>
      </vt:variant>
      <vt:variant>
        <vt:i4>0</vt:i4>
      </vt:variant>
      <vt:variant>
        <vt:i4>5</vt:i4>
      </vt:variant>
      <vt:variant>
        <vt:lpwstr/>
      </vt:variant>
      <vt:variant>
        <vt:lpwstr>_Toc233357891</vt:lpwstr>
      </vt:variant>
      <vt:variant>
        <vt:i4>1638460</vt:i4>
      </vt:variant>
      <vt:variant>
        <vt:i4>68</vt:i4>
      </vt:variant>
      <vt:variant>
        <vt:i4>0</vt:i4>
      </vt:variant>
      <vt:variant>
        <vt:i4>5</vt:i4>
      </vt:variant>
      <vt:variant>
        <vt:lpwstr/>
      </vt:variant>
      <vt:variant>
        <vt:lpwstr>_Toc233357890</vt:lpwstr>
      </vt:variant>
      <vt:variant>
        <vt:i4>1572924</vt:i4>
      </vt:variant>
      <vt:variant>
        <vt:i4>62</vt:i4>
      </vt:variant>
      <vt:variant>
        <vt:i4>0</vt:i4>
      </vt:variant>
      <vt:variant>
        <vt:i4>5</vt:i4>
      </vt:variant>
      <vt:variant>
        <vt:lpwstr/>
      </vt:variant>
      <vt:variant>
        <vt:lpwstr>_Toc233357889</vt:lpwstr>
      </vt:variant>
      <vt:variant>
        <vt:i4>1572924</vt:i4>
      </vt:variant>
      <vt:variant>
        <vt:i4>56</vt:i4>
      </vt:variant>
      <vt:variant>
        <vt:i4>0</vt:i4>
      </vt:variant>
      <vt:variant>
        <vt:i4>5</vt:i4>
      </vt:variant>
      <vt:variant>
        <vt:lpwstr/>
      </vt:variant>
      <vt:variant>
        <vt:lpwstr>_Toc233357888</vt:lpwstr>
      </vt:variant>
      <vt:variant>
        <vt:i4>1572924</vt:i4>
      </vt:variant>
      <vt:variant>
        <vt:i4>50</vt:i4>
      </vt:variant>
      <vt:variant>
        <vt:i4>0</vt:i4>
      </vt:variant>
      <vt:variant>
        <vt:i4>5</vt:i4>
      </vt:variant>
      <vt:variant>
        <vt:lpwstr/>
      </vt:variant>
      <vt:variant>
        <vt:lpwstr>_Toc233357887</vt:lpwstr>
      </vt:variant>
      <vt:variant>
        <vt:i4>1572924</vt:i4>
      </vt:variant>
      <vt:variant>
        <vt:i4>44</vt:i4>
      </vt:variant>
      <vt:variant>
        <vt:i4>0</vt:i4>
      </vt:variant>
      <vt:variant>
        <vt:i4>5</vt:i4>
      </vt:variant>
      <vt:variant>
        <vt:lpwstr/>
      </vt:variant>
      <vt:variant>
        <vt:lpwstr>_Toc233357886</vt:lpwstr>
      </vt:variant>
      <vt:variant>
        <vt:i4>1572924</vt:i4>
      </vt:variant>
      <vt:variant>
        <vt:i4>38</vt:i4>
      </vt:variant>
      <vt:variant>
        <vt:i4>0</vt:i4>
      </vt:variant>
      <vt:variant>
        <vt:i4>5</vt:i4>
      </vt:variant>
      <vt:variant>
        <vt:lpwstr/>
      </vt:variant>
      <vt:variant>
        <vt:lpwstr>_Toc233357885</vt:lpwstr>
      </vt:variant>
      <vt:variant>
        <vt:i4>1572924</vt:i4>
      </vt:variant>
      <vt:variant>
        <vt:i4>32</vt:i4>
      </vt:variant>
      <vt:variant>
        <vt:i4>0</vt:i4>
      </vt:variant>
      <vt:variant>
        <vt:i4>5</vt:i4>
      </vt:variant>
      <vt:variant>
        <vt:lpwstr/>
      </vt:variant>
      <vt:variant>
        <vt:lpwstr>_Toc233357884</vt:lpwstr>
      </vt:variant>
      <vt:variant>
        <vt:i4>1572924</vt:i4>
      </vt:variant>
      <vt:variant>
        <vt:i4>26</vt:i4>
      </vt:variant>
      <vt:variant>
        <vt:i4>0</vt:i4>
      </vt:variant>
      <vt:variant>
        <vt:i4>5</vt:i4>
      </vt:variant>
      <vt:variant>
        <vt:lpwstr/>
      </vt:variant>
      <vt:variant>
        <vt:lpwstr>_Toc233357883</vt:lpwstr>
      </vt:variant>
      <vt:variant>
        <vt:i4>1572924</vt:i4>
      </vt:variant>
      <vt:variant>
        <vt:i4>20</vt:i4>
      </vt:variant>
      <vt:variant>
        <vt:i4>0</vt:i4>
      </vt:variant>
      <vt:variant>
        <vt:i4>5</vt:i4>
      </vt:variant>
      <vt:variant>
        <vt:lpwstr/>
      </vt:variant>
      <vt:variant>
        <vt:lpwstr>_Toc233357882</vt:lpwstr>
      </vt:variant>
      <vt:variant>
        <vt:i4>1572924</vt:i4>
      </vt:variant>
      <vt:variant>
        <vt:i4>14</vt:i4>
      </vt:variant>
      <vt:variant>
        <vt:i4>0</vt:i4>
      </vt:variant>
      <vt:variant>
        <vt:i4>5</vt:i4>
      </vt:variant>
      <vt:variant>
        <vt:lpwstr/>
      </vt:variant>
      <vt:variant>
        <vt:lpwstr>_Toc233357881</vt:lpwstr>
      </vt:variant>
      <vt:variant>
        <vt:i4>1572924</vt:i4>
      </vt:variant>
      <vt:variant>
        <vt:i4>8</vt:i4>
      </vt:variant>
      <vt:variant>
        <vt:i4>0</vt:i4>
      </vt:variant>
      <vt:variant>
        <vt:i4>5</vt:i4>
      </vt:variant>
      <vt:variant>
        <vt:lpwstr/>
      </vt:variant>
      <vt:variant>
        <vt:lpwstr>_Toc233357880</vt:lpwstr>
      </vt:variant>
      <vt:variant>
        <vt:i4>1507388</vt:i4>
      </vt:variant>
      <vt:variant>
        <vt:i4>2</vt:i4>
      </vt:variant>
      <vt:variant>
        <vt:i4>0</vt:i4>
      </vt:variant>
      <vt:variant>
        <vt:i4>5</vt:i4>
      </vt:variant>
      <vt:variant>
        <vt:lpwstr/>
      </vt:variant>
      <vt:variant>
        <vt:lpwstr>_Toc233357879</vt:lpwstr>
      </vt:variant>
      <vt:variant>
        <vt:i4>2949138</vt:i4>
      </vt:variant>
      <vt:variant>
        <vt:i4>75</vt:i4>
      </vt:variant>
      <vt:variant>
        <vt:i4>0</vt:i4>
      </vt:variant>
      <vt:variant>
        <vt:i4>5</vt:i4>
      </vt:variant>
      <vt:variant>
        <vt:lpwstr>mailto:soleimans@leidos.com</vt:lpwstr>
      </vt:variant>
      <vt:variant>
        <vt:lpwstr/>
      </vt:variant>
      <vt:variant>
        <vt:i4>2949138</vt:i4>
      </vt:variant>
      <vt:variant>
        <vt:i4>72</vt:i4>
      </vt:variant>
      <vt:variant>
        <vt:i4>0</vt:i4>
      </vt:variant>
      <vt:variant>
        <vt:i4>5</vt:i4>
      </vt:variant>
      <vt:variant>
        <vt:lpwstr>mailto:soleimans@leidos.com</vt:lpwstr>
      </vt:variant>
      <vt:variant>
        <vt:lpwstr/>
      </vt:variant>
      <vt:variant>
        <vt:i4>2949138</vt:i4>
      </vt:variant>
      <vt:variant>
        <vt:i4>69</vt:i4>
      </vt:variant>
      <vt:variant>
        <vt:i4>0</vt:i4>
      </vt:variant>
      <vt:variant>
        <vt:i4>5</vt:i4>
      </vt:variant>
      <vt:variant>
        <vt:lpwstr>mailto:soleimans@leidos.com</vt:lpwstr>
      </vt:variant>
      <vt:variant>
        <vt:lpwstr/>
      </vt:variant>
      <vt:variant>
        <vt:i4>2949138</vt:i4>
      </vt:variant>
      <vt:variant>
        <vt:i4>66</vt:i4>
      </vt:variant>
      <vt:variant>
        <vt:i4>0</vt:i4>
      </vt:variant>
      <vt:variant>
        <vt:i4>5</vt:i4>
      </vt:variant>
      <vt:variant>
        <vt:lpwstr>mailto:soleimans@leidos.com</vt:lpwstr>
      </vt:variant>
      <vt:variant>
        <vt:lpwstr/>
      </vt:variant>
      <vt:variant>
        <vt:i4>2949138</vt:i4>
      </vt:variant>
      <vt:variant>
        <vt:i4>63</vt:i4>
      </vt:variant>
      <vt:variant>
        <vt:i4>0</vt:i4>
      </vt:variant>
      <vt:variant>
        <vt:i4>5</vt:i4>
      </vt:variant>
      <vt:variant>
        <vt:lpwstr>mailto:soleimans@leidos.com</vt:lpwstr>
      </vt:variant>
      <vt:variant>
        <vt:lpwstr/>
      </vt:variant>
      <vt:variant>
        <vt:i4>4063248</vt:i4>
      </vt:variant>
      <vt:variant>
        <vt:i4>60</vt:i4>
      </vt:variant>
      <vt:variant>
        <vt:i4>0</vt:i4>
      </vt:variant>
      <vt:variant>
        <vt:i4>5</vt:i4>
      </vt:variant>
      <vt:variant>
        <vt:lpwstr>mailto:bagweg@leidos.com</vt:lpwstr>
      </vt:variant>
      <vt:variant>
        <vt:lpwstr/>
      </vt:variant>
      <vt:variant>
        <vt:i4>2949138</vt:i4>
      </vt:variant>
      <vt:variant>
        <vt:i4>57</vt:i4>
      </vt:variant>
      <vt:variant>
        <vt:i4>0</vt:i4>
      </vt:variant>
      <vt:variant>
        <vt:i4>5</vt:i4>
      </vt:variant>
      <vt:variant>
        <vt:lpwstr>mailto:soleimans@leidos.com</vt:lpwstr>
      </vt:variant>
      <vt:variant>
        <vt:lpwstr/>
      </vt:variant>
      <vt:variant>
        <vt:i4>4063242</vt:i4>
      </vt:variant>
      <vt:variant>
        <vt:i4>54</vt:i4>
      </vt:variant>
      <vt:variant>
        <vt:i4>0</vt:i4>
      </vt:variant>
      <vt:variant>
        <vt:i4>5</vt:i4>
      </vt:variant>
      <vt:variant>
        <vt:lpwstr>mailto:balank@leidos.com</vt:lpwstr>
      </vt:variant>
      <vt:variant>
        <vt:lpwstr/>
      </vt:variant>
      <vt:variant>
        <vt:i4>2949138</vt:i4>
      </vt:variant>
      <vt:variant>
        <vt:i4>51</vt:i4>
      </vt:variant>
      <vt:variant>
        <vt:i4>0</vt:i4>
      </vt:variant>
      <vt:variant>
        <vt:i4>5</vt:i4>
      </vt:variant>
      <vt:variant>
        <vt:lpwstr>mailto:soleimans@leidos.com</vt:lpwstr>
      </vt:variant>
      <vt:variant>
        <vt:lpwstr/>
      </vt:variant>
      <vt:variant>
        <vt:i4>2949138</vt:i4>
      </vt:variant>
      <vt:variant>
        <vt:i4>48</vt:i4>
      </vt:variant>
      <vt:variant>
        <vt:i4>0</vt:i4>
      </vt:variant>
      <vt:variant>
        <vt:i4>5</vt:i4>
      </vt:variant>
      <vt:variant>
        <vt:lpwstr>mailto:soleimans@leidos.com</vt:lpwstr>
      </vt:variant>
      <vt:variant>
        <vt:lpwstr/>
      </vt:variant>
      <vt:variant>
        <vt:i4>2949138</vt:i4>
      </vt:variant>
      <vt:variant>
        <vt:i4>45</vt:i4>
      </vt:variant>
      <vt:variant>
        <vt:i4>0</vt:i4>
      </vt:variant>
      <vt:variant>
        <vt:i4>5</vt:i4>
      </vt:variant>
      <vt:variant>
        <vt:lpwstr>mailto:soleimans@leidos.com</vt:lpwstr>
      </vt:variant>
      <vt:variant>
        <vt:lpwstr/>
      </vt:variant>
      <vt:variant>
        <vt:i4>4063242</vt:i4>
      </vt:variant>
      <vt:variant>
        <vt:i4>42</vt:i4>
      </vt:variant>
      <vt:variant>
        <vt:i4>0</vt:i4>
      </vt:variant>
      <vt:variant>
        <vt:i4>5</vt:i4>
      </vt:variant>
      <vt:variant>
        <vt:lpwstr>mailto:balank@leidos.com</vt:lpwstr>
      </vt:variant>
      <vt:variant>
        <vt:lpwstr/>
      </vt:variant>
      <vt:variant>
        <vt:i4>4063242</vt:i4>
      </vt:variant>
      <vt:variant>
        <vt:i4>39</vt:i4>
      </vt:variant>
      <vt:variant>
        <vt:i4>0</vt:i4>
      </vt:variant>
      <vt:variant>
        <vt:i4>5</vt:i4>
      </vt:variant>
      <vt:variant>
        <vt:lpwstr>mailto:balank@leidos.com</vt:lpwstr>
      </vt:variant>
      <vt:variant>
        <vt:lpwstr/>
      </vt:variant>
      <vt:variant>
        <vt:i4>2949138</vt:i4>
      </vt:variant>
      <vt:variant>
        <vt:i4>36</vt:i4>
      </vt:variant>
      <vt:variant>
        <vt:i4>0</vt:i4>
      </vt:variant>
      <vt:variant>
        <vt:i4>5</vt:i4>
      </vt:variant>
      <vt:variant>
        <vt:lpwstr>mailto:soleimans@leidos.com</vt:lpwstr>
      </vt:variant>
      <vt:variant>
        <vt:lpwstr/>
      </vt:variant>
      <vt:variant>
        <vt:i4>4063248</vt:i4>
      </vt:variant>
      <vt:variant>
        <vt:i4>33</vt:i4>
      </vt:variant>
      <vt:variant>
        <vt:i4>0</vt:i4>
      </vt:variant>
      <vt:variant>
        <vt:i4>5</vt:i4>
      </vt:variant>
      <vt:variant>
        <vt:lpwstr>mailto:bagweg@leidos.com</vt:lpwstr>
      </vt:variant>
      <vt:variant>
        <vt:lpwstr/>
      </vt:variant>
      <vt:variant>
        <vt:i4>4063248</vt:i4>
      </vt:variant>
      <vt:variant>
        <vt:i4>30</vt:i4>
      </vt:variant>
      <vt:variant>
        <vt:i4>0</vt:i4>
      </vt:variant>
      <vt:variant>
        <vt:i4>5</vt:i4>
      </vt:variant>
      <vt:variant>
        <vt:lpwstr>mailto:bagweg@leidos.com</vt:lpwstr>
      </vt:variant>
      <vt:variant>
        <vt:lpwstr/>
      </vt:variant>
      <vt:variant>
        <vt:i4>2949138</vt:i4>
      </vt:variant>
      <vt:variant>
        <vt:i4>27</vt:i4>
      </vt:variant>
      <vt:variant>
        <vt:i4>0</vt:i4>
      </vt:variant>
      <vt:variant>
        <vt:i4>5</vt:i4>
      </vt:variant>
      <vt:variant>
        <vt:lpwstr>mailto:soleimans@leidos.com</vt:lpwstr>
      </vt:variant>
      <vt:variant>
        <vt:lpwstr/>
      </vt:variant>
      <vt:variant>
        <vt:i4>4063248</vt:i4>
      </vt:variant>
      <vt:variant>
        <vt:i4>24</vt:i4>
      </vt:variant>
      <vt:variant>
        <vt:i4>0</vt:i4>
      </vt:variant>
      <vt:variant>
        <vt:i4>5</vt:i4>
      </vt:variant>
      <vt:variant>
        <vt:lpwstr>mailto:bagweg@leidos.com</vt:lpwstr>
      </vt:variant>
      <vt:variant>
        <vt:lpwstr/>
      </vt:variant>
      <vt:variant>
        <vt:i4>2949138</vt:i4>
      </vt:variant>
      <vt:variant>
        <vt:i4>21</vt:i4>
      </vt:variant>
      <vt:variant>
        <vt:i4>0</vt:i4>
      </vt:variant>
      <vt:variant>
        <vt:i4>5</vt:i4>
      </vt:variant>
      <vt:variant>
        <vt:lpwstr>mailto:soleimans@leidos.com</vt:lpwstr>
      </vt:variant>
      <vt:variant>
        <vt:lpwstr/>
      </vt:variant>
      <vt:variant>
        <vt:i4>4063248</vt:i4>
      </vt:variant>
      <vt:variant>
        <vt:i4>18</vt:i4>
      </vt:variant>
      <vt:variant>
        <vt:i4>0</vt:i4>
      </vt:variant>
      <vt:variant>
        <vt:i4>5</vt:i4>
      </vt:variant>
      <vt:variant>
        <vt:lpwstr>mailto:bagweg@leidos.com</vt:lpwstr>
      </vt:variant>
      <vt:variant>
        <vt:lpwstr/>
      </vt:variant>
      <vt:variant>
        <vt:i4>4063248</vt:i4>
      </vt:variant>
      <vt:variant>
        <vt:i4>15</vt:i4>
      </vt:variant>
      <vt:variant>
        <vt:i4>0</vt:i4>
      </vt:variant>
      <vt:variant>
        <vt:i4>5</vt:i4>
      </vt:variant>
      <vt:variant>
        <vt:lpwstr>mailto:bagweg@leidos.com</vt:lpwstr>
      </vt:variant>
      <vt:variant>
        <vt:lpwstr/>
      </vt:variant>
      <vt:variant>
        <vt:i4>2949138</vt:i4>
      </vt:variant>
      <vt:variant>
        <vt:i4>12</vt:i4>
      </vt:variant>
      <vt:variant>
        <vt:i4>0</vt:i4>
      </vt:variant>
      <vt:variant>
        <vt:i4>5</vt:i4>
      </vt:variant>
      <vt:variant>
        <vt:lpwstr>mailto:soleimans@leidos.com</vt:lpwstr>
      </vt:variant>
      <vt:variant>
        <vt:lpwstr/>
      </vt:variant>
      <vt:variant>
        <vt:i4>2949138</vt:i4>
      </vt:variant>
      <vt:variant>
        <vt:i4>9</vt:i4>
      </vt:variant>
      <vt:variant>
        <vt:i4>0</vt:i4>
      </vt:variant>
      <vt:variant>
        <vt:i4>5</vt:i4>
      </vt:variant>
      <vt:variant>
        <vt:lpwstr>mailto:soleimans@leidos.com</vt:lpwstr>
      </vt:variant>
      <vt:variant>
        <vt:lpwstr/>
      </vt:variant>
      <vt:variant>
        <vt:i4>4063248</vt:i4>
      </vt:variant>
      <vt:variant>
        <vt:i4>6</vt:i4>
      </vt:variant>
      <vt:variant>
        <vt:i4>0</vt:i4>
      </vt:variant>
      <vt:variant>
        <vt:i4>5</vt:i4>
      </vt:variant>
      <vt:variant>
        <vt:lpwstr>mailto:bagweg@leidos.com</vt:lpwstr>
      </vt:variant>
      <vt:variant>
        <vt:lpwstr/>
      </vt:variant>
      <vt:variant>
        <vt:i4>2949138</vt:i4>
      </vt:variant>
      <vt:variant>
        <vt:i4>3</vt:i4>
      </vt:variant>
      <vt:variant>
        <vt:i4>0</vt:i4>
      </vt:variant>
      <vt:variant>
        <vt:i4>5</vt:i4>
      </vt:variant>
      <vt:variant>
        <vt:lpwstr>mailto:soleimans@leidos.com</vt:lpwstr>
      </vt:variant>
      <vt:variant>
        <vt:lpwstr/>
      </vt:variant>
      <vt:variant>
        <vt:i4>4063248</vt:i4>
      </vt:variant>
      <vt:variant>
        <vt:i4>0</vt:i4>
      </vt:variant>
      <vt:variant>
        <vt:i4>0</vt:i4>
      </vt:variant>
      <vt:variant>
        <vt:i4>5</vt:i4>
      </vt:variant>
      <vt:variant>
        <vt:lpwstr>mailto:bagweg@leidos.com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Bedsole, Lisa K. [US-US]</dc:creator>
  <cp:keywords/>
  <dc:description/>
  <cp:lastModifiedBy>Karthika Balan, FNU [US-IN]</cp:lastModifiedBy>
  <cp:revision>2</cp:revision>
  <cp:lastPrinted>2026-06-26T14:38:00Z</cp:lastPrinted>
  <dcterms:created xsi:type="dcterms:W3CDTF">2026-06-26T14:41:00Z</dcterms:created>
  <dcterms:modified xsi:type="dcterms:W3CDTF">2026-06-26T14:41:00Z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0x01010097C31902644A324D915AF8F712088A9C</vt:lpwstr>
  </property>
  <property fmtid="{D5CDD505-2E9C-101B-9397-08002B2CF9AE}" pid="3" name="docIndexRef">
    <vt:lpwstr>a34b7a55-fe36-49fb-be42-2da5b2615456</vt:lpwstr>
  </property>
  <property fmtid="{D5CDD505-2E9C-101B-9397-08002B2CF9AE}" pid="4" name="bjSaver">
    <vt:lpwstr>PZOo64XBHO7b0pgSLdST7i5b/otd+rFx</vt:lpwstr>
  </property>
  <property fmtid="{D5CDD505-2E9C-101B-9397-08002B2CF9AE}" pid="5" name="bjDocumentSecurityLabel">
    <vt:lpwstr>Unrestricted</vt:lpwstr>
  </property>
  <property fmtid="{D5CDD505-2E9C-101B-9397-08002B2CF9AE}" pid="6" name="bjLabelHistoryID">
    <vt:lpwstr>{95E2F95A-6347-4847-AA91-C3E29F673C22}</vt:lpwstr>
  </property>
  <property fmtid="{D5CDD505-2E9C-101B-9397-08002B2CF9AE}" pid="7" name="bjDocumentLabelXML">
    <vt:lpwstr>&lt;?xml version="1.0" encoding="us-ascii"?&gt;&lt;sisl xmlns:xsd="http://www.w3.org/2001/XMLSchema" xmlns:xsi="http://www.w3.org/2001/XMLSchema-instance" sislVersion="0" policy="c8d5760e-638a-47e8-9e2e-1226c2cb268d" origin="userSelected" xmlns="http://www.boldonj</vt:lpwstr>
  </property>
  <property fmtid="{D5CDD505-2E9C-101B-9397-08002B2CF9AE}" pid="8" name="bjDocumentLabelXML-0">
    <vt:lpwstr>ames.com/2008/01/sie/internal/label"&gt;&lt;element uid="42834bfb-1ec1-4beb-bd64-eb83fb3cb3f3" value="" /&gt;&lt;/sisl&gt;</vt:lpwstr>
  </property>
  <property fmtid="{D5CDD505-2E9C-101B-9397-08002B2CF9AE}" pid="9" name="MSIP_Label_c968a81f-7ed4-4faa-9408-9652e001dd96_Enabled">
    <vt:lpwstr>true</vt:lpwstr>
  </property>
  <property fmtid="{D5CDD505-2E9C-101B-9397-08002B2CF9AE}" pid="10" name="MSIP_Label_c968a81f-7ed4-4faa-9408-9652e001dd96_SetDate">
    <vt:lpwstr>2022-10-31T12:49:05Z</vt:lpwstr>
  </property>
  <property fmtid="{D5CDD505-2E9C-101B-9397-08002B2CF9AE}" pid="11" name="MSIP_Label_c968a81f-7ed4-4faa-9408-9652e001dd96_Method">
    <vt:lpwstr>Standard</vt:lpwstr>
  </property>
  <property fmtid="{D5CDD505-2E9C-101B-9397-08002B2CF9AE}" pid="12" name="MSIP_Label_c968a81f-7ed4-4faa-9408-9652e001dd96_Name">
    <vt:lpwstr>Unrestricted</vt:lpwstr>
  </property>
  <property fmtid="{D5CDD505-2E9C-101B-9397-08002B2CF9AE}" pid="13" name="MSIP_Label_c968a81f-7ed4-4faa-9408-9652e001dd96_SiteId">
    <vt:lpwstr>b64da4ac-e800-4cfc-8931-e607f720a1b8</vt:lpwstr>
  </property>
  <property fmtid="{D5CDD505-2E9C-101B-9397-08002B2CF9AE}" pid="14" name="MSIP_Label_c968a81f-7ed4-4faa-9408-9652e001dd96_ActionId">
    <vt:lpwstr>e1825515-102f-469c-8c80-21a8df98910a</vt:lpwstr>
  </property>
  <property fmtid="{D5CDD505-2E9C-101B-9397-08002B2CF9AE}" pid="15" name="MSIP_Label_c968a81f-7ed4-4faa-9408-9652e001dd96_ContentBits">
    <vt:lpwstr>0</vt:lpwstr>
  </property>
  <property fmtid="{D5CDD505-2E9C-101B-9397-08002B2CF9AE}" pid="16" name="MediaServiceImageTags">
    <vt:lpwstr/>
  </property>
</Properties>
</file>